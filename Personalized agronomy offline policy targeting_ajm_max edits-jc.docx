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Do not cite or circulate</w:t>
      </w:r>
    </w:p>
    <w:p w14:paraId="0552B670" w14:textId="77777777" w:rsidR="00720B58" w:rsidRDefault="00720B58" w:rsidP="000C52E0">
      <w:pPr>
        <w:pStyle w:val="Title"/>
      </w:pPr>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44A800F4" w14:textId="3887D9CD" w:rsidR="00531D27"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w:t>
      </w:r>
      <w:del w:id="2" w:author="Jordan Chamberlin" w:date="2023-11-14T06:25:00Z">
        <w:r w:rsidRPr="00B74B50" w:rsidDel="003D338D">
          <w:rPr>
            <w:rFonts w:ascii="Gill Sans MT" w:hAnsi="Gill Sans MT"/>
            <w:sz w:val="24"/>
            <w:szCs w:val="24"/>
          </w:rPr>
          <w:delText xml:space="preserve">a </w:delText>
        </w:r>
      </w:del>
      <w:ins w:id="3" w:author="Jordan Chamberlin" w:date="2023-11-14T06:25:00Z">
        <w:r w:rsidR="003D338D">
          <w:rPr>
            <w:rFonts w:ascii="Gill Sans MT" w:hAnsi="Gill Sans MT"/>
            <w:sz w:val="24"/>
            <w:szCs w:val="24"/>
          </w:rPr>
          <w:t xml:space="preserve">the </w:t>
        </w:r>
      </w:ins>
      <w:r w:rsidRPr="00B74B50">
        <w:rPr>
          <w:rFonts w:ascii="Gill Sans MT" w:hAnsi="Gill Sans MT"/>
          <w:sz w:val="24"/>
          <w:szCs w:val="24"/>
        </w:rPr>
        <w:t xml:space="preserve">concept of </w:t>
      </w:r>
      <w:r w:rsidR="00D229D9">
        <w:rPr>
          <w:rFonts w:ascii="Gill Sans MT" w:hAnsi="Gill Sans MT"/>
          <w:sz w:val="24"/>
          <w:szCs w:val="24"/>
        </w:rPr>
        <w:t>“</w:t>
      </w:r>
      <w:r w:rsidRPr="00B74B50">
        <w:rPr>
          <w:rFonts w:ascii="Gill Sans MT" w:hAnsi="Gill Sans MT"/>
          <w:sz w:val="24"/>
          <w:szCs w:val="24"/>
        </w:rPr>
        <w:t>personalized agronomy</w:t>
      </w:r>
      <w:ins w:id="4" w:author="Jordan Chamberlin" w:date="2023-11-14T06:25:00Z">
        <w:r w:rsidR="00517187">
          <w:rPr>
            <w:rFonts w:ascii="Gill Sans MT" w:hAnsi="Gill Sans MT"/>
            <w:sz w:val="24"/>
            <w:szCs w:val="24"/>
          </w:rPr>
          <w:t>,</w:t>
        </w:r>
      </w:ins>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w:t>
      </w:r>
      <w:ins w:id="5" w:author="Jordan Chamberlin" w:date="2023-11-14T06:25:00Z">
        <w:r w:rsidR="00517187">
          <w:rPr>
            <w:rFonts w:ascii="Gill Sans MT" w:hAnsi="Gill Sans MT"/>
            <w:sz w:val="24"/>
            <w:szCs w:val="24"/>
          </w:rPr>
          <w:t>,</w:t>
        </w:r>
      </w:ins>
      <w:r w:rsidR="00DD295C" w:rsidRPr="00B74B50">
        <w:rPr>
          <w:rFonts w:ascii="Gill Sans MT" w:hAnsi="Gill Sans MT"/>
          <w:sz w:val="24"/>
          <w:szCs w:val="24"/>
        </w:rPr>
        <w:t xml:space="preserv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on where and to who</w:t>
      </w:r>
      <w:ins w:id="6" w:author="Jordan Chamberlin" w:date="2023-11-14T06:23:00Z">
        <w:r w:rsidR="004878C1">
          <w:rPr>
            <w:rFonts w:ascii="Gill Sans MT" w:hAnsi="Gill Sans MT"/>
            <w:sz w:val="24"/>
            <w:szCs w:val="24"/>
          </w:rPr>
          <w:t>m</w:t>
        </w:r>
      </w:ins>
      <w:r w:rsidR="00275AB6" w:rsidRPr="00B74B50">
        <w:rPr>
          <w:rFonts w:ascii="Gill Sans MT" w:hAnsi="Gill Sans MT"/>
          <w:sz w:val="24"/>
          <w:szCs w:val="24"/>
        </w:rPr>
        <w:t xml:space="preserve"> </w:t>
      </w:r>
      <w:del w:id="7" w:author="Jordan Chamberlin" w:date="2023-11-14T06:23:00Z">
        <w:r w:rsidR="00275AB6" w:rsidRPr="00B74B50" w:rsidDel="004878C1">
          <w:rPr>
            <w:rFonts w:ascii="Gill Sans MT" w:hAnsi="Gill Sans MT"/>
            <w:sz w:val="24"/>
            <w:szCs w:val="24"/>
          </w:rPr>
          <w:delText xml:space="preserve">should </w:delText>
        </w:r>
      </w:del>
      <w:r w:rsidR="00275AB6" w:rsidRPr="00B74B50">
        <w:rPr>
          <w:rFonts w:ascii="Gill Sans MT" w:hAnsi="Gill Sans MT"/>
          <w:sz w:val="24"/>
          <w:szCs w:val="24"/>
        </w:rPr>
        <w:t xml:space="preserve">agronomic innovations </w:t>
      </w:r>
      <w:ins w:id="8" w:author="Jordan Chamberlin" w:date="2023-11-14T06:23:00Z">
        <w:r w:rsidR="004878C1" w:rsidRPr="00B74B50">
          <w:rPr>
            <w:rFonts w:ascii="Gill Sans MT" w:hAnsi="Gill Sans MT"/>
            <w:sz w:val="24"/>
            <w:szCs w:val="24"/>
          </w:rPr>
          <w:t xml:space="preserve">should </w:t>
        </w:r>
      </w:ins>
      <w:r w:rsidR="00275AB6" w:rsidRPr="00B74B50">
        <w:rPr>
          <w:rFonts w:ascii="Gill Sans MT" w:hAnsi="Gill Sans MT"/>
          <w:sz w:val="24"/>
          <w:szCs w:val="24"/>
        </w:rPr>
        <w:t xml:space="preserve">be targeted </w:t>
      </w:r>
      <w:del w:id="9" w:author="Jordan Chamberlin" w:date="2023-11-14T06:24:00Z">
        <w:r w:rsidR="00D40BBA" w:rsidRPr="00B74B50" w:rsidDel="003D5C67">
          <w:rPr>
            <w:rFonts w:ascii="Gill Sans MT" w:hAnsi="Gill Sans MT"/>
            <w:sz w:val="24"/>
            <w:szCs w:val="24"/>
          </w:rPr>
          <w:delText>to</w:delText>
        </w:r>
        <w:r w:rsidR="006B3CFE" w:rsidRPr="00B74B50" w:rsidDel="003D5C67">
          <w:rPr>
            <w:rFonts w:ascii="Gill Sans MT" w:hAnsi="Gill Sans MT"/>
            <w:sz w:val="24"/>
            <w:szCs w:val="24"/>
          </w:rPr>
          <w:delText xml:space="preserve"> get </w:delText>
        </w:r>
      </w:del>
      <w:ins w:id="10" w:author="Jordan Chamberlin" w:date="2023-11-14T06:24:00Z">
        <w:r w:rsidR="003D5C67">
          <w:rPr>
            <w:rFonts w:ascii="Gill Sans MT" w:hAnsi="Gill Sans MT"/>
            <w:sz w:val="24"/>
            <w:szCs w:val="24"/>
          </w:rPr>
          <w:t xml:space="preserve">for </w:t>
        </w:r>
      </w:ins>
      <w:r w:rsidR="006B3CFE" w:rsidRPr="00B74B50">
        <w:rPr>
          <w:rFonts w:ascii="Gill Sans MT" w:hAnsi="Gill Sans MT"/>
          <w:sz w:val="24"/>
          <w:szCs w:val="24"/>
        </w:rPr>
        <w:t xml:space="preserve">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ins w:id="11" w:author="Jordan Chamberlin" w:date="2023-11-14T06:24:00Z">
        <w:r w:rsidR="003D338D">
          <w:rPr>
            <w:rFonts w:ascii="Gill Sans MT" w:hAnsi="Gill Sans MT"/>
            <w:sz w:val="24"/>
            <w:szCs w:val="24"/>
          </w:rPr>
          <w:t xml:space="preserve"> across a given t</w:t>
        </w:r>
      </w:ins>
      <w:ins w:id="12" w:author="Jordan Chamberlin" w:date="2023-11-14T06:25:00Z">
        <w:r w:rsidR="003D338D">
          <w:rPr>
            <w:rFonts w:ascii="Gill Sans MT" w:hAnsi="Gill Sans MT"/>
            <w:sz w:val="24"/>
            <w:szCs w:val="24"/>
          </w:rPr>
          <w:t>arget population</w:t>
        </w:r>
      </w:ins>
      <w:r w:rsidR="006B3CFE" w:rsidRPr="00B74B50">
        <w:rPr>
          <w:rFonts w:ascii="Gill Sans MT" w:hAnsi="Gill Sans MT"/>
          <w:sz w:val="24"/>
          <w:szCs w:val="24"/>
        </w:rPr>
        <w:t xml:space="preserve">. </w:t>
      </w:r>
      <w:del w:id="13" w:author="Jordan Chamberlin" w:date="2023-11-15T12:54:00Z">
        <w:r w:rsidR="006B3CFE" w:rsidRPr="00B74B50" w:rsidDel="009E44DC">
          <w:rPr>
            <w:rFonts w:ascii="Gill Sans MT" w:hAnsi="Gill Sans MT"/>
            <w:sz w:val="24"/>
            <w:szCs w:val="24"/>
          </w:rPr>
          <w:delText xml:space="preserve">We rely on </w:delText>
        </w:r>
        <w:r w:rsidR="00173C4B" w:rsidDel="009E44DC">
          <w:rPr>
            <w:rFonts w:ascii="Gill Sans MT" w:hAnsi="Gill Sans MT"/>
            <w:sz w:val="24"/>
            <w:szCs w:val="24"/>
          </w:rPr>
          <w:delText xml:space="preserve">a </w:delText>
        </w:r>
        <w:r w:rsidR="006B3CFE" w:rsidRPr="00B74B50" w:rsidDel="009E44DC">
          <w:rPr>
            <w:rFonts w:ascii="Gill Sans MT" w:hAnsi="Gill Sans MT"/>
            <w:sz w:val="24"/>
            <w:szCs w:val="24"/>
          </w:rPr>
          <w:delText xml:space="preserve">doubly robust machine learning </w:delText>
        </w:r>
        <w:r w:rsidR="001F5024" w:rsidRPr="00B74B50" w:rsidDel="009E44DC">
          <w:rPr>
            <w:rFonts w:ascii="Gill Sans MT" w:hAnsi="Gill Sans MT"/>
            <w:sz w:val="24"/>
            <w:szCs w:val="24"/>
          </w:rPr>
          <w:delText>model and policy</w:delText>
        </w:r>
        <w:r w:rsidR="00474B0D" w:rsidDel="009E44DC">
          <w:rPr>
            <w:rFonts w:ascii="Gill Sans MT" w:hAnsi="Gill Sans MT"/>
            <w:sz w:val="24"/>
            <w:szCs w:val="24"/>
          </w:rPr>
          <w:delText>-relevant insights</w:delText>
        </w:r>
        <w:r w:rsidR="001F5024" w:rsidRPr="00B74B50" w:rsidDel="009E44DC">
          <w:rPr>
            <w:rFonts w:ascii="Gill Sans MT" w:hAnsi="Gill Sans MT"/>
            <w:sz w:val="24"/>
            <w:szCs w:val="24"/>
          </w:rPr>
          <w:delText xml:space="preserve"> that allow</w:delText>
        </w:r>
        <w:r w:rsidR="00B22AC0" w:rsidDel="009E44DC">
          <w:rPr>
            <w:rFonts w:ascii="Gill Sans MT" w:hAnsi="Gill Sans MT"/>
            <w:sz w:val="24"/>
            <w:szCs w:val="24"/>
          </w:rPr>
          <w:delText xml:space="preserve"> the</w:delText>
        </w:r>
        <w:r w:rsidR="00F41F2F" w:rsidRPr="00B74B50" w:rsidDel="009E44DC">
          <w:rPr>
            <w:rFonts w:ascii="Gill Sans MT" w:hAnsi="Gill Sans MT"/>
            <w:sz w:val="24"/>
            <w:szCs w:val="24"/>
          </w:rPr>
          <w:delText xml:space="preserve"> </w:delText>
        </w:r>
        <w:r w:rsidR="0017165B" w:rsidDel="009E44DC">
          <w:rPr>
            <w:rFonts w:ascii="Gill Sans MT" w:hAnsi="Gill Sans MT"/>
            <w:sz w:val="24"/>
            <w:szCs w:val="24"/>
          </w:rPr>
          <w:delText>generat</w:delText>
        </w:r>
        <w:r w:rsidR="00B22AC0" w:rsidDel="009E44DC">
          <w:rPr>
            <w:rFonts w:ascii="Gill Sans MT" w:hAnsi="Gill Sans MT"/>
            <w:sz w:val="24"/>
            <w:szCs w:val="24"/>
          </w:rPr>
          <w:delText>ion of</w:delText>
        </w:r>
        <w:r w:rsidR="0017165B" w:rsidDel="009E44DC">
          <w:rPr>
            <w:rFonts w:ascii="Gill Sans MT" w:hAnsi="Gill Sans MT"/>
            <w:sz w:val="24"/>
            <w:szCs w:val="24"/>
          </w:rPr>
          <w:delText xml:space="preserve"> </w:delText>
        </w:r>
        <w:r w:rsidR="00F41F2F" w:rsidRPr="00B74B50" w:rsidDel="009E44DC">
          <w:rPr>
            <w:rFonts w:ascii="Gill Sans MT" w:hAnsi="Gill Sans MT"/>
            <w:sz w:val="24"/>
            <w:szCs w:val="24"/>
          </w:rPr>
          <w:delText xml:space="preserve">recommendations based on </w:delText>
        </w:r>
        <w:r w:rsidR="00474B0D" w:rsidDel="009E44DC">
          <w:rPr>
            <w:rFonts w:ascii="Gill Sans MT" w:hAnsi="Gill Sans MT"/>
            <w:sz w:val="24"/>
            <w:szCs w:val="24"/>
          </w:rPr>
          <w:delText>large-</w:delText>
        </w:r>
        <w:r w:rsidR="00474B0D" w:rsidRPr="001D4C5A" w:rsidDel="009E44DC">
          <w:rPr>
            <w:rFonts w:ascii="Gill Sans MT" w:hAnsi="Gill Sans MT"/>
            <w:i/>
            <w:iCs/>
            <w:sz w:val="24"/>
            <w:szCs w:val="24"/>
          </w:rPr>
          <w:delText>n</w:delText>
        </w:r>
        <w:r w:rsidR="00474B0D" w:rsidDel="009E44DC">
          <w:rPr>
            <w:rFonts w:ascii="Gill Sans MT" w:hAnsi="Gill Sans MT"/>
            <w:sz w:val="24"/>
            <w:szCs w:val="24"/>
          </w:rPr>
          <w:delText xml:space="preserve"> </w:delText>
        </w:r>
        <w:r w:rsidR="00F41F2F" w:rsidRPr="00B74B50" w:rsidDel="009E44DC">
          <w:rPr>
            <w:rFonts w:ascii="Gill Sans MT" w:hAnsi="Gill Sans MT"/>
            <w:sz w:val="24"/>
            <w:szCs w:val="24"/>
          </w:rPr>
          <w:delText>observational data</w:delText>
        </w:r>
        <w:r w:rsidR="00474B0D" w:rsidDel="009E44DC">
          <w:rPr>
            <w:rFonts w:ascii="Gill Sans MT" w:hAnsi="Gill Sans MT"/>
            <w:sz w:val="24"/>
            <w:szCs w:val="24"/>
          </w:rPr>
          <w:delText xml:space="preserve"> from individual production fields</w:delText>
        </w:r>
        <w:r w:rsidR="00F41F2F" w:rsidRPr="00B74B50" w:rsidDel="009E44DC">
          <w:rPr>
            <w:rFonts w:ascii="Gill Sans MT" w:hAnsi="Gill Sans MT"/>
            <w:sz w:val="24"/>
            <w:szCs w:val="24"/>
          </w:rPr>
          <w:delText xml:space="preserve">. </w:delText>
        </w:r>
        <w:r w:rsidR="004925DC" w:rsidDel="009E44DC">
          <w:rPr>
            <w:rFonts w:ascii="Gill Sans MT" w:hAnsi="Gill Sans MT"/>
            <w:sz w:val="24"/>
            <w:szCs w:val="24"/>
          </w:rPr>
          <w:delText xml:space="preserve">For each </w:delText>
        </w:r>
        <w:r w:rsidR="00474B0D" w:rsidDel="009E44DC">
          <w:rPr>
            <w:rFonts w:ascii="Gill Sans MT" w:hAnsi="Gill Sans MT"/>
            <w:sz w:val="24"/>
            <w:szCs w:val="24"/>
          </w:rPr>
          <w:delText>field</w:delText>
        </w:r>
        <w:r w:rsidR="004925DC" w:rsidDel="009E44DC">
          <w:rPr>
            <w:rFonts w:ascii="Gill Sans MT" w:hAnsi="Gill Sans MT"/>
            <w:sz w:val="24"/>
            <w:szCs w:val="24"/>
          </w:rPr>
          <w:delText xml:space="preserve">, we are able to recommend the </w:delText>
        </w:r>
        <w:r w:rsidR="00271439" w:rsidDel="009E44DC">
          <w:rPr>
            <w:rFonts w:ascii="Gill Sans MT" w:hAnsi="Gill Sans MT"/>
            <w:sz w:val="24"/>
            <w:szCs w:val="24"/>
          </w:rPr>
          <w:delText xml:space="preserve">best possible agronomic practice given the characteristics of the farm. </w:delText>
        </w:r>
        <w:r w:rsidR="00442CA9" w:rsidDel="009E44DC">
          <w:rPr>
            <w:rFonts w:ascii="Gill Sans MT" w:hAnsi="Gill Sans MT"/>
            <w:sz w:val="24"/>
            <w:szCs w:val="24"/>
          </w:rPr>
          <w:delText xml:space="preserve">We apply this </w:delText>
        </w:r>
        <w:r w:rsidR="001D4421" w:rsidDel="009E44DC">
          <w:rPr>
            <w:rFonts w:ascii="Gill Sans MT" w:hAnsi="Gill Sans MT"/>
            <w:sz w:val="24"/>
            <w:szCs w:val="24"/>
          </w:rPr>
          <w:delText xml:space="preserve">computational </w:delText>
        </w:r>
        <w:r w:rsidR="004916DA" w:rsidDel="009E44DC">
          <w:rPr>
            <w:rFonts w:ascii="Gill Sans MT" w:hAnsi="Gill Sans MT"/>
            <w:sz w:val="24"/>
            <w:szCs w:val="24"/>
          </w:rPr>
          <w:delText xml:space="preserve">modelling </w:delText>
        </w:r>
        <w:r w:rsidR="00442CA9" w:rsidDel="009E44DC">
          <w:rPr>
            <w:rFonts w:ascii="Gill Sans MT" w:hAnsi="Gill Sans MT"/>
            <w:sz w:val="24"/>
            <w:szCs w:val="24"/>
          </w:rPr>
          <w:delText xml:space="preserve">framework to </w:delText>
        </w:r>
      </w:del>
      <w:del w:id="14" w:author="Jordan Chamberlin" w:date="2023-11-14T07:52:00Z">
        <w:r w:rsidR="00442CA9" w:rsidDel="00D8151A">
          <w:rPr>
            <w:rFonts w:ascii="Gill Sans MT" w:hAnsi="Gill Sans MT"/>
            <w:sz w:val="24"/>
            <w:szCs w:val="24"/>
          </w:rPr>
          <w:delText xml:space="preserve">recommend </w:delText>
        </w:r>
      </w:del>
      <w:del w:id="15" w:author="Jordan Chamberlin" w:date="2023-11-15T12:54:00Z">
        <w:r w:rsidR="009E33A2" w:rsidDel="009E44DC">
          <w:rPr>
            <w:rFonts w:ascii="Gill Sans MT" w:hAnsi="Gill Sans MT"/>
            <w:sz w:val="24"/>
            <w:szCs w:val="24"/>
          </w:rPr>
          <w:delText xml:space="preserve">agronomic </w:delText>
        </w:r>
      </w:del>
      <w:del w:id="16" w:author="Jordan Chamberlin" w:date="2023-11-14T07:52:00Z">
        <w:r w:rsidR="009E33A2" w:rsidDel="00D8151A">
          <w:rPr>
            <w:rFonts w:ascii="Gill Sans MT" w:hAnsi="Gill Sans MT"/>
            <w:sz w:val="24"/>
            <w:szCs w:val="24"/>
          </w:rPr>
          <w:delText xml:space="preserve">practices </w:delText>
        </w:r>
      </w:del>
      <w:del w:id="17" w:author="Jordan Chamberlin" w:date="2023-11-15T12:54:00Z">
        <w:r w:rsidR="009E33A2" w:rsidDel="009E44DC">
          <w:rPr>
            <w:rFonts w:ascii="Gill Sans MT" w:hAnsi="Gill Sans MT"/>
            <w:sz w:val="24"/>
            <w:szCs w:val="24"/>
          </w:rPr>
          <w:delText xml:space="preserve">for wheat in Bihar. </w:delText>
        </w:r>
        <w:r w:rsidR="00B43607" w:rsidDel="009E44DC">
          <w:rPr>
            <w:rFonts w:ascii="Gill Sans MT" w:hAnsi="Gill Sans MT"/>
            <w:sz w:val="24"/>
            <w:szCs w:val="24"/>
          </w:rPr>
          <w:delText xml:space="preserve">The recommended practices include applying appropriate </w:delText>
        </w:r>
        <w:r w:rsidR="007B0B3F" w:rsidDel="009E44DC">
          <w:rPr>
            <w:rFonts w:ascii="Gill Sans MT" w:hAnsi="Gill Sans MT"/>
            <w:sz w:val="24"/>
            <w:szCs w:val="24"/>
          </w:rPr>
          <w:delText xml:space="preserve">broad spectrum </w:delText>
        </w:r>
        <w:r w:rsidR="00B43607" w:rsidDel="009E44DC">
          <w:rPr>
            <w:rFonts w:ascii="Gill Sans MT" w:hAnsi="Gill Sans MT"/>
            <w:sz w:val="24"/>
            <w:szCs w:val="24"/>
          </w:rPr>
          <w:delText>herbicides</w:delText>
        </w:r>
        <w:r w:rsidR="00AA5A4D" w:rsidDel="009E44DC">
          <w:rPr>
            <w:rFonts w:ascii="Gill Sans MT" w:hAnsi="Gill Sans MT"/>
            <w:sz w:val="24"/>
            <w:szCs w:val="24"/>
          </w:rPr>
          <w:delText xml:space="preserve"> (especially Sulfosulfuron+Metsu</w:delText>
        </w:r>
        <w:r w:rsidR="00F33C98" w:rsidDel="009E44DC">
          <w:rPr>
            <w:rFonts w:ascii="Gill Sans MT" w:hAnsi="Gill Sans MT"/>
            <w:sz w:val="24"/>
            <w:szCs w:val="24"/>
          </w:rPr>
          <w:delText>lfuron)</w:delText>
        </w:r>
        <w:r w:rsidR="00B43607" w:rsidDel="009E44DC">
          <w:rPr>
            <w:rFonts w:ascii="Gill Sans MT" w:hAnsi="Gill Sans MT"/>
            <w:sz w:val="24"/>
            <w:szCs w:val="24"/>
          </w:rPr>
          <w:delText xml:space="preserve">, </w:delText>
        </w:r>
        <w:r w:rsidR="00EC2826" w:rsidDel="009E44DC">
          <w:rPr>
            <w:rFonts w:ascii="Gill Sans MT" w:hAnsi="Gill Sans MT"/>
            <w:sz w:val="24"/>
            <w:szCs w:val="24"/>
          </w:rPr>
          <w:delText xml:space="preserve">sowing </w:delText>
        </w:r>
      </w:del>
      <w:del w:id="18" w:author="Jordan Chamberlin" w:date="2023-11-14T07:56:00Z">
        <w:r w:rsidR="00442A19" w:rsidDel="00954DF0">
          <w:rPr>
            <w:rFonts w:ascii="Gill Sans MT" w:hAnsi="Gill Sans MT"/>
            <w:sz w:val="24"/>
            <w:szCs w:val="24"/>
          </w:rPr>
          <w:delText xml:space="preserve">wheat crop </w:delText>
        </w:r>
      </w:del>
      <w:del w:id="19" w:author="Jordan Chamberlin" w:date="2023-11-15T12:54:00Z">
        <w:r w:rsidR="00EC2826" w:rsidDel="009E44DC">
          <w:rPr>
            <w:rFonts w:ascii="Gill Sans MT" w:hAnsi="Gill Sans MT"/>
            <w:sz w:val="24"/>
            <w:szCs w:val="24"/>
          </w:rPr>
          <w:delText>before Nov 20</w:delText>
        </w:r>
        <w:r w:rsidR="00EC2826" w:rsidRPr="00EC2826" w:rsidDel="009E44DC">
          <w:rPr>
            <w:rFonts w:ascii="Gill Sans MT" w:hAnsi="Gill Sans MT"/>
            <w:sz w:val="24"/>
            <w:szCs w:val="24"/>
            <w:vertAlign w:val="superscript"/>
          </w:rPr>
          <w:delText>th</w:delText>
        </w:r>
        <w:r w:rsidR="00EC2826" w:rsidDel="009E44DC">
          <w:rPr>
            <w:rFonts w:ascii="Gill Sans MT" w:hAnsi="Gill Sans MT"/>
            <w:sz w:val="24"/>
            <w:szCs w:val="24"/>
          </w:rPr>
          <w:delText xml:space="preserve">, irrigating </w:delText>
        </w:r>
      </w:del>
      <w:del w:id="20" w:author="Jordan Chamberlin" w:date="2023-11-14T07:56:00Z">
        <w:r w:rsidR="00EC2826" w:rsidDel="00954DF0">
          <w:rPr>
            <w:rFonts w:ascii="Gill Sans MT" w:hAnsi="Gill Sans MT"/>
            <w:sz w:val="24"/>
            <w:szCs w:val="24"/>
          </w:rPr>
          <w:delText xml:space="preserve">wheat crop </w:delText>
        </w:r>
      </w:del>
      <w:del w:id="21" w:author="Jordan Chamberlin" w:date="2023-11-15T12:54:00Z">
        <w:r w:rsidR="00EC2826" w:rsidDel="009E44DC">
          <w:rPr>
            <w:rFonts w:ascii="Gill Sans MT" w:hAnsi="Gill Sans MT"/>
            <w:sz w:val="24"/>
            <w:szCs w:val="24"/>
          </w:rPr>
          <w:delText>four times instead of</w:delText>
        </w:r>
        <w:r w:rsidR="00F33C98" w:rsidDel="009E44DC">
          <w:rPr>
            <w:rFonts w:ascii="Gill Sans MT" w:hAnsi="Gill Sans MT"/>
            <w:sz w:val="24"/>
            <w:szCs w:val="24"/>
          </w:rPr>
          <w:delText xml:space="preserve"> the conventional</w:delText>
        </w:r>
        <w:r w:rsidR="00EC2826" w:rsidDel="009E44DC">
          <w:rPr>
            <w:rFonts w:ascii="Gill Sans MT" w:hAnsi="Gill Sans MT"/>
            <w:sz w:val="24"/>
            <w:szCs w:val="24"/>
          </w:rPr>
          <w:delText xml:space="preserve"> two times, </w:delText>
        </w:r>
        <w:r w:rsidR="00442A19" w:rsidDel="009E44DC">
          <w:rPr>
            <w:rFonts w:ascii="Gill Sans MT" w:hAnsi="Gill Sans MT"/>
            <w:sz w:val="24"/>
            <w:szCs w:val="24"/>
          </w:rPr>
          <w:delText xml:space="preserve">and </w:delText>
        </w:r>
        <w:r w:rsidR="004E0947" w:rsidDel="009E44DC">
          <w:rPr>
            <w:rFonts w:ascii="Gill Sans MT" w:hAnsi="Gill Sans MT"/>
            <w:sz w:val="24"/>
            <w:szCs w:val="24"/>
          </w:rPr>
          <w:delText xml:space="preserve">using </w:delText>
        </w:r>
        <w:r w:rsidR="00E22286" w:rsidDel="009E44DC">
          <w:rPr>
            <w:rFonts w:ascii="Gill Sans MT" w:hAnsi="Gill Sans MT"/>
            <w:sz w:val="24"/>
            <w:szCs w:val="24"/>
          </w:rPr>
          <w:delText>high</w:delText>
        </w:r>
      </w:del>
      <w:del w:id="22" w:author="Jordan Chamberlin" w:date="2023-11-14T07:57:00Z">
        <w:r w:rsidR="00E22286" w:rsidDel="007C556C">
          <w:rPr>
            <w:rFonts w:ascii="Gill Sans MT" w:hAnsi="Gill Sans MT"/>
            <w:sz w:val="24"/>
            <w:szCs w:val="24"/>
          </w:rPr>
          <w:delText xml:space="preserve"> </w:delText>
        </w:r>
      </w:del>
      <w:del w:id="23" w:author="Jordan Chamberlin" w:date="2023-11-15T12:54:00Z">
        <w:r w:rsidR="00E22286" w:rsidDel="009E44DC">
          <w:rPr>
            <w:rFonts w:ascii="Gill Sans MT" w:hAnsi="Gill Sans MT"/>
            <w:sz w:val="24"/>
            <w:szCs w:val="24"/>
          </w:rPr>
          <w:delText>yielding</w:delText>
        </w:r>
      </w:del>
      <w:del w:id="24" w:author="Jordan Chamberlin" w:date="2023-11-14T07:57:00Z">
        <w:r w:rsidR="004E0947" w:rsidDel="007C556C">
          <w:rPr>
            <w:rFonts w:ascii="Gill Sans MT" w:hAnsi="Gill Sans MT"/>
            <w:sz w:val="24"/>
            <w:szCs w:val="24"/>
          </w:rPr>
          <w:delText xml:space="preserve"> </w:delText>
        </w:r>
      </w:del>
      <w:del w:id="25" w:author="Jordan Chamberlin" w:date="2023-11-15T12:54:00Z">
        <w:r w:rsidR="00E22286" w:rsidDel="009E44DC">
          <w:rPr>
            <w:rFonts w:ascii="Gill Sans MT" w:hAnsi="Gill Sans MT"/>
            <w:sz w:val="24"/>
            <w:szCs w:val="24"/>
          </w:rPr>
          <w:delText>long</w:delText>
        </w:r>
      </w:del>
      <w:del w:id="26" w:author="Jordan Chamberlin" w:date="2023-11-14T07:57:00Z">
        <w:r w:rsidR="00E22286" w:rsidDel="007C556C">
          <w:rPr>
            <w:rFonts w:ascii="Gill Sans MT" w:hAnsi="Gill Sans MT"/>
            <w:sz w:val="24"/>
            <w:szCs w:val="24"/>
          </w:rPr>
          <w:delText xml:space="preserve"> </w:delText>
        </w:r>
      </w:del>
      <w:del w:id="27" w:author="Jordan Chamberlin" w:date="2023-11-15T12:54:00Z">
        <w:r w:rsidR="00E22286" w:rsidDel="009E44DC">
          <w:rPr>
            <w:rFonts w:ascii="Gill Sans MT" w:hAnsi="Gill Sans MT"/>
            <w:sz w:val="24"/>
            <w:szCs w:val="24"/>
          </w:rPr>
          <w:delText xml:space="preserve">duration </w:delText>
        </w:r>
        <w:r w:rsidR="004E0947" w:rsidDel="009E44DC">
          <w:rPr>
            <w:rFonts w:ascii="Gill Sans MT" w:hAnsi="Gill Sans MT"/>
            <w:sz w:val="24"/>
            <w:szCs w:val="24"/>
          </w:rPr>
          <w:delText>varieties</w:delText>
        </w:r>
        <w:r w:rsidR="00F33C98" w:rsidDel="009E44DC">
          <w:rPr>
            <w:rFonts w:ascii="Gill Sans MT" w:hAnsi="Gill Sans MT"/>
            <w:sz w:val="24"/>
            <w:szCs w:val="24"/>
          </w:rPr>
          <w:delText xml:space="preserve"> (mostly HD 2967 and super 303)</w:delText>
        </w:r>
        <w:r w:rsidR="004E0947" w:rsidDel="009E44DC">
          <w:rPr>
            <w:rFonts w:ascii="Gill Sans MT" w:hAnsi="Gill Sans MT"/>
            <w:sz w:val="24"/>
            <w:szCs w:val="24"/>
          </w:rPr>
          <w:delText xml:space="preserve">. </w:delText>
        </w:r>
      </w:del>
      <w:del w:id="28" w:author="Jordan Chamberlin" w:date="2023-11-14T07:58:00Z">
        <w:r w:rsidR="005A6C89" w:rsidDel="00097FE4">
          <w:rPr>
            <w:rFonts w:ascii="Gill Sans MT" w:hAnsi="Gill Sans MT"/>
            <w:sz w:val="24"/>
            <w:szCs w:val="24"/>
          </w:rPr>
          <w:delText xml:space="preserve">The </w:delText>
        </w:r>
        <w:r w:rsidR="00577628" w:rsidDel="00097FE4">
          <w:rPr>
            <w:rFonts w:ascii="Gill Sans MT" w:hAnsi="Gill Sans MT"/>
            <w:sz w:val="24"/>
            <w:szCs w:val="24"/>
          </w:rPr>
          <w:delText xml:space="preserve">application </w:delText>
        </w:r>
      </w:del>
      <w:del w:id="29" w:author="Jordan Chamberlin" w:date="2023-11-15T12:54:00Z">
        <w:r w:rsidR="00577628" w:rsidDel="009E44DC">
          <w:rPr>
            <w:rFonts w:ascii="Gill Sans MT" w:hAnsi="Gill Sans MT"/>
            <w:sz w:val="24"/>
            <w:szCs w:val="24"/>
          </w:rPr>
          <w:delText xml:space="preserve">demonstrates </w:delText>
        </w:r>
      </w:del>
      <w:del w:id="30" w:author="Jordan Chamberlin" w:date="2023-11-14T07:58:00Z">
        <w:r w:rsidR="00577628" w:rsidDel="007304BD">
          <w:rPr>
            <w:rFonts w:ascii="Gill Sans MT" w:hAnsi="Gill Sans MT"/>
            <w:sz w:val="24"/>
            <w:szCs w:val="24"/>
          </w:rPr>
          <w:delText xml:space="preserve">that considering </w:delText>
        </w:r>
      </w:del>
      <w:del w:id="31" w:author="Jordan Chamberlin" w:date="2023-11-15T12:54:00Z">
        <w:r w:rsidR="00577628" w:rsidDel="009E44DC">
          <w:rPr>
            <w:rFonts w:ascii="Gill Sans MT" w:hAnsi="Gill Sans MT"/>
            <w:sz w:val="24"/>
            <w:szCs w:val="24"/>
          </w:rPr>
          <w:delText xml:space="preserve">field heterogeneity in a spatially explicit analytical framework </w:delText>
        </w:r>
      </w:del>
      <w:del w:id="32" w:author="Jordan Chamberlin" w:date="2023-11-14T07:59:00Z">
        <w:r w:rsidR="00577628" w:rsidDel="002C7FC5">
          <w:rPr>
            <w:rFonts w:ascii="Gill Sans MT" w:hAnsi="Gill Sans MT"/>
            <w:sz w:val="24"/>
            <w:szCs w:val="24"/>
          </w:rPr>
          <w:delText xml:space="preserve">can guide </w:delText>
        </w:r>
      </w:del>
      <w:del w:id="33" w:author="Jordan Chamberlin" w:date="2023-11-15T12:54:00Z">
        <w:r w:rsidR="00577628" w:rsidDel="009E44DC">
          <w:rPr>
            <w:rFonts w:ascii="Gill Sans MT" w:hAnsi="Gill Sans MT"/>
            <w:sz w:val="24"/>
            <w:szCs w:val="24"/>
          </w:rPr>
          <w:delText>public and private investment</w:delText>
        </w:r>
        <w:r w:rsidR="00604916" w:rsidDel="009E44DC">
          <w:rPr>
            <w:rFonts w:ascii="Gill Sans MT" w:hAnsi="Gill Sans MT"/>
            <w:sz w:val="24"/>
            <w:szCs w:val="24"/>
          </w:rPr>
          <w:delText>.</w:delText>
        </w:r>
      </w:del>
      <w:del w:id="34" w:author="Jordan Chamberlin" w:date="2023-11-14T08:01:00Z">
        <w:r w:rsidR="00604916" w:rsidDel="00E96ED9">
          <w:rPr>
            <w:rFonts w:ascii="Gill Sans MT" w:hAnsi="Gill Sans MT"/>
            <w:sz w:val="24"/>
            <w:szCs w:val="24"/>
          </w:rPr>
          <w:delText xml:space="preserve"> </w:delText>
        </w:r>
      </w:del>
      <w:ins w:id="35" w:author="Jordan Chamberlin" w:date="2023-11-15T12:53:00Z">
        <w:r w:rsidR="00531D27" w:rsidRPr="00531D27">
          <w:rPr>
            <w:rFonts w:ascii="Gill Sans MT" w:hAnsi="Gill Sans MT"/>
            <w:sz w:val="24"/>
            <w:szCs w:val="24"/>
          </w:rPr>
          <w:t xml:space="preserve">We rely on a doubly robust machine learning model and Athey’s policy tree approach to generate individualized recommendations for farmers in a large survey sample, and then illustrate how such estimates can be used to generate </w:t>
        </w:r>
        <w:commentRangeStart w:id="36"/>
        <w:r w:rsidR="00531D27" w:rsidRPr="00531D27">
          <w:rPr>
            <w:rFonts w:ascii="Gill Sans MT" w:hAnsi="Gill Sans MT"/>
            <w:sz w:val="24"/>
            <w:szCs w:val="24"/>
          </w:rPr>
          <w:t xml:space="preserve">tailored </w:t>
        </w:r>
      </w:ins>
      <w:commentRangeEnd w:id="36"/>
      <w:ins w:id="37" w:author="Jordan Chamberlin" w:date="2023-11-15T12:54:00Z">
        <w:r w:rsidR="009E44DC">
          <w:rPr>
            <w:rStyle w:val="CommentReference"/>
          </w:rPr>
          <w:commentReference w:id="36"/>
        </w:r>
      </w:ins>
      <w:ins w:id="38" w:author="Jordan Chamberlin" w:date="2023-11-15T12:53:00Z">
        <w:r w:rsidR="00531D27" w:rsidRPr="00531D27">
          <w:rPr>
            <w:rFonts w:ascii="Gill Sans MT" w:hAnsi="Gill Sans MT"/>
            <w:sz w:val="24"/>
            <w:szCs w:val="24"/>
          </w:rPr>
          <w:t xml:space="preserve">recommendations for new farmers in the target geography. We illustrate this computational modelling framework using a case study of wheat farmers in Bihar State, India.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39"/>
        <w:r w:rsidR="00531D27" w:rsidRPr="00531D27">
          <w:rPr>
            <w:rFonts w:ascii="Gill Sans MT" w:hAnsi="Gill Sans MT"/>
            <w:sz w:val="24"/>
            <w:szCs w:val="24"/>
          </w:rPr>
          <w:t xml:space="preserve">improved aggregate efficiency </w:t>
        </w:r>
      </w:ins>
      <w:commentRangeEnd w:id="39"/>
      <w:ins w:id="40" w:author="Jordan Chamberlin" w:date="2023-11-15T12:54:00Z">
        <w:r w:rsidR="009E44DC">
          <w:rPr>
            <w:rStyle w:val="CommentReference"/>
          </w:rPr>
          <w:commentReference w:id="39"/>
        </w:r>
      </w:ins>
      <w:ins w:id="41" w:author="Jordan Chamberlin" w:date="2023-11-15T12:53:00Z">
        <w:r w:rsidR="00531D27" w:rsidRPr="00531D27">
          <w:rPr>
            <w:rFonts w:ascii="Gill Sans MT" w:hAnsi="Gill Sans MT"/>
            <w:sz w:val="24"/>
            <w:szCs w:val="24"/>
          </w:rPr>
          <w:t>of related public and private investments.</w:t>
        </w:r>
      </w:ins>
    </w:p>
    <w:p w14:paraId="6F0ACC75" w14:textId="71F2E4FF" w:rsidR="00B06436" w:rsidRDefault="00337327" w:rsidP="00337327">
      <w:pPr>
        <w:pStyle w:val="Heading1"/>
        <w:rPr>
          <w:rFonts w:ascii="Gill Sans MT" w:hAnsi="Gill Sans MT"/>
          <w:sz w:val="24"/>
          <w:szCs w:val="24"/>
        </w:rPr>
      </w:pPr>
      <w:commentRangeStart w:id="42"/>
      <w:r w:rsidRPr="00B74B50">
        <w:rPr>
          <w:rFonts w:ascii="Gill Sans MT" w:hAnsi="Gill Sans MT"/>
          <w:sz w:val="24"/>
          <w:szCs w:val="24"/>
        </w:rPr>
        <w:t xml:space="preserve">1. </w:t>
      </w:r>
      <w:r w:rsidR="00B06436" w:rsidRPr="00B74B50">
        <w:rPr>
          <w:rFonts w:ascii="Gill Sans MT" w:hAnsi="Gill Sans MT"/>
          <w:sz w:val="24"/>
          <w:szCs w:val="24"/>
        </w:rPr>
        <w:t>Introduction</w:t>
      </w:r>
      <w:commentRangeEnd w:id="42"/>
      <w:r w:rsidR="007E2185">
        <w:rPr>
          <w:rStyle w:val="CommentReference"/>
          <w:rFonts w:asciiTheme="minorHAnsi" w:eastAsiaTheme="minorHAnsi" w:hAnsiTheme="minorHAnsi" w:cstheme="minorBidi"/>
          <w:color w:val="auto"/>
        </w:rPr>
        <w:commentReference w:id="42"/>
      </w:r>
    </w:p>
    <w:p w14:paraId="5505021F" w14:textId="39BCA27B"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43"/>
      <w:commentRangeStart w:id="44"/>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43"/>
      <w:r w:rsidR="00476D49">
        <w:rPr>
          <w:rStyle w:val="CommentReference"/>
        </w:rPr>
        <w:commentReference w:id="43"/>
      </w:r>
      <w:commentRangeEnd w:id="44"/>
      <w:r w:rsidR="00A54021">
        <w:rPr>
          <w:rStyle w:val="CommentReference"/>
        </w:rPr>
        <w:commentReference w:id="44"/>
      </w:r>
      <w:r w:rsidR="003D066C" w:rsidRPr="00E875C6">
        <w:rPr>
          <w:rFonts w:ascii="Gill Sans MT" w:hAnsi="Gill Sans MT"/>
          <w:sz w:val="24"/>
          <w:szCs w:val="24"/>
        </w:rPr>
        <w:t xml:space="preserve">have documented very high </w:t>
      </w:r>
      <w:del w:id="45" w:author="Jordan Chamberlin" w:date="2023-11-14T08:03:00Z">
        <w:r w:rsidR="00964693" w:rsidRPr="00E875C6" w:rsidDel="00EE4E2F">
          <w:rPr>
            <w:rFonts w:ascii="Gill Sans MT" w:hAnsi="Gill Sans MT"/>
            <w:sz w:val="24"/>
            <w:szCs w:val="24"/>
          </w:rPr>
          <w:delText xml:space="preserve">but heterogeneous </w:delText>
        </w:r>
      </w:del>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ins w:id="46" w:author="Jordan Chamberlin" w:date="2023-11-14T08:04:00Z">
        <w:r w:rsidR="000C171D">
          <w:rPr>
            <w:rFonts w:ascii="Gill Sans MT" w:hAnsi="Gill Sans MT"/>
            <w:sz w:val="24"/>
            <w:szCs w:val="24"/>
          </w:rPr>
          <w:t xml:space="preserve">However, </w:t>
        </w:r>
      </w:ins>
      <w:ins w:id="47" w:author="Jordan Chamberlin" w:date="2023-11-14T08:05:00Z">
        <w:r w:rsidR="002A5654">
          <w:rPr>
            <w:rFonts w:ascii="Gill Sans MT" w:hAnsi="Gill Sans MT"/>
            <w:sz w:val="24"/>
            <w:szCs w:val="24"/>
          </w:rPr>
          <w:t>the distribution of returns at the farm and community level is highly heterogenous</w:t>
        </w:r>
        <w:r w:rsidR="000F1DD5">
          <w:rPr>
            <w:rFonts w:ascii="Gill Sans MT" w:hAnsi="Gill Sans MT"/>
            <w:sz w:val="24"/>
            <w:szCs w:val="24"/>
          </w:rPr>
          <w:t xml:space="preserve">, reflecting both variations in production conditions as well as </w:t>
        </w:r>
      </w:ins>
      <w:ins w:id="48" w:author="Jordan Chamberlin" w:date="2023-11-14T08:06:00Z">
        <w:r w:rsidR="000F1DD5">
          <w:rPr>
            <w:rFonts w:ascii="Gill Sans MT" w:hAnsi="Gill Sans MT"/>
            <w:sz w:val="24"/>
            <w:szCs w:val="24"/>
          </w:rPr>
          <w:t xml:space="preserve">management practices and </w:t>
        </w:r>
        <w:r w:rsidR="00E20809">
          <w:rPr>
            <w:rFonts w:ascii="Gill Sans MT" w:hAnsi="Gill Sans MT"/>
            <w:sz w:val="24"/>
            <w:szCs w:val="24"/>
          </w:rPr>
          <w:t xml:space="preserve">other farm-level </w:t>
        </w:r>
        <w:r w:rsidR="00D24AD9">
          <w:rPr>
            <w:rFonts w:ascii="Gill Sans MT" w:hAnsi="Gill Sans MT"/>
            <w:sz w:val="24"/>
            <w:szCs w:val="24"/>
          </w:rPr>
          <w:t>characteristics (</w:t>
        </w:r>
      </w:ins>
      <w:ins w:id="49" w:author="Jordan Chamberlin" w:date="2023-11-14T08:23:00Z">
        <w:r w:rsidR="009201FF">
          <w:rPr>
            <w:rFonts w:ascii="Gill Sans MT" w:hAnsi="Gill Sans MT"/>
            <w:sz w:val="24"/>
            <w:szCs w:val="24"/>
          </w:rPr>
          <w:t xml:space="preserve">Suri 2011; Suri and </w:t>
        </w:r>
        <w:proofErr w:type="spellStart"/>
        <w:r w:rsidR="009201FF">
          <w:rPr>
            <w:rFonts w:ascii="Gill Sans MT" w:hAnsi="Gill Sans MT"/>
            <w:sz w:val="24"/>
            <w:szCs w:val="24"/>
          </w:rPr>
          <w:t>Udry</w:t>
        </w:r>
        <w:proofErr w:type="spellEnd"/>
        <w:r w:rsidR="009201FF">
          <w:rPr>
            <w:rFonts w:ascii="Gill Sans MT" w:hAnsi="Gill Sans MT"/>
            <w:sz w:val="24"/>
            <w:szCs w:val="24"/>
          </w:rPr>
          <w:t xml:space="preserve"> 2021</w:t>
        </w:r>
      </w:ins>
      <w:ins w:id="50" w:author="Jordan Chamberlin" w:date="2023-11-14T08:24:00Z">
        <w:r w:rsidR="00F06A44">
          <w:rPr>
            <w:rFonts w:ascii="Gill Sans MT" w:hAnsi="Gill Sans MT"/>
            <w:sz w:val="24"/>
            <w:szCs w:val="24"/>
          </w:rPr>
          <w:t xml:space="preserve">). </w:t>
        </w:r>
      </w:ins>
      <w:ins w:id="51" w:author="Jordan Chamberlin" w:date="2023-11-14T08:23:00Z">
        <w:r w:rsidR="009201FF">
          <w:rPr>
            <w:rFonts w:ascii="Gill Sans MT" w:hAnsi="Gill Sans MT"/>
            <w:sz w:val="24"/>
            <w:szCs w:val="24"/>
          </w:rPr>
          <w:t xml:space="preserve">P </w:t>
        </w:r>
      </w:ins>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52"/>
      <w:commentRangeStart w:id="53"/>
      <w:r w:rsidR="005A2E8D">
        <w:rPr>
          <w:rFonts w:ascii="Gill Sans MT" w:hAnsi="Gill Sans MT"/>
          <w:sz w:val="24"/>
          <w:szCs w:val="24"/>
        </w:rPr>
        <w:t>heterogeneous effects of these factors</w:t>
      </w:r>
      <w:commentRangeEnd w:id="52"/>
      <w:r w:rsidR="00365376">
        <w:rPr>
          <w:rStyle w:val="CommentReference"/>
        </w:rPr>
        <w:commentReference w:id="52"/>
      </w:r>
      <w:commentRangeEnd w:id="53"/>
      <w:r w:rsidR="00494E2F">
        <w:rPr>
          <w:rStyle w:val="CommentReference"/>
        </w:rPr>
        <w:commentReference w:id="53"/>
      </w:r>
      <w:r w:rsidR="005A2E8D">
        <w:rPr>
          <w:rFonts w:ascii="Gill Sans MT" w:hAnsi="Gill Sans MT"/>
          <w:sz w:val="24"/>
          <w:szCs w:val="24"/>
        </w:rPr>
        <w:t>.</w:t>
      </w:r>
      <w:r w:rsidR="00122E37">
        <w:rPr>
          <w:rFonts w:ascii="Gill Sans MT" w:hAnsi="Gill Sans MT"/>
          <w:sz w:val="24"/>
          <w:szCs w:val="24"/>
        </w:rPr>
        <w:t xml:space="preserve"> </w:t>
      </w:r>
      <w:commentRangeStart w:id="54"/>
      <w:commentRangeStart w:id="55"/>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54"/>
      <w:r w:rsidR="00476D49">
        <w:rPr>
          <w:rStyle w:val="CommentReference"/>
        </w:rPr>
        <w:commentReference w:id="54"/>
      </w:r>
      <w:commentRangeEnd w:id="55"/>
      <w:r w:rsidR="00A029B3">
        <w:rPr>
          <w:rStyle w:val="CommentReference"/>
        </w:rPr>
        <w:commentReference w:id="55"/>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56"/>
      <w:commentRangeStart w:id="57"/>
      <w:r w:rsidR="00BE3DBE">
        <w:rPr>
          <w:rFonts w:ascii="Gill Sans MT" w:hAnsi="Gill Sans MT"/>
          <w:sz w:val="24"/>
          <w:szCs w:val="24"/>
        </w:rPr>
        <w:t xml:space="preserve">suggests that returns from technology can be doubled if guided by remotely-sensed information (Jain et al., 2019). </w:t>
      </w:r>
      <w:commentRangeEnd w:id="56"/>
      <w:r w:rsidR="00BE3DBE">
        <w:rPr>
          <w:rStyle w:val="CommentReference"/>
        </w:rPr>
        <w:commentReference w:id="56"/>
      </w:r>
      <w:commentRangeEnd w:id="57"/>
      <w:r w:rsidR="00A029B3">
        <w:rPr>
          <w:rStyle w:val="CommentReference"/>
        </w:rPr>
        <w:commentReference w:id="57"/>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6CAF3EE1" w:rsidR="001E117F" w:rsidRDefault="00884BB2" w:rsidP="00C1012F">
      <w:pPr>
        <w:jc w:val="both"/>
        <w:rPr>
          <w:rFonts w:ascii="Gill Sans MT" w:hAnsi="Gill Sans MT"/>
          <w:sz w:val="24"/>
          <w:szCs w:val="24"/>
        </w:rPr>
      </w:pPr>
      <w:commentRangeStart w:id="58"/>
      <w:r>
        <w:rPr>
          <w:rFonts w:ascii="Gill Sans MT" w:hAnsi="Gill Sans MT"/>
          <w:sz w:val="24"/>
          <w:szCs w:val="24"/>
        </w:rPr>
        <w:t xml:space="preserve">Recent </w:t>
      </w:r>
      <w:del w:id="59" w:author="Jordan Chamberlin" w:date="2023-11-16T13:50:00Z">
        <w:r w:rsidDel="00346859">
          <w:rPr>
            <w:rFonts w:ascii="Gill Sans MT" w:hAnsi="Gill Sans MT"/>
            <w:sz w:val="24"/>
            <w:szCs w:val="24"/>
          </w:rPr>
          <w:delText xml:space="preserve">studies </w:delText>
        </w:r>
      </w:del>
      <w:ins w:id="60" w:author="Jordan Chamberlin" w:date="2023-11-16T13:50:00Z">
        <w:r w:rsidR="00346859">
          <w:rPr>
            <w:rFonts w:ascii="Gill Sans MT" w:hAnsi="Gill Sans MT"/>
            <w:sz w:val="24"/>
            <w:szCs w:val="24"/>
          </w:rPr>
          <w:t xml:space="preserve">discussions </w:t>
        </w:r>
      </w:ins>
      <w:del w:id="61" w:author="Jordan Chamberlin" w:date="2023-11-16T13:50:00Z">
        <w:r w:rsidDel="00346859">
          <w:rPr>
            <w:rFonts w:ascii="Gill Sans MT" w:hAnsi="Gill Sans MT"/>
            <w:sz w:val="24"/>
            <w:szCs w:val="24"/>
          </w:rPr>
          <w:delText xml:space="preserve">on </w:delText>
        </w:r>
      </w:del>
      <w:ins w:id="62" w:author="Jordan Chamberlin" w:date="2023-11-16T13:50:00Z">
        <w:r w:rsidR="00346859">
          <w:rPr>
            <w:rFonts w:ascii="Gill Sans MT" w:hAnsi="Gill Sans MT"/>
            <w:sz w:val="24"/>
            <w:szCs w:val="24"/>
          </w:rPr>
          <w:t xml:space="preserve">of </w:t>
        </w:r>
      </w:ins>
      <w:r w:rsidR="00BC72BE">
        <w:rPr>
          <w:rFonts w:ascii="Gill Sans MT" w:hAnsi="Gill Sans MT"/>
          <w:sz w:val="24"/>
          <w:szCs w:val="24"/>
        </w:rPr>
        <w:t xml:space="preserve">data-driven decision </w:t>
      </w:r>
      <w:del w:id="63" w:author="Jordan Chamberlin" w:date="2023-11-16T13:50:00Z">
        <w:r w:rsidR="00BC72BE" w:rsidDel="00C02C39">
          <w:rPr>
            <w:rFonts w:ascii="Gill Sans MT" w:hAnsi="Gill Sans MT"/>
            <w:sz w:val="24"/>
            <w:szCs w:val="24"/>
          </w:rPr>
          <w:delText xml:space="preserve">making </w:delText>
        </w:r>
      </w:del>
      <w:ins w:id="64" w:author="Jordan Chamberlin" w:date="2023-11-16T13:50:00Z">
        <w:r w:rsidR="00C02C39">
          <w:rPr>
            <w:rFonts w:ascii="Gill Sans MT" w:hAnsi="Gill Sans MT"/>
            <w:sz w:val="24"/>
            <w:szCs w:val="24"/>
          </w:rPr>
          <w:t xml:space="preserve">support </w:t>
        </w:r>
        <w:r w:rsidR="00346859">
          <w:rPr>
            <w:rFonts w:ascii="Gill Sans MT" w:hAnsi="Gill Sans MT"/>
            <w:sz w:val="24"/>
            <w:szCs w:val="24"/>
          </w:rPr>
          <w:t xml:space="preserve">in agriculture </w:t>
        </w:r>
      </w:ins>
      <w:r w:rsidR="00BC72BE">
        <w:rPr>
          <w:rFonts w:ascii="Gill Sans MT" w:hAnsi="Gill Sans MT"/>
          <w:sz w:val="24"/>
          <w:szCs w:val="24"/>
        </w:rPr>
        <w:t xml:space="preserve">have suggested </w:t>
      </w:r>
      <w:r>
        <w:rPr>
          <w:rFonts w:ascii="Gill Sans MT" w:hAnsi="Gill Sans MT"/>
          <w:sz w:val="24"/>
          <w:szCs w:val="24"/>
        </w:rPr>
        <w:t xml:space="preserve">data-based </w:t>
      </w:r>
      <w:ins w:id="65" w:author="Jordan Chamberlin" w:date="2023-11-16T13:52:00Z">
        <w:r w:rsidR="00B36C48">
          <w:rPr>
            <w:rFonts w:ascii="Gill Sans MT" w:hAnsi="Gill Sans MT"/>
            <w:sz w:val="24"/>
            <w:szCs w:val="24"/>
          </w:rPr>
          <w:t xml:space="preserve">geographical </w:t>
        </w:r>
      </w:ins>
      <w:r>
        <w:rPr>
          <w:rFonts w:ascii="Gill Sans MT" w:hAnsi="Gill Sans MT"/>
          <w:sz w:val="24"/>
          <w:szCs w:val="24"/>
        </w:rPr>
        <w:t xml:space="preserve">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commentRangeStart w:id="66"/>
      <w:r w:rsidR="0056553A">
        <w:rPr>
          <w:rFonts w:ascii="Gill Sans MT" w:hAnsi="Gill Sans MT"/>
          <w:sz w:val="24"/>
          <w:szCs w:val="24"/>
        </w:rPr>
        <w:t xml:space="preserve">random forest algorithms, </w:t>
      </w:r>
      <w:r w:rsidR="0056553A">
        <w:rPr>
          <w:rFonts w:ascii="Gill Sans MT" w:hAnsi="Gill Sans MT"/>
          <w:sz w:val="24"/>
          <w:szCs w:val="24"/>
        </w:rPr>
        <w:lastRenderedPageBreak/>
        <w:t>classification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58"/>
      <w:r w:rsidR="00BE3DBE">
        <w:rPr>
          <w:rStyle w:val="CommentReference"/>
        </w:rPr>
        <w:commentReference w:id="58"/>
      </w:r>
      <w:commentRangeEnd w:id="66"/>
      <w:r w:rsidR="001220C0">
        <w:rPr>
          <w:rStyle w:val="CommentReference"/>
        </w:rPr>
        <w:commentReference w:id="66"/>
      </w:r>
      <w:r w:rsidR="00475D2B" w:rsidRPr="00846C4A">
        <w:rPr>
          <w:rFonts w:ascii="Gill Sans MT" w:hAnsi="Gill Sans MT"/>
          <w:sz w:val="24"/>
          <w:szCs w:val="24"/>
          <w:rPrChange w:id="67" w:author="Jordan Chamberlin" w:date="2023-11-16T13:56:00Z">
            <w:rPr>
              <w:rFonts w:ascii="Gill Sans MT" w:hAnsi="Gill Sans MT"/>
              <w:sz w:val="24"/>
              <w:szCs w:val="24"/>
              <w:highlight w:val="yellow"/>
            </w:rPr>
          </w:rPrChange>
        </w:rPr>
        <w:t xml:space="preserve">(e.g., </w:t>
      </w:r>
      <w:r w:rsidR="001C2048" w:rsidRPr="00846C4A">
        <w:rPr>
          <w:rFonts w:ascii="Gill Sans MT" w:hAnsi="Gill Sans MT"/>
          <w:sz w:val="24"/>
          <w:szCs w:val="24"/>
          <w:rPrChange w:id="68" w:author="Jordan Chamberlin" w:date="2023-11-16T13:56:00Z">
            <w:rPr>
              <w:rFonts w:ascii="Gill Sans MT" w:hAnsi="Gill Sans MT"/>
              <w:sz w:val="24"/>
              <w:szCs w:val="24"/>
              <w:highlight w:val="yellow"/>
            </w:rPr>
          </w:rPrChange>
        </w:rPr>
        <w:t>Kru</w:t>
      </w:r>
      <w:del w:id="69" w:author="Jordan Chamberlin" w:date="2023-11-15T12:56:00Z">
        <w:r w:rsidR="001C2048" w:rsidRPr="00846C4A" w:rsidDel="00ED7DC5">
          <w:rPr>
            <w:rFonts w:ascii="Gill Sans MT" w:hAnsi="Gill Sans MT"/>
            <w:sz w:val="24"/>
            <w:szCs w:val="24"/>
            <w:rPrChange w:id="70" w:author="Jordan Chamberlin" w:date="2023-11-16T13:56:00Z">
              <w:rPr>
                <w:rFonts w:ascii="Gill Sans MT" w:hAnsi="Gill Sans MT"/>
                <w:sz w:val="24"/>
                <w:szCs w:val="24"/>
                <w:highlight w:val="yellow"/>
              </w:rPr>
            </w:rPrChange>
          </w:rPr>
          <w:delText>i</w:delText>
        </w:r>
      </w:del>
      <w:r w:rsidR="001C2048" w:rsidRPr="00846C4A">
        <w:rPr>
          <w:rFonts w:ascii="Gill Sans MT" w:hAnsi="Gill Sans MT"/>
          <w:sz w:val="24"/>
          <w:szCs w:val="24"/>
          <w:rPrChange w:id="71" w:author="Jordan Chamberlin" w:date="2023-11-16T13:56:00Z">
            <w:rPr>
              <w:rFonts w:ascii="Gill Sans MT" w:hAnsi="Gill Sans MT"/>
              <w:sz w:val="24"/>
              <w:szCs w:val="24"/>
              <w:highlight w:val="yellow"/>
            </w:rPr>
          </w:rPrChange>
        </w:rPr>
        <w:t xml:space="preserve">pnik et al </w:t>
      </w:r>
      <w:r w:rsidR="00AE51BD" w:rsidRPr="00846C4A">
        <w:rPr>
          <w:rFonts w:ascii="Gill Sans MT" w:hAnsi="Gill Sans MT"/>
          <w:sz w:val="24"/>
          <w:szCs w:val="24"/>
          <w:rPrChange w:id="72" w:author="Jordan Chamberlin" w:date="2023-11-16T13:56:00Z">
            <w:rPr>
              <w:rFonts w:ascii="Gill Sans MT" w:hAnsi="Gill Sans MT"/>
              <w:sz w:val="24"/>
              <w:szCs w:val="24"/>
              <w:highlight w:val="yellow"/>
            </w:rPr>
          </w:rPrChange>
        </w:rPr>
        <w:t>2015</w:t>
      </w:r>
      <w:r w:rsidR="00490F5E" w:rsidRPr="00846C4A">
        <w:rPr>
          <w:rFonts w:ascii="Gill Sans MT" w:hAnsi="Gill Sans MT"/>
          <w:sz w:val="24"/>
          <w:szCs w:val="24"/>
          <w:rPrChange w:id="73" w:author="Jordan Chamberlin" w:date="2023-11-16T13:56:00Z">
            <w:rPr>
              <w:rFonts w:ascii="Gill Sans MT" w:hAnsi="Gill Sans MT"/>
              <w:sz w:val="24"/>
              <w:szCs w:val="24"/>
              <w:highlight w:val="yellow"/>
            </w:rPr>
          </w:rPrChange>
        </w:rPr>
        <w:t xml:space="preserve">, </w:t>
      </w:r>
      <w:proofErr w:type="spellStart"/>
      <w:r w:rsidR="0078551C" w:rsidRPr="00846C4A">
        <w:rPr>
          <w:rFonts w:ascii="Gill Sans MT" w:hAnsi="Gill Sans MT"/>
          <w:sz w:val="24"/>
          <w:szCs w:val="24"/>
          <w:rPrChange w:id="74" w:author="Jordan Chamberlin" w:date="2023-11-16T13:56:00Z">
            <w:rPr>
              <w:rFonts w:ascii="Gill Sans MT" w:hAnsi="Gill Sans MT"/>
              <w:sz w:val="24"/>
              <w:szCs w:val="24"/>
              <w:highlight w:val="yellow"/>
            </w:rPr>
          </w:rPrChange>
        </w:rPr>
        <w:t>Urfels</w:t>
      </w:r>
      <w:proofErr w:type="spellEnd"/>
      <w:r w:rsidR="0078551C" w:rsidRPr="00846C4A">
        <w:rPr>
          <w:rFonts w:ascii="Gill Sans MT" w:hAnsi="Gill Sans MT"/>
          <w:sz w:val="24"/>
          <w:szCs w:val="24"/>
          <w:rPrChange w:id="75" w:author="Jordan Chamberlin" w:date="2023-11-16T13:56:00Z">
            <w:rPr>
              <w:rFonts w:ascii="Gill Sans MT" w:hAnsi="Gill Sans MT"/>
              <w:sz w:val="24"/>
              <w:szCs w:val="24"/>
              <w:highlight w:val="yellow"/>
            </w:rPr>
          </w:rPrChange>
        </w:rPr>
        <w:t xml:space="preserve"> et al 2021</w:t>
      </w:r>
      <w:r w:rsidR="00AE51BD" w:rsidRPr="00846C4A">
        <w:rPr>
          <w:rFonts w:ascii="Gill Sans MT" w:hAnsi="Gill Sans MT"/>
          <w:sz w:val="24"/>
          <w:szCs w:val="24"/>
          <w:rPrChange w:id="76" w:author="Jordan Chamberlin" w:date="2023-11-16T13:56:00Z">
            <w:rPr>
              <w:rFonts w:ascii="Gill Sans MT" w:hAnsi="Gill Sans MT"/>
              <w:sz w:val="24"/>
              <w:szCs w:val="24"/>
              <w:highlight w:val="yellow"/>
            </w:rPr>
          </w:rPrChange>
        </w:rPr>
        <w:t>)</w:t>
      </w:r>
      <w:r w:rsidR="005663E5" w:rsidRPr="00846C4A">
        <w:rPr>
          <w:rFonts w:ascii="Gill Sans MT" w:hAnsi="Gill Sans MT"/>
          <w:sz w:val="24"/>
          <w:szCs w:val="24"/>
          <w:rPrChange w:id="77" w:author="Jordan Chamberlin" w:date="2023-11-16T13:56:00Z">
            <w:rPr>
              <w:rFonts w:ascii="Gill Sans MT" w:hAnsi="Gill Sans MT"/>
              <w:sz w:val="24"/>
              <w:szCs w:val="24"/>
              <w:highlight w:val="yellow"/>
            </w:rPr>
          </w:rPrChange>
        </w:rPr>
        <w:t>.</w:t>
      </w:r>
      <w:r w:rsidR="009D046F">
        <w:rPr>
          <w:rFonts w:ascii="Gill Sans MT" w:hAnsi="Gill Sans MT"/>
          <w:sz w:val="24"/>
          <w:szCs w:val="24"/>
        </w:rPr>
        <w:t xml:space="preserve"> </w:t>
      </w:r>
      <w:commentRangeStart w:id="78"/>
      <w:del w:id="79" w:author="Jordan Chamberlin" w:date="2023-11-16T13:53:00Z">
        <w:r w:rsidR="009D046F" w:rsidDel="004E17DD">
          <w:rPr>
            <w:rFonts w:ascii="Gill Sans MT" w:hAnsi="Gill Sans MT"/>
            <w:sz w:val="24"/>
            <w:szCs w:val="24"/>
          </w:rPr>
          <w:delText xml:space="preserve">Random </w:delText>
        </w:r>
      </w:del>
      <w:ins w:id="80" w:author="Jordan Chamberlin" w:date="2023-11-16T13:53:00Z">
        <w:r w:rsidR="004E17DD">
          <w:rPr>
            <w:rFonts w:ascii="Gill Sans MT" w:hAnsi="Gill Sans MT"/>
            <w:sz w:val="24"/>
            <w:szCs w:val="24"/>
          </w:rPr>
          <w:t xml:space="preserve">In suggested workflows, random </w:t>
        </w:r>
      </w:ins>
      <w:r w:rsidR="009D046F">
        <w:rPr>
          <w:rFonts w:ascii="Gill Sans MT" w:hAnsi="Gill Sans MT"/>
          <w:sz w:val="24"/>
          <w:szCs w:val="24"/>
        </w:rPr>
        <w:t xml:space="preserve">forest algorithms are </w:t>
      </w:r>
      <w:ins w:id="81" w:author="Jordan Chamberlin" w:date="2023-11-16T13:53:00Z">
        <w:r w:rsidR="004E17DD">
          <w:rPr>
            <w:rFonts w:ascii="Gill Sans MT" w:hAnsi="Gill Sans MT"/>
            <w:sz w:val="24"/>
            <w:szCs w:val="24"/>
          </w:rPr>
          <w:t xml:space="preserve">first </w:t>
        </w:r>
      </w:ins>
      <w:r w:rsidR="009D046F">
        <w:rPr>
          <w:rFonts w:ascii="Gill Sans MT" w:hAnsi="Gill Sans MT"/>
          <w:sz w:val="24"/>
          <w:szCs w:val="24"/>
        </w:rPr>
        <w:t>used to identify variables of importance</w:t>
      </w:r>
      <w:ins w:id="82" w:author="Jordan Chamberlin" w:date="2023-11-16T13:53:00Z">
        <w:r w:rsidR="002E253E">
          <w:rPr>
            <w:rFonts w:ascii="Gill Sans MT" w:hAnsi="Gill Sans MT"/>
            <w:sz w:val="24"/>
            <w:szCs w:val="24"/>
          </w:rPr>
          <w:t xml:space="preserve">, </w:t>
        </w:r>
      </w:ins>
      <w:ins w:id="83" w:author="Jordan Chamberlin" w:date="2023-11-16T13:55:00Z">
        <w:r w:rsidR="00C6088F">
          <w:rPr>
            <w:rFonts w:ascii="Gill Sans MT" w:hAnsi="Gill Sans MT"/>
            <w:sz w:val="24"/>
            <w:szCs w:val="24"/>
          </w:rPr>
          <w:t xml:space="preserve">the variation of </w:t>
        </w:r>
      </w:ins>
      <w:del w:id="84" w:author="Jordan Chamberlin" w:date="2023-11-16T13:54:00Z">
        <w:r w:rsidR="009D046F" w:rsidDel="007E2D7C">
          <w:rPr>
            <w:rFonts w:ascii="Gill Sans MT" w:hAnsi="Gill Sans MT"/>
            <w:sz w:val="24"/>
            <w:szCs w:val="24"/>
          </w:rPr>
          <w:delText xml:space="preserve"> few of </w:delText>
        </w:r>
      </w:del>
      <w:r w:rsidR="009D046F">
        <w:rPr>
          <w:rFonts w:ascii="Gill Sans MT" w:hAnsi="Gill Sans MT"/>
          <w:sz w:val="24"/>
          <w:szCs w:val="24"/>
        </w:rPr>
        <w:t xml:space="preserve">which </w:t>
      </w:r>
      <w:del w:id="85" w:author="Jordan Chamberlin" w:date="2023-11-16T13:55:00Z">
        <w:r w:rsidR="009D046F" w:rsidDel="00C6088F">
          <w:rPr>
            <w:rFonts w:ascii="Gill Sans MT" w:hAnsi="Gill Sans MT"/>
            <w:sz w:val="24"/>
            <w:szCs w:val="24"/>
          </w:rPr>
          <w:delText xml:space="preserve">are </w:delText>
        </w:r>
      </w:del>
      <w:ins w:id="86" w:author="Jordan Chamberlin" w:date="2023-11-16T13:55:00Z">
        <w:r w:rsidR="00C6088F">
          <w:rPr>
            <w:rFonts w:ascii="Gill Sans MT" w:hAnsi="Gill Sans MT"/>
            <w:sz w:val="24"/>
            <w:szCs w:val="24"/>
          </w:rPr>
          <w:t xml:space="preserve">is </w:t>
        </w:r>
      </w:ins>
      <w:ins w:id="87" w:author="Jordan Chamberlin" w:date="2023-11-16T13:53:00Z">
        <w:r w:rsidR="004E17DD">
          <w:rPr>
            <w:rFonts w:ascii="Gill Sans MT" w:hAnsi="Gill Sans MT"/>
            <w:sz w:val="24"/>
            <w:szCs w:val="24"/>
          </w:rPr>
          <w:t xml:space="preserve">then </w:t>
        </w:r>
      </w:ins>
      <w:del w:id="88" w:author="Jordan Chamberlin" w:date="2023-11-16T13:55:00Z">
        <w:r w:rsidR="009D046F" w:rsidDel="00943CE2">
          <w:rPr>
            <w:rFonts w:ascii="Gill Sans MT" w:hAnsi="Gill Sans MT"/>
            <w:sz w:val="24"/>
            <w:szCs w:val="24"/>
          </w:rPr>
          <w:delText xml:space="preserve">selected </w:delText>
        </w:r>
      </w:del>
      <w:ins w:id="89" w:author="Jordan Chamberlin" w:date="2023-11-16T13:55:00Z">
        <w:r w:rsidR="00943CE2">
          <w:rPr>
            <w:rFonts w:ascii="Gill Sans MT" w:hAnsi="Gill Sans MT"/>
            <w:sz w:val="24"/>
            <w:szCs w:val="24"/>
          </w:rPr>
          <w:t>partition</w:t>
        </w:r>
        <w:r w:rsidR="00C6088F">
          <w:rPr>
            <w:rFonts w:ascii="Gill Sans MT" w:hAnsi="Gill Sans MT"/>
            <w:sz w:val="24"/>
            <w:szCs w:val="24"/>
          </w:rPr>
          <w:t xml:space="preserve">ed </w:t>
        </w:r>
      </w:ins>
      <w:del w:id="90" w:author="Jordan Chamberlin" w:date="2023-11-16T13:57:00Z">
        <w:r w:rsidR="009D046F" w:rsidDel="00E22BD3">
          <w:rPr>
            <w:rFonts w:ascii="Gill Sans MT" w:hAnsi="Gill Sans MT"/>
            <w:sz w:val="24"/>
            <w:szCs w:val="24"/>
          </w:rPr>
          <w:delText xml:space="preserve">for </w:delText>
        </w:r>
        <w:r w:rsidR="00880B27" w:rsidDel="00E22BD3">
          <w:rPr>
            <w:rFonts w:ascii="Gill Sans MT" w:hAnsi="Gill Sans MT"/>
            <w:sz w:val="24"/>
            <w:szCs w:val="24"/>
          </w:rPr>
          <w:delText xml:space="preserve">classification </w:delText>
        </w:r>
      </w:del>
      <w:del w:id="91" w:author="Jordan Chamberlin" w:date="2023-11-16T13:55:00Z">
        <w:r w:rsidR="00880B27" w:rsidDel="00C6088F">
          <w:rPr>
            <w:rFonts w:ascii="Gill Sans MT" w:hAnsi="Gill Sans MT"/>
            <w:sz w:val="24"/>
            <w:szCs w:val="24"/>
          </w:rPr>
          <w:delText xml:space="preserve">and </w:delText>
        </w:r>
      </w:del>
      <w:ins w:id="92" w:author="Jordan Chamberlin" w:date="2023-11-16T13:55:00Z">
        <w:r w:rsidR="00C6088F">
          <w:rPr>
            <w:rFonts w:ascii="Gill Sans MT" w:hAnsi="Gill Sans MT"/>
            <w:sz w:val="24"/>
            <w:szCs w:val="24"/>
          </w:rPr>
          <w:t xml:space="preserve">using </w:t>
        </w:r>
      </w:ins>
      <w:r w:rsidR="00880B27">
        <w:rPr>
          <w:rFonts w:ascii="Gill Sans MT" w:hAnsi="Gill Sans MT"/>
          <w:sz w:val="24"/>
          <w:szCs w:val="24"/>
        </w:rPr>
        <w:t>regression trees (CART)</w:t>
      </w:r>
      <w:ins w:id="93" w:author="Jordan Chamberlin" w:date="2023-11-16T13:55:00Z">
        <w:r w:rsidR="00D86541">
          <w:rPr>
            <w:rFonts w:ascii="Gill Sans MT" w:hAnsi="Gill Sans MT"/>
            <w:sz w:val="24"/>
            <w:szCs w:val="24"/>
          </w:rPr>
          <w:t>,</w:t>
        </w:r>
      </w:ins>
      <w:r w:rsidR="00880B27">
        <w:rPr>
          <w:rFonts w:ascii="Gill Sans MT" w:hAnsi="Gill Sans MT"/>
          <w:sz w:val="24"/>
          <w:szCs w:val="24"/>
        </w:rPr>
        <w:t xml:space="preserve"> </w:t>
      </w:r>
      <w:del w:id="94" w:author="Jordan Chamberlin" w:date="2023-11-16T13:58:00Z">
        <w:r w:rsidR="00880B27" w:rsidDel="00E22BD3">
          <w:rPr>
            <w:rFonts w:ascii="Gill Sans MT" w:hAnsi="Gill Sans MT"/>
            <w:sz w:val="24"/>
            <w:szCs w:val="24"/>
          </w:rPr>
          <w:delText xml:space="preserve">and </w:delText>
        </w:r>
      </w:del>
      <w:ins w:id="95" w:author="Jordan Chamberlin" w:date="2023-11-16T13:58:00Z">
        <w:r w:rsidR="00E22BD3">
          <w:rPr>
            <w:rFonts w:ascii="Gill Sans MT" w:hAnsi="Gill Sans MT"/>
            <w:sz w:val="24"/>
            <w:szCs w:val="24"/>
          </w:rPr>
          <w:t xml:space="preserve">followed by geographical targeting </w:t>
        </w:r>
        <w:r w:rsidR="005F5DE3">
          <w:rPr>
            <w:rFonts w:ascii="Gill Sans MT" w:hAnsi="Gill Sans MT"/>
            <w:sz w:val="24"/>
            <w:szCs w:val="24"/>
          </w:rPr>
          <w:t xml:space="preserve">using </w:t>
        </w:r>
      </w:ins>
      <w:r w:rsidR="00880B27">
        <w:rPr>
          <w:rFonts w:ascii="Gill Sans MT" w:hAnsi="Gill Sans MT"/>
          <w:sz w:val="24"/>
          <w:szCs w:val="24"/>
        </w:rPr>
        <w:t>k-means clustering</w:t>
      </w:r>
      <w:del w:id="96" w:author="Jordan Chamberlin" w:date="2023-11-16T13:58:00Z">
        <w:r w:rsidR="00880B27" w:rsidDel="005F5DE3">
          <w:rPr>
            <w:rFonts w:ascii="Gill Sans MT" w:hAnsi="Gill Sans MT"/>
            <w:sz w:val="24"/>
            <w:szCs w:val="24"/>
          </w:rPr>
          <w:delText xml:space="preserve"> </w:delText>
        </w:r>
        <w:r w:rsidR="001F78CF" w:rsidDel="005F5DE3">
          <w:rPr>
            <w:rFonts w:ascii="Gill Sans MT" w:hAnsi="Gill Sans MT"/>
            <w:sz w:val="24"/>
            <w:szCs w:val="24"/>
          </w:rPr>
          <w:delText xml:space="preserve">at some geographical level </w:delText>
        </w:r>
        <w:r w:rsidR="00880B27" w:rsidDel="005F5DE3">
          <w:rPr>
            <w:rFonts w:ascii="Gill Sans MT" w:hAnsi="Gill Sans MT"/>
            <w:sz w:val="24"/>
            <w:szCs w:val="24"/>
          </w:rPr>
          <w:delText xml:space="preserve">is then used to </w:delText>
        </w:r>
        <w:r w:rsidR="005A6D2B" w:rsidDel="005F5DE3">
          <w:rPr>
            <w:rFonts w:ascii="Gill Sans MT" w:hAnsi="Gill Sans MT"/>
            <w:sz w:val="24"/>
            <w:szCs w:val="24"/>
          </w:rPr>
          <w:delText xml:space="preserve">develop zones of </w:delText>
        </w:r>
        <w:commentRangeStart w:id="97"/>
        <w:r w:rsidR="005A6D2B" w:rsidDel="005F5DE3">
          <w:rPr>
            <w:rFonts w:ascii="Gill Sans MT" w:hAnsi="Gill Sans MT"/>
            <w:sz w:val="24"/>
            <w:szCs w:val="24"/>
          </w:rPr>
          <w:delText>opportunity</w:delText>
        </w:r>
        <w:commentRangeEnd w:id="97"/>
        <w:r w:rsidR="00BE3DBE" w:rsidDel="005F5DE3">
          <w:rPr>
            <w:rStyle w:val="CommentReference"/>
          </w:rPr>
          <w:commentReference w:id="97"/>
        </w:r>
      </w:del>
      <w:r w:rsidR="005A6D2B">
        <w:rPr>
          <w:rFonts w:ascii="Gill Sans MT" w:hAnsi="Gill Sans MT"/>
          <w:sz w:val="24"/>
          <w:szCs w:val="24"/>
        </w:rPr>
        <w:t>.</w:t>
      </w:r>
      <w:commentRangeEnd w:id="78"/>
      <w:r w:rsidR="005F5DE3">
        <w:rPr>
          <w:rStyle w:val="CommentReference"/>
        </w:rPr>
        <w:commentReference w:id="78"/>
      </w:r>
      <w:r w:rsidR="005A6D2B">
        <w:rPr>
          <w:rFonts w:ascii="Gill Sans MT" w:hAnsi="Gill Sans MT"/>
          <w:sz w:val="24"/>
          <w:szCs w:val="24"/>
        </w:rPr>
        <w:t xml:space="preserve"> </w:t>
      </w:r>
      <w:commentRangeStart w:id="98"/>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98"/>
      <w:r w:rsidR="004D459A">
        <w:rPr>
          <w:rStyle w:val="CommentReference"/>
        </w:rPr>
        <w:commentReference w:id="98"/>
      </w:r>
      <w:r w:rsidR="00ED1843">
        <w:rPr>
          <w:rFonts w:ascii="Gill Sans MT" w:hAnsi="Gill Sans MT"/>
          <w:sz w:val="24"/>
          <w:szCs w:val="24"/>
        </w:rPr>
        <w:t>and the welfare criteria for such decisions</w:t>
      </w:r>
      <w:ins w:id="99" w:author="Jordan Chamberlin" w:date="2023-11-16T13:59:00Z">
        <w:r w:rsidR="00C66E3B">
          <w:rPr>
            <w:rFonts w:ascii="Gill Sans MT" w:hAnsi="Gill Sans MT"/>
            <w:sz w:val="24"/>
            <w:szCs w:val="24"/>
          </w:rPr>
          <w:t xml:space="preserve"> (i.e., individual level variation of recommendations within geographical recommendation zones)</w:t>
        </w:r>
      </w:ins>
      <w:r w:rsidR="00ED1843">
        <w:rPr>
          <w:rFonts w:ascii="Gill Sans MT" w:hAnsi="Gill Sans MT"/>
          <w:sz w:val="24"/>
          <w:szCs w:val="24"/>
        </w:rPr>
        <w:t xml:space="preserve">. </w:t>
      </w:r>
      <w:ins w:id="100" w:author="Jordan Chamberlin" w:date="2023-11-16T14:00:00Z">
        <w:r w:rsidR="00A05F48">
          <w:rPr>
            <w:rFonts w:ascii="Gill Sans MT" w:hAnsi="Gill Sans MT"/>
            <w:sz w:val="24"/>
            <w:szCs w:val="24"/>
          </w:rPr>
          <w:t xml:space="preserve">This means that even recommendations which are spatially well-targeted may be suboptimal for individual </w:t>
        </w:r>
        <w:proofErr w:type="spellStart"/>
        <w:r w:rsidR="00A05F48">
          <w:rPr>
            <w:rFonts w:ascii="Gill Sans MT" w:hAnsi="Gill Sans MT"/>
            <w:sz w:val="24"/>
            <w:szCs w:val="24"/>
          </w:rPr>
          <w:t>ricepients</w:t>
        </w:r>
        <w:proofErr w:type="spellEnd"/>
        <w:r w:rsidR="00A05F48">
          <w:rPr>
            <w:rFonts w:ascii="Gill Sans MT" w:hAnsi="Gill Sans MT"/>
            <w:sz w:val="24"/>
            <w:szCs w:val="24"/>
          </w:rPr>
          <w:t>.</w:t>
        </w:r>
      </w:ins>
    </w:p>
    <w:p w14:paraId="1F323708" w14:textId="412CF837" w:rsidR="00A9394F" w:rsidRDefault="001E117F" w:rsidP="00A5121D">
      <w:pPr>
        <w:jc w:val="both"/>
        <w:rPr>
          <w:rFonts w:ascii="Gill Sans MT" w:hAnsi="Gill Sans MT"/>
          <w:sz w:val="24"/>
          <w:szCs w:val="24"/>
        </w:rPr>
      </w:pPr>
      <w:r>
        <w:rPr>
          <w:rFonts w:ascii="Gill Sans MT" w:hAnsi="Gill Sans MT"/>
          <w:sz w:val="24"/>
          <w:szCs w:val="24"/>
        </w:rPr>
        <w:t xml:space="preserve">To </w:t>
      </w:r>
      <w:del w:id="101" w:author="Jordan Chamberlin" w:date="2023-11-16T13:59:00Z">
        <w:r w:rsidDel="00A05F48">
          <w:rPr>
            <w:rFonts w:ascii="Gill Sans MT" w:hAnsi="Gill Sans MT"/>
            <w:sz w:val="24"/>
            <w:szCs w:val="24"/>
          </w:rPr>
          <w:delText xml:space="preserve">circumvent </w:delText>
        </w:r>
      </w:del>
      <w:ins w:id="102" w:author="Jordan Chamberlin" w:date="2023-11-16T13:59:00Z">
        <w:r w:rsidR="00A05F48">
          <w:rPr>
            <w:rFonts w:ascii="Gill Sans MT" w:hAnsi="Gill Sans MT"/>
            <w:sz w:val="24"/>
            <w:szCs w:val="24"/>
          </w:rPr>
          <w:t xml:space="preserve">address </w:t>
        </w:r>
      </w:ins>
      <w:r>
        <w:rPr>
          <w:rFonts w:ascii="Gill Sans MT" w:hAnsi="Gill Sans MT"/>
          <w:sz w:val="24"/>
          <w:szCs w:val="24"/>
        </w:rPr>
        <w:t xml:space="preserve">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03"/>
      <w:commentRangeStart w:id="104"/>
      <w:r w:rsidR="00282EB2">
        <w:rPr>
          <w:rFonts w:ascii="Gill Sans MT" w:hAnsi="Gill Sans MT"/>
          <w:sz w:val="24"/>
          <w:szCs w:val="24"/>
        </w:rPr>
        <w:t xml:space="preserve">based on causal machine </w:t>
      </w:r>
      <w:commentRangeEnd w:id="103"/>
      <w:r w:rsidR="00B9502A">
        <w:rPr>
          <w:rStyle w:val="CommentReference"/>
        </w:rPr>
        <w:commentReference w:id="103"/>
      </w:r>
      <w:commentRangeEnd w:id="104"/>
      <w:r w:rsidR="008105EB">
        <w:rPr>
          <w:rStyle w:val="CommentReference"/>
        </w:rPr>
        <w:commentReference w:id="10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w:t>
      </w:r>
      <w:ins w:id="105" w:author="Jordan Chamberlin" w:date="2023-11-16T14:01:00Z">
        <w:r w:rsidR="002D79FB">
          <w:rPr>
            <w:rFonts w:ascii="Gill Sans MT" w:hAnsi="Gill Sans MT"/>
            <w:sz w:val="24"/>
            <w:szCs w:val="24"/>
          </w:rPr>
          <w:t xml:space="preserve">both farm and </w:t>
        </w:r>
      </w:ins>
      <w:r w:rsidR="00351C92">
        <w:rPr>
          <w:rFonts w:ascii="Gill Sans MT" w:hAnsi="Gill Sans MT"/>
          <w:sz w:val="24"/>
          <w:szCs w:val="24"/>
        </w:rPr>
        <w:t>farmer</w:t>
      </w:r>
      <w:del w:id="106" w:author="Jordan Chamberlin" w:date="2023-11-16T14:01:00Z">
        <w:r w:rsidR="00351C92" w:rsidDel="002D79FB">
          <w:rPr>
            <w:rFonts w:ascii="Gill Sans MT" w:hAnsi="Gill Sans MT"/>
            <w:sz w:val="24"/>
            <w:szCs w:val="24"/>
          </w:rPr>
          <w:delText xml:space="preserve"> </w:delText>
        </w:r>
      </w:del>
      <w:ins w:id="107" w:author="Jordan Chamberlin" w:date="2023-11-16T14:01:00Z">
        <w:r w:rsidR="00A05F48">
          <w:rPr>
            <w:rFonts w:ascii="Gill Sans MT" w:hAnsi="Gill Sans MT"/>
            <w:sz w:val="24"/>
            <w:szCs w:val="24"/>
          </w:rPr>
          <w:t xml:space="preserve"> </w:t>
        </w:r>
      </w:ins>
      <w:r w:rsidR="00351C92">
        <w:rPr>
          <w:rFonts w:ascii="Gill Sans MT" w:hAnsi="Gill Sans MT"/>
          <w:sz w:val="24"/>
          <w:szCs w:val="24"/>
        </w:rPr>
        <w:t xml:space="preserve">characteristics. </w:t>
      </w:r>
      <w:ins w:id="108" w:author="Jordan Chamberlin" w:date="2023-11-16T14:10:00Z">
        <w:r w:rsidR="00E12DC6">
          <w:rPr>
            <w:rFonts w:ascii="Gill Sans MT" w:hAnsi="Gill Sans MT"/>
            <w:sz w:val="24"/>
            <w:szCs w:val="24"/>
          </w:rPr>
          <w:t xml:space="preserve">We use a casual random forest model, which </w:t>
        </w:r>
        <w:r w:rsidR="00E55AC2">
          <w:rPr>
            <w:rFonts w:ascii="Gill Sans MT" w:hAnsi="Gill Sans MT"/>
            <w:sz w:val="24"/>
            <w:szCs w:val="24"/>
          </w:rPr>
          <w:t>prov</w:t>
        </w:r>
      </w:ins>
      <w:ins w:id="109" w:author="Jordan Chamberlin" w:date="2023-11-16T14:11:00Z">
        <w:r w:rsidR="00E55AC2">
          <w:rPr>
            <w:rFonts w:ascii="Gill Sans MT" w:hAnsi="Gill Sans MT"/>
            <w:sz w:val="24"/>
            <w:szCs w:val="24"/>
          </w:rPr>
          <w:t xml:space="preserve">ides a flexible framework for </w:t>
        </w:r>
      </w:ins>
      <w:ins w:id="110" w:author="Jordan Chamberlin" w:date="2023-11-16T14:10:00Z">
        <w:r w:rsidR="00A5121D" w:rsidRPr="00A5121D">
          <w:rPr>
            <w:rFonts w:ascii="Gill Sans MT" w:hAnsi="Gill Sans MT"/>
            <w:sz w:val="24"/>
            <w:szCs w:val="24"/>
          </w:rPr>
          <w:t>estimating heterogeneous treatment effects</w:t>
        </w:r>
      </w:ins>
      <w:ins w:id="111" w:author="Jordan Chamberlin" w:date="2023-11-16T14:11:00Z">
        <w:r w:rsidR="006275AE">
          <w:rPr>
            <w:rFonts w:ascii="Gill Sans MT" w:hAnsi="Gill Sans MT"/>
            <w:sz w:val="24"/>
            <w:szCs w:val="24"/>
          </w:rPr>
          <w:t xml:space="preserve"> and which </w:t>
        </w:r>
      </w:ins>
      <w:ins w:id="112" w:author="Jordan Chamberlin" w:date="2023-11-16T14:12:00Z">
        <w:r w:rsidR="0081117A">
          <w:rPr>
            <w:rFonts w:ascii="Gill Sans MT" w:hAnsi="Gill Sans MT"/>
            <w:sz w:val="24"/>
            <w:szCs w:val="24"/>
          </w:rPr>
          <w:t xml:space="preserve">performs well at </w:t>
        </w:r>
      </w:ins>
      <w:ins w:id="113" w:author="Jordan Chamberlin" w:date="2023-11-16T14:10:00Z">
        <w:r w:rsidR="00A5121D" w:rsidRPr="00A5121D">
          <w:rPr>
            <w:rFonts w:ascii="Gill Sans MT" w:hAnsi="Gill Sans MT"/>
            <w:sz w:val="24"/>
            <w:szCs w:val="24"/>
          </w:rPr>
          <w:t>generat</w:t>
        </w:r>
      </w:ins>
      <w:ins w:id="114" w:author="Jordan Chamberlin" w:date="2023-11-16T14:12:00Z">
        <w:r w:rsidR="0081117A">
          <w:rPr>
            <w:rFonts w:ascii="Gill Sans MT" w:hAnsi="Gill Sans MT"/>
            <w:sz w:val="24"/>
            <w:szCs w:val="24"/>
          </w:rPr>
          <w:t xml:space="preserve">ing out-of-sample spatial </w:t>
        </w:r>
      </w:ins>
      <w:ins w:id="115" w:author="Jordan Chamberlin" w:date="2023-11-16T14:10:00Z">
        <w:r w:rsidR="00A5121D" w:rsidRPr="00A5121D">
          <w:rPr>
            <w:rFonts w:ascii="Gill Sans MT" w:hAnsi="Gill Sans MT"/>
            <w:sz w:val="24"/>
            <w:szCs w:val="24"/>
          </w:rPr>
          <w:t>predictions</w:t>
        </w:r>
      </w:ins>
      <w:ins w:id="116" w:author="Jordan Chamberlin" w:date="2023-11-16T14:12:00Z">
        <w:r w:rsidR="00A27F7A">
          <w:rPr>
            <w:rFonts w:ascii="Gill Sans MT" w:hAnsi="Gill Sans MT"/>
            <w:sz w:val="24"/>
            <w:szCs w:val="24"/>
          </w:rPr>
          <w:t xml:space="preserve"> for clustered data</w:t>
        </w:r>
      </w:ins>
      <w:ins w:id="117" w:author="Jordan Chamberlin" w:date="2023-11-16T14:13:00Z">
        <w:r w:rsidR="005C33D6">
          <w:rPr>
            <w:rFonts w:ascii="Gill Sans MT" w:hAnsi="Gill Sans MT"/>
            <w:sz w:val="24"/>
            <w:szCs w:val="24"/>
          </w:rPr>
          <w:t xml:space="preserve"> (</w:t>
        </w:r>
        <w:r w:rsidR="005C33D6" w:rsidRPr="005C33D6">
          <w:rPr>
            <w:rFonts w:ascii="Gill Sans MT" w:hAnsi="Gill Sans MT"/>
            <w:sz w:val="24"/>
            <w:szCs w:val="24"/>
            <w:highlight w:val="yellow"/>
            <w:rPrChange w:id="118" w:author="Jordan Chamberlin" w:date="2023-11-16T14:13:00Z">
              <w:rPr>
                <w:rFonts w:ascii="Gill Sans MT" w:hAnsi="Gill Sans MT"/>
                <w:sz w:val="24"/>
                <w:szCs w:val="24"/>
              </w:rPr>
            </w:rPrChange>
          </w:rPr>
          <w:t>cite</w:t>
        </w:r>
        <w:r w:rsidR="005C33D6">
          <w:rPr>
            <w:rFonts w:ascii="Gill Sans MT" w:hAnsi="Gill Sans MT"/>
            <w:sz w:val="24"/>
            <w:szCs w:val="24"/>
          </w:rPr>
          <w:t>)</w:t>
        </w:r>
      </w:ins>
      <w:ins w:id="119" w:author="Jordan Chamberlin" w:date="2023-11-16T14:10:00Z">
        <w:r w:rsidR="00A5121D">
          <w:rPr>
            <w:rFonts w:ascii="Gill Sans MT" w:hAnsi="Gill Sans MT"/>
            <w:sz w:val="24"/>
            <w:szCs w:val="24"/>
          </w:rPr>
          <w:t xml:space="preserve">. </w:t>
        </w:r>
      </w:ins>
      <w:r w:rsidR="00987BF9" w:rsidRPr="00B74B50">
        <w:rPr>
          <w:rFonts w:ascii="Gill Sans MT" w:hAnsi="Gill Sans MT"/>
          <w:sz w:val="24"/>
          <w:szCs w:val="24"/>
        </w:rPr>
        <w:t xml:space="preserve">We </w:t>
      </w:r>
      <w:del w:id="120" w:author="Jordan Chamberlin" w:date="2023-11-16T14:12:00Z">
        <w:r w:rsidR="00987BF9" w:rsidRPr="00B74B50" w:rsidDel="00A27F7A">
          <w:rPr>
            <w:rFonts w:ascii="Gill Sans MT" w:hAnsi="Gill Sans MT"/>
            <w:sz w:val="24"/>
            <w:szCs w:val="24"/>
          </w:rPr>
          <w:delText xml:space="preserve">use </w:delText>
        </w:r>
      </w:del>
      <w:ins w:id="121" w:author="Jordan Chamberlin" w:date="2023-11-16T14:12:00Z">
        <w:r w:rsidR="00A27F7A">
          <w:rPr>
            <w:rFonts w:ascii="Gill Sans MT" w:hAnsi="Gill Sans MT"/>
            <w:sz w:val="24"/>
            <w:szCs w:val="24"/>
          </w:rPr>
          <w:t xml:space="preserve">combine this approach </w:t>
        </w:r>
      </w:ins>
      <w:ins w:id="122" w:author="Jordan Chamberlin" w:date="2023-11-16T14:13:00Z">
        <w:r w:rsidR="00A27F7A">
          <w:rPr>
            <w:rFonts w:ascii="Gill Sans MT" w:hAnsi="Gill Sans MT"/>
            <w:sz w:val="24"/>
            <w:szCs w:val="24"/>
          </w:rPr>
          <w:t xml:space="preserve">with </w:t>
        </w:r>
      </w:ins>
      <w:r w:rsidR="00987BF9" w:rsidRPr="00B74B50">
        <w:rPr>
          <w:rFonts w:ascii="Gill Sans MT" w:hAnsi="Gill Sans MT"/>
          <w:sz w:val="24"/>
          <w:szCs w:val="24"/>
        </w:rPr>
        <w:t xml:space="preserve">the policy tree algorithm </w:t>
      </w:r>
      <w:ins w:id="123" w:author="Jordan Chamberlin" w:date="2023-11-16T14:13:00Z">
        <w:r w:rsidR="00A27F7A">
          <w:rPr>
            <w:rFonts w:ascii="Gill Sans MT" w:hAnsi="Gill Sans MT"/>
            <w:sz w:val="24"/>
            <w:szCs w:val="24"/>
          </w:rPr>
          <w:t>(</w:t>
        </w:r>
        <w:r w:rsidR="005C33D6" w:rsidRPr="005C33D6">
          <w:rPr>
            <w:rFonts w:ascii="Gill Sans MT" w:hAnsi="Gill Sans MT"/>
            <w:sz w:val="24"/>
            <w:szCs w:val="24"/>
            <w:highlight w:val="yellow"/>
            <w:rPrChange w:id="124" w:author="Jordan Chamberlin" w:date="2023-11-16T14:13:00Z">
              <w:rPr>
                <w:rFonts w:ascii="Gill Sans MT" w:hAnsi="Gill Sans MT"/>
                <w:sz w:val="24"/>
                <w:szCs w:val="24"/>
              </w:rPr>
            </w:rPrChange>
          </w:rPr>
          <w:t>cite</w:t>
        </w:r>
        <w:r w:rsidR="005C33D6">
          <w:rPr>
            <w:rFonts w:ascii="Gill Sans MT" w:hAnsi="Gill Sans MT"/>
            <w:sz w:val="24"/>
            <w:szCs w:val="24"/>
          </w:rPr>
          <w:t xml:space="preserve">) </w:t>
        </w:r>
      </w:ins>
      <w:r w:rsidR="00987BF9" w:rsidRPr="00B74B50">
        <w:rPr>
          <w:rFonts w:ascii="Gill Sans MT" w:hAnsi="Gill Sans MT"/>
          <w:sz w:val="24"/>
          <w:szCs w:val="24"/>
        </w:rPr>
        <w:t xml:space="preserve">to suggest who would likely benefit from targeted recommendations on agronomic practices. </w:t>
      </w:r>
      <w:r w:rsidR="00215226">
        <w:rPr>
          <w:rFonts w:ascii="Gill Sans MT" w:hAnsi="Gill Sans MT"/>
          <w:sz w:val="24"/>
          <w:szCs w:val="24"/>
        </w:rPr>
        <w:t>The combine</w:t>
      </w:r>
      <w:ins w:id="125" w:author="Jordan Chamberlin" w:date="2023-11-16T14:02:00Z">
        <w:r w:rsidR="002D79FB">
          <w:rPr>
            <w:rFonts w:ascii="Gill Sans MT" w:hAnsi="Gill Sans MT"/>
            <w:sz w:val="24"/>
            <w:szCs w:val="24"/>
          </w:rPr>
          <w:t>d</w:t>
        </w:r>
      </w:ins>
      <w:r w:rsidR="00215226">
        <w:rPr>
          <w:rFonts w:ascii="Gill Sans MT" w:hAnsi="Gill Sans MT"/>
          <w:sz w:val="24"/>
          <w:szCs w:val="24"/>
        </w:rPr>
        <w:t xml:space="preserve"> causal random forest and policy tree optimization approach is </w:t>
      </w:r>
      <w:commentRangeStart w:id="126"/>
      <w:r w:rsidR="00215226">
        <w:rPr>
          <w:rFonts w:ascii="Gill Sans MT" w:hAnsi="Gill Sans MT"/>
          <w:sz w:val="24"/>
          <w:szCs w:val="24"/>
        </w:rPr>
        <w:t xml:space="preserve">different </w:t>
      </w:r>
      <w:commentRangeEnd w:id="126"/>
      <w:r w:rsidR="00CC51B5">
        <w:rPr>
          <w:rStyle w:val="CommentReference"/>
        </w:rPr>
        <w:commentReference w:id="126"/>
      </w:r>
      <w:r w:rsidR="00215226">
        <w:rPr>
          <w:rFonts w:ascii="Gill Sans MT" w:hAnsi="Gill Sans MT"/>
          <w:sz w:val="24"/>
          <w:szCs w:val="24"/>
        </w:rPr>
        <w:t xml:space="preserve">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w:t>
      </w:r>
      <w:del w:id="127" w:author="Jordan Chamberlin" w:date="2023-11-16T14:01:00Z">
        <w:r w:rsidR="00215226" w:rsidDel="002D79FB">
          <w:rPr>
            <w:rFonts w:ascii="Gill Sans MT" w:hAnsi="Gill Sans MT"/>
            <w:sz w:val="24"/>
            <w:szCs w:val="24"/>
          </w:rPr>
          <w:delText>s</w:delText>
        </w:r>
      </w:del>
      <w:r w:rsidR="00215226">
        <w:rPr>
          <w:rFonts w:ascii="Gill Sans MT" w:hAnsi="Gill Sans MT"/>
          <w:sz w:val="24"/>
          <w:szCs w:val="24"/>
        </w:rPr>
        <w:t xml:space="preserve"> the theoretical differences between causal random forest and random forest models. </w:t>
      </w:r>
    </w:p>
    <w:p w14:paraId="29BAB3BC" w14:textId="1528B55C" w:rsidR="00215226" w:rsidRDefault="00215226" w:rsidP="00215226">
      <w:pPr>
        <w:jc w:val="both"/>
        <w:rPr>
          <w:rFonts w:ascii="Gill Sans MT" w:hAnsi="Gill Sans MT"/>
          <w:sz w:val="24"/>
          <w:szCs w:val="24"/>
        </w:rPr>
      </w:pPr>
      <w:r>
        <w:rPr>
          <w:rFonts w:ascii="Gill Sans MT" w:hAnsi="Gill Sans MT"/>
          <w:sz w:val="24"/>
          <w:szCs w:val="24"/>
        </w:rPr>
        <w:t>Kakimoto et al (2022) discusses the differences between prediction</w:t>
      </w:r>
      <w:ins w:id="128" w:author="Jordan Chamberlin" w:date="2023-11-16T14:02:00Z">
        <w:r w:rsidR="00CC51B5">
          <w:rPr>
            <w:rFonts w:ascii="Gill Sans MT" w:hAnsi="Gill Sans MT"/>
            <w:sz w:val="24"/>
            <w:szCs w:val="24"/>
          </w:rPr>
          <w:t>-</w:t>
        </w:r>
      </w:ins>
      <w:del w:id="129" w:author="Jordan Chamberlin" w:date="2023-11-16T14:02:00Z">
        <w:r w:rsidDel="00CC51B5">
          <w:rPr>
            <w:rFonts w:ascii="Gill Sans MT" w:hAnsi="Gill Sans MT"/>
            <w:sz w:val="24"/>
            <w:szCs w:val="24"/>
          </w:rPr>
          <w:delText xml:space="preserve"> </w:delText>
        </w:r>
      </w:del>
      <w:r>
        <w:rPr>
          <w:rFonts w:ascii="Gill Sans MT" w:hAnsi="Gill Sans MT"/>
          <w:sz w:val="24"/>
          <w:szCs w:val="24"/>
        </w:rPr>
        <w:t xml:space="preserve">oriented machine learning methods (e.g., random forest, convolutional neural networks) and causal random forest in an agronomy related simulated data of N optimal management. They found that causal random forests are </w:t>
      </w:r>
      <w:commentRangeStart w:id="130"/>
      <w:r>
        <w:rPr>
          <w:rFonts w:ascii="Gill Sans MT" w:hAnsi="Gill Sans MT"/>
          <w:sz w:val="24"/>
          <w:szCs w:val="24"/>
        </w:rPr>
        <w:t xml:space="preserve">advantageous </w:t>
      </w:r>
      <w:commentRangeEnd w:id="130"/>
      <w:r w:rsidR="0090190B">
        <w:rPr>
          <w:rStyle w:val="CommentReference"/>
        </w:rPr>
        <w:commentReference w:id="130"/>
      </w:r>
      <w:r>
        <w:rPr>
          <w:rFonts w:ascii="Gill Sans MT" w:hAnsi="Gill Sans MT"/>
          <w:sz w:val="24"/>
          <w:szCs w:val="24"/>
        </w:rPr>
        <w:t xml:space="preserve">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w:t>
      </w:r>
      <w:commentRangeStart w:id="131"/>
      <w:r>
        <w:rPr>
          <w:rFonts w:ascii="Gill Sans MT" w:hAnsi="Gill Sans MT"/>
          <w:sz w:val="24"/>
          <w:szCs w:val="24"/>
        </w:rPr>
        <w:t xml:space="preserve">causal random forest model (1.49) was higher than that for a random forest model (1.26) but lower than that of a feasible generalized least squares estimator (2.07).  </w:t>
      </w:r>
      <w:commentRangeEnd w:id="131"/>
      <w:r w:rsidR="00621B13">
        <w:rPr>
          <w:rStyle w:val="CommentReference"/>
        </w:rPr>
        <w:commentReference w:id="131"/>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commentRangeStart w:id="132"/>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33"/>
      <w:commentRangeEnd w:id="133"/>
      <w:r>
        <w:rPr>
          <w:rStyle w:val="CommentReference"/>
        </w:rPr>
        <w:commentReference w:id="133"/>
      </w:r>
      <w:commentRangeEnd w:id="132"/>
      <w:r w:rsidR="00D27E4C">
        <w:rPr>
          <w:rStyle w:val="CommentReference"/>
        </w:rPr>
        <w:commentReference w:id="132"/>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commentRangeStart w:id="134"/>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commentRangeEnd w:id="134"/>
      <w:r w:rsidR="00124FE1">
        <w:rPr>
          <w:rStyle w:val="CommentReference"/>
          <w:rFonts w:asciiTheme="minorHAnsi" w:eastAsiaTheme="minorHAnsi" w:hAnsiTheme="minorHAnsi" w:cstheme="minorBidi"/>
          <w:color w:val="auto"/>
        </w:rPr>
        <w:commentReference w:id="134"/>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35"/>
      <w:r w:rsidR="00442FE9">
        <w:rPr>
          <w:rFonts w:ascii="Gill Sans MT" w:hAnsi="Gill Sans MT"/>
          <w:sz w:val="24"/>
          <w:szCs w:val="24"/>
        </w:rPr>
        <w:t>geodata R package soil grids</w:t>
      </w:r>
      <w:commentRangeEnd w:id="135"/>
      <w:r w:rsidR="00B9502A">
        <w:rPr>
          <w:rStyle w:val="CommentReference"/>
        </w:rPr>
        <w:commentReference w:id="135"/>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w:t>
      </w:r>
      <w:r w:rsidR="00797FF3">
        <w:rPr>
          <w:rFonts w:ascii="Gill Sans MT" w:hAnsi="Gill Sans MT"/>
          <w:sz w:val="24"/>
          <w:szCs w:val="24"/>
        </w:rPr>
        <w:lastRenderedPageBreak/>
        <w:t xml:space="preserve">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lastRenderedPageBreak/>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20AF65C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proofErr w:type="spellStart"/>
      <w:r w:rsidR="00126DA3" w:rsidRPr="00326324">
        <w:rPr>
          <w:rFonts w:ascii="Gill Sans MT" w:eastAsiaTheme="minorEastAsia" w:hAnsi="Gill Sans MT"/>
          <w:sz w:val="24"/>
          <w:szCs w:val="24"/>
        </w:rPr>
        <w:t>i</w:t>
      </w:r>
      <w:proofErr w:type="spellEnd"/>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36"/>
      <w:r w:rsidR="0064649D" w:rsidRPr="00326324">
        <w:rPr>
          <w:rFonts w:ascii="Gill Sans MT" w:eastAsiaTheme="minorEastAsia" w:hAnsi="Gill Sans MT"/>
          <w:sz w:val="24"/>
          <w:szCs w:val="24"/>
        </w:rPr>
        <w:t>individualized</w:t>
      </w:r>
      <w:commentRangeEnd w:id="136"/>
      <w:r w:rsidR="00B9502A">
        <w:rPr>
          <w:rStyle w:val="CommentReference"/>
        </w:rPr>
        <w:commentReference w:id="136"/>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37"/>
      <w:commentRangeStart w:id="138"/>
      <w:commentRangeStart w:id="139"/>
      <w:commentRangeStart w:id="140"/>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37"/>
      <w:r w:rsidR="00B9502A">
        <w:rPr>
          <w:rStyle w:val="CommentReference"/>
        </w:rPr>
        <w:commentReference w:id="137"/>
      </w:r>
      <w:commentRangeEnd w:id="138"/>
      <w:r w:rsidR="00B9502A">
        <w:rPr>
          <w:rStyle w:val="CommentReference"/>
        </w:rPr>
        <w:commentReference w:id="138"/>
      </w:r>
      <w:commentRangeEnd w:id="139"/>
      <w:r w:rsidR="00785837">
        <w:rPr>
          <w:rStyle w:val="CommentReference"/>
        </w:rPr>
        <w:commentReference w:id="139"/>
      </w:r>
      <w:commentRangeEnd w:id="140"/>
      <w:r w:rsidR="004B4308">
        <w:rPr>
          <w:rStyle w:val="CommentReference"/>
        </w:rPr>
        <w:commentReference w:id="140"/>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on the basis of their characteristics will be targeted to receive intervention: </w:t>
      </w:r>
    </w:p>
    <w:p w14:paraId="4AEC47CE" w14:textId="3831B5F7"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 xml:space="preserve">the agronomic practice is </w:t>
      </w:r>
      <w:r w:rsidR="004B16DD" w:rsidRPr="00F94E2A">
        <w:rPr>
          <w:rFonts w:ascii="Gill Sans MT" w:eastAsiaTheme="minorEastAsia" w:hAnsi="Gill Sans MT"/>
          <w:sz w:val="24"/>
          <w:szCs w:val="24"/>
        </w:rPr>
        <w:lastRenderedPageBreak/>
        <w:t>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030FB7E7"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30FF5EFF" w14:textId="0CFADA38" w:rsidR="00AD4B40" w:rsidRPr="00F94E2A" w:rsidRDefault="00D369EB" w:rsidP="00AD4B40">
      <w:pPr>
        <w:rPr>
          <w:rFonts w:ascii="Gill Sans MT" w:eastAsiaTheme="minorEastAsia" w:hAnsi="Gill Sans MT"/>
          <w:iCs/>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 If our goal is </w:t>
      </w:r>
      <w:r w:rsidR="00473FC8">
        <w:rPr>
          <w:rFonts w:ascii="Gill Sans MT" w:eastAsiaTheme="minorEastAsia" w:hAnsi="Gill Sans MT"/>
          <w:sz w:val="24"/>
          <w:szCs w:val="24"/>
        </w:rPr>
        <w:t xml:space="preserve">to </w:t>
      </w:r>
      <w:r w:rsidR="001F63BA"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hAnsi="Cambria Math"/>
            <w:sz w:val="24"/>
            <w:szCs w:val="24"/>
          </w:rPr>
          <m:t>π:X→W</m:t>
        </m:r>
      </m:oMath>
    </w:p>
    <w:p w14:paraId="7A3A6467" w14:textId="57DED563" w:rsidR="00AD4B40" w:rsidRPr="001C7E68" w:rsidRDefault="00E619CE" w:rsidP="001C7E68">
      <w:pPr>
        <w:rPr>
          <w:rFonts w:ascii="Cambria Math" w:hAnsi="Cambria Math"/>
          <w:i/>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π</m:t>
              </m:r>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r>
            <w:rPr>
              <w:rFonts w:ascii="Cambria Math" w:hAnsi="Cambria Math"/>
              <w:sz w:val="24"/>
              <w:szCs w:val="24"/>
            </w:rPr>
            <m:t xml:space="preserve">                                (</m:t>
          </m:r>
          <m:r>
            <w:rPr>
              <w:rFonts w:ascii="Cambria Math" w:hAnsi="Cambria Math"/>
              <w:i/>
              <w:sz w:val="24"/>
              <w:szCs w:val="24"/>
            </w:rPr>
            <w:fldChar w:fldCharType="begin"/>
          </m:r>
          <m:r>
            <m:rPr>
              <m:sty m:val="p"/>
            </m:rPr>
            <w:rPr>
              <w:rFonts w:ascii="Cambria Math" w:hAnsi="Cambria Math"/>
              <w:sz w:val="24"/>
              <w:szCs w:val="24"/>
            </w:rPr>
            <m:t xml:space="preserve"> SEQ Equation \* ARABIC </m:t>
          </m:r>
          <m:r>
            <w:rPr>
              <w:rFonts w:ascii="Cambria Math" w:hAnsi="Cambria Math"/>
              <w:i/>
              <w:sz w:val="24"/>
              <w:szCs w:val="24"/>
            </w:rPr>
            <w:fldChar w:fldCharType="separate"/>
          </m:r>
          <m:r>
            <m:rPr>
              <m:sty m:val="p"/>
            </m:rPr>
            <w:rPr>
              <w:rFonts w:ascii="Cambria Math" w:hAnsi="Cambria Math"/>
              <w:noProof/>
              <w:sz w:val="24"/>
              <w:szCs w:val="24"/>
            </w:rPr>
            <m:t>3</m:t>
          </m:r>
          <m:r>
            <w:rPr>
              <w:rFonts w:ascii="Cambria Math" w:hAnsi="Cambria Math"/>
              <w:i/>
              <w:sz w:val="24"/>
              <w:szCs w:val="24"/>
            </w:rPr>
            <w:fldChar w:fldCharType="end"/>
          </m:r>
          <m:r>
            <w:rPr>
              <w:rFonts w:ascii="Cambria Math" w:hAnsi="Cambria Math"/>
              <w:sz w:val="24"/>
              <w:szCs w:val="24"/>
            </w:rPr>
            <m:t>)</m:t>
          </m:r>
        </m:oMath>
      </m:oMathPara>
    </w:p>
    <w:p w14:paraId="5784C167" w14:textId="33496910" w:rsidR="00D06EA5" w:rsidRPr="001C7E68" w:rsidRDefault="00D06EA5" w:rsidP="001C7E68">
      <w:pPr>
        <w:rPr>
          <w:rFonts w:ascii="Cambria Math" w:eastAsiaTheme="minorEastAsia" w:hAnsi="Cambria Math"/>
          <w:i/>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τ</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4</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B30D268" w14:textId="6A69FC93" w:rsidR="0017275B"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on the basis of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τ&gt;c</m:t>
        </m:r>
      </m:oMath>
      <w:r w:rsidR="002F166E" w:rsidRPr="00F94E2A">
        <w:rPr>
          <w:rFonts w:ascii="Gill Sans MT" w:eastAsiaTheme="minorEastAsia" w:hAnsi="Gill Sans MT"/>
          <w:sz w:val="24"/>
          <w:szCs w:val="24"/>
        </w:rPr>
        <w:t xml:space="preserve">, where </w:t>
      </w:r>
      <m:oMath>
        <m:r>
          <w:rPr>
            <w:rFonts w:ascii="Cambria Math" w:eastAsiaTheme="minorEastAsia" w:hAnsi="Cambria Math"/>
            <w:sz w:val="24"/>
            <w:szCs w:val="24"/>
          </w:rPr>
          <m:t xml:space="preserve"> 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function</w:t>
      </w:r>
    </w:p>
    <w:p w14:paraId="4A5B1875" w14:textId="31BD1431" w:rsidR="00083616" w:rsidRPr="005F6E73" w:rsidRDefault="003F5AC9"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π</m:t>
              </m:r>
            </m:e>
          </m:acc>
          <m:r>
            <w:rPr>
              <w:rFonts w:ascii="Cambria Math" w:eastAsiaTheme="minorEastAsia" w:hAnsi="Cambria Math"/>
              <w:sz w:val="24"/>
              <w:szCs w:val="24"/>
            </w:rPr>
            <m:t xml:space="preserve">=argmax </m:t>
          </m:r>
          <m:d>
            <m:dPr>
              <m:begChr m:val="{"/>
              <m:endChr m:val="}"/>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:π∈Π</m:t>
              </m:r>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5</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65C4665" w14:textId="7D6D38D1" w:rsidR="008157A1" w:rsidRPr="005F6E73" w:rsidRDefault="003F5AC9"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r>
                    <w:rPr>
                      <w:rFonts w:ascii="Cambria Math" w:eastAsiaTheme="minorEastAsia" w:hAnsi="Cambria Math"/>
                      <w:sz w:val="24"/>
                      <w:szCs w:val="24"/>
                    </w:rPr>
                    <m:t>2π</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-1</m:t>
                  </m:r>
                </m:e>
              </m:d>
            </m:e>
          </m:nary>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6</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7DA0860" w14:textId="02CC68C5" w:rsidR="000B3A36" w:rsidRPr="00DE303B" w:rsidRDefault="003F5AC9" w:rsidP="00DE303B">
      <w:pPr>
        <w:rPr>
          <w:rFonts w:ascii="Cambria Math" w:eastAsiaTheme="minorEastAsia" w:hAnsi="Cambria Math"/>
          <w:i/>
          <w:sz w:val="24"/>
          <w:szCs w:val="24"/>
        </w:rPr>
      </w:pPr>
      <m:oMathPara>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0</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1-</m:t>
              </m:r>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sz w:val="24"/>
              <w:szCs w:val="24"/>
            </w:rPr>
            <m:t>7</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F94E2A">
        <w:rPr>
          <w:rFonts w:ascii="Gill Sans MT" w:eastAsiaTheme="minorEastAsia" w:hAnsi="Gill Sans MT"/>
          <w:i/>
          <w:iCs/>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3862C1C5" w14:textId="2150FDAA" w:rsidR="00D94739" w:rsidRDefault="00D94739" w:rsidP="00D94739">
      <w:pPr>
        <w:rPr>
          <w:rFonts w:ascii="Gill Sans MT" w:hAnsi="Gill Sans MT"/>
          <w:sz w:val="24"/>
          <w:szCs w:val="24"/>
        </w:rPr>
      </w:pPr>
      <w:r w:rsidRPr="0057537B">
        <w:rPr>
          <w:rFonts w:ascii="Gill Sans MT" w:hAnsi="Gill Sans MT"/>
          <w:sz w:val="24"/>
          <w:szCs w:val="24"/>
        </w:rPr>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commentRangeStart w:id="141"/>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w:t>
      </w:r>
      <w:commentRangeEnd w:id="141"/>
      <w:r w:rsidR="004F550C">
        <w:rPr>
          <w:rStyle w:val="CommentReference"/>
        </w:rPr>
        <w:commentReference w:id="141"/>
      </w:r>
      <w:r w:rsidR="0092190A" w:rsidRPr="0057537B">
        <w:rPr>
          <w:rFonts w:ascii="Gill Sans MT" w:hAnsi="Gill Sans MT"/>
          <w:sz w:val="24"/>
          <w:szCs w:val="24"/>
        </w:rPr>
        <w:t>(yield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models</w:t>
      </w:r>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lastRenderedPageBreak/>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lastRenderedPageBreak/>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50B6EAAE" w:rsidR="00F43C07" w:rsidRPr="00C414D1" w:rsidRDefault="00F43C07" w:rsidP="00F43C07">
            <w:pPr>
              <w:rPr>
                <w:rFonts w:ascii="Gill Sans MT" w:eastAsia="Times New Roman" w:hAnsi="Gill Sans MT" w:cs="Calibri"/>
                <w:color w:val="000000"/>
                <w:kern w:val="0"/>
                <w:sz w:val="20"/>
                <w:szCs w:val="20"/>
                <w:lang w:eastAsia="en-ZW"/>
                <w14:ligatures w14:val="none"/>
              </w:rPr>
            </w:pPr>
            <w:del w:id="142"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T4_</w:delText>
              </w:r>
            </w:del>
            <w:r w:rsidRPr="00C414D1">
              <w:rPr>
                <w:rFonts w:ascii="Gill Sans MT" w:eastAsia="Times New Roman" w:hAnsi="Gill Sans MT" w:cs="Calibri"/>
                <w:color w:val="000000"/>
                <w:kern w:val="0"/>
                <w:sz w:val="20"/>
                <w:szCs w:val="20"/>
                <w:lang w:eastAsia="en-ZW"/>
                <w14:ligatures w14:val="none"/>
              </w:rPr>
              <w:t xml:space="preserve">15Dec - </w:t>
            </w:r>
            <w:del w:id="143"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203D71F9" w:rsidR="00F43C07" w:rsidRPr="00C414D1" w:rsidRDefault="00F43C07" w:rsidP="00F43C07">
            <w:pPr>
              <w:rPr>
                <w:rFonts w:ascii="Gill Sans MT" w:eastAsia="Times New Roman" w:hAnsi="Gill Sans MT" w:cs="Calibri"/>
                <w:color w:val="000000"/>
                <w:kern w:val="0"/>
                <w:sz w:val="20"/>
                <w:szCs w:val="20"/>
                <w:lang w:eastAsia="en-ZW"/>
                <w14:ligatures w14:val="none"/>
              </w:rPr>
            </w:pPr>
            <w:del w:id="144"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T3_</w:delText>
              </w:r>
            </w:del>
            <w:r w:rsidRPr="00C414D1">
              <w:rPr>
                <w:rFonts w:ascii="Gill Sans MT" w:eastAsia="Times New Roman" w:hAnsi="Gill Sans MT" w:cs="Calibri"/>
                <w:color w:val="000000"/>
                <w:kern w:val="0"/>
                <w:sz w:val="20"/>
                <w:szCs w:val="20"/>
                <w:lang w:eastAsia="en-ZW"/>
                <w14:ligatures w14:val="none"/>
              </w:rPr>
              <w:t xml:space="preserve">30Nov - </w:t>
            </w:r>
            <w:del w:id="145"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39596EEA" w:rsidR="00F43C07" w:rsidRPr="00C414D1" w:rsidRDefault="00F43C07" w:rsidP="00F43C07">
            <w:pPr>
              <w:rPr>
                <w:rFonts w:ascii="Gill Sans MT" w:eastAsia="Times New Roman" w:hAnsi="Gill Sans MT" w:cs="Calibri"/>
                <w:color w:val="000000"/>
                <w:kern w:val="0"/>
                <w:sz w:val="20"/>
                <w:szCs w:val="20"/>
                <w:lang w:eastAsia="en-ZW"/>
                <w14:ligatures w14:val="none"/>
              </w:rPr>
            </w:pPr>
            <w:del w:id="146"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T2_</w:delText>
              </w:r>
            </w:del>
            <w:r w:rsidRPr="00C414D1">
              <w:rPr>
                <w:rFonts w:ascii="Gill Sans MT" w:eastAsia="Times New Roman" w:hAnsi="Gill Sans MT" w:cs="Calibri"/>
                <w:color w:val="000000"/>
                <w:kern w:val="0"/>
                <w:sz w:val="20"/>
                <w:szCs w:val="20"/>
                <w:lang w:eastAsia="en-ZW"/>
                <w14:ligatures w14:val="none"/>
              </w:rPr>
              <w:t xml:space="preserve">20Nov - </w:t>
            </w:r>
            <w:del w:id="147"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8C46856" w:rsidR="00F43C07" w:rsidRPr="00C414D1" w:rsidRDefault="00F43C07" w:rsidP="00F43C07">
            <w:pPr>
              <w:rPr>
                <w:rFonts w:ascii="Gill Sans MT" w:eastAsia="Times New Roman" w:hAnsi="Gill Sans MT" w:cs="Calibri"/>
                <w:color w:val="000000"/>
                <w:kern w:val="0"/>
                <w:sz w:val="20"/>
                <w:szCs w:val="20"/>
                <w:lang w:eastAsia="en-ZW"/>
                <w14:ligatures w14:val="none"/>
              </w:rPr>
            </w:pPr>
            <w:del w:id="148"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T1_</w:delText>
              </w:r>
            </w:del>
            <w:r w:rsidRPr="00C414D1">
              <w:rPr>
                <w:rFonts w:ascii="Gill Sans MT" w:eastAsia="Times New Roman" w:hAnsi="Gill Sans MT" w:cs="Calibri"/>
                <w:color w:val="000000"/>
                <w:kern w:val="0"/>
                <w:sz w:val="20"/>
                <w:szCs w:val="20"/>
                <w:lang w:eastAsia="en-ZW"/>
                <w14:ligatures w14:val="none"/>
              </w:rPr>
              <w:t xml:space="preserve">10Nov - </w:t>
            </w:r>
            <w:del w:id="149"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479D4EC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w:t>
            </w:r>
            <w:ins w:id="150"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57084119"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w:t>
            </w:r>
            <w:ins w:id="151"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679320B7"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w:t>
            </w:r>
            <w:ins w:id="152"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commentRangeStart w:id="153"/>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commentRangeEnd w:id="153"/>
      <w:r w:rsidR="005E2761">
        <w:rPr>
          <w:rStyle w:val="CommentReference"/>
        </w:rPr>
        <w:commentReference w:id="153"/>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DAA4687"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w:t>
      </w:r>
      <w:del w:id="154" w:author="Jordan Chamberlin" w:date="2023-11-16T14:20:00Z">
        <w:r w:rsidRPr="001D4C5A" w:rsidDel="00483D19">
          <w:rPr>
            <w:rFonts w:ascii="Gill Sans MT" w:hAnsi="Gill Sans MT"/>
            <w:sz w:val="24"/>
            <w:szCs w:val="24"/>
          </w:rPr>
          <w:delText xml:space="preserve">indicative </w:delText>
        </w:r>
      </w:del>
      <w:ins w:id="155" w:author="Jordan Chamberlin" w:date="2023-11-16T14:20:00Z">
        <w:r w:rsidR="00483D19">
          <w:rPr>
            <w:rFonts w:ascii="Gill Sans MT" w:hAnsi="Gill Sans MT"/>
            <w:sz w:val="24"/>
            <w:szCs w:val="24"/>
          </w:rPr>
          <w:t xml:space="preserve">estimates </w:t>
        </w:r>
      </w:ins>
      <w:r w:rsidRPr="001D4C5A">
        <w:rPr>
          <w:rFonts w:ascii="Gill Sans MT" w:hAnsi="Gill Sans MT"/>
          <w:sz w:val="24"/>
          <w:szCs w:val="24"/>
        </w:rPr>
        <w:t xml:space="preserve">of how many farmers would find it beneficial to </w:t>
      </w:r>
      <w:r w:rsidR="00276DD6" w:rsidRPr="001D4C5A">
        <w:rPr>
          <w:rFonts w:ascii="Gill Sans MT" w:hAnsi="Gill Sans MT"/>
          <w:sz w:val="24"/>
          <w:szCs w:val="24"/>
        </w:rPr>
        <w:t xml:space="preserve">use each of the </w:t>
      </w:r>
      <w:ins w:id="156" w:author="Jordan Chamberlin" w:date="2023-11-16T14:20:00Z">
        <w:r w:rsidR="00E9232F">
          <w:rPr>
            <w:rFonts w:ascii="Gill Sans MT" w:hAnsi="Gill Sans MT"/>
            <w:sz w:val="24"/>
            <w:szCs w:val="24"/>
          </w:rPr>
          <w:t xml:space="preserve">candidate </w:t>
        </w:r>
      </w:ins>
      <w:r w:rsidR="00276DD6" w:rsidRPr="001D4C5A">
        <w:rPr>
          <w:rFonts w:ascii="Gill Sans MT" w:hAnsi="Gill Sans MT"/>
          <w:sz w:val="24"/>
          <w:szCs w:val="24"/>
        </w:rPr>
        <w:t xml:space="preserve">agronomic </w:t>
      </w:r>
      <w:del w:id="157" w:author="Jordan Chamberlin" w:date="2023-11-16T14:20:00Z">
        <w:r w:rsidR="00276DD6" w:rsidRPr="001D4C5A" w:rsidDel="00E9232F">
          <w:rPr>
            <w:rFonts w:ascii="Gill Sans MT" w:hAnsi="Gill Sans MT"/>
            <w:sz w:val="24"/>
            <w:szCs w:val="24"/>
          </w:rPr>
          <w:delText>practices</w:delText>
        </w:r>
      </w:del>
      <w:ins w:id="158" w:author="Jordan Chamberlin" w:date="2023-11-16T14:20:00Z">
        <w:r w:rsidR="00E9232F">
          <w:rPr>
            <w:rFonts w:ascii="Gill Sans MT" w:hAnsi="Gill Sans MT"/>
            <w:sz w:val="24"/>
            <w:szCs w:val="24"/>
          </w:rPr>
          <w:t>recommendations</w:t>
        </w:r>
      </w:ins>
      <w:r w:rsidR="00276DD6" w:rsidRPr="001D4C5A">
        <w:rPr>
          <w:rFonts w:ascii="Gill Sans MT" w:hAnsi="Gill Sans MT"/>
          <w:sz w:val="24"/>
          <w:szCs w:val="24"/>
        </w:rPr>
        <w:t xml:space="preserve">.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309D7E89"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 xml:space="preserve">having to shift from </w:t>
      </w:r>
      <w:del w:id="159" w:author="Jordan Chamberlin" w:date="2023-11-16T14:27:00Z">
        <w:r w:rsidR="004B3CC2" w:rsidDel="00B320BE">
          <w:rPr>
            <w:rFonts w:ascii="Gill Sans MT" w:hAnsi="Gill Sans MT"/>
            <w:sz w:val="24"/>
            <w:szCs w:val="24"/>
          </w:rPr>
          <w:delText xml:space="preserve">about </w:delText>
        </w:r>
      </w:del>
      <w:r w:rsidR="004B3CC2">
        <w:rPr>
          <w:rFonts w:ascii="Gill Sans MT" w:hAnsi="Gill Sans MT"/>
          <w:sz w:val="24"/>
          <w:szCs w:val="24"/>
        </w:rPr>
        <w:t>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We find that on the basis of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commentRangeStart w:id="160"/>
      <w:r>
        <w:rPr>
          <w:rFonts w:ascii="Gill Sans MT" w:hAnsi="Gill Sans MT"/>
          <w:sz w:val="24"/>
          <w:szCs w:val="24"/>
        </w:rPr>
        <w:t>Figure</w:t>
      </w:r>
      <w:r w:rsidR="00105205">
        <w:rPr>
          <w:rFonts w:ascii="Gill Sans MT" w:hAnsi="Gill Sans MT"/>
          <w:sz w:val="24"/>
          <w:szCs w:val="24"/>
        </w:rPr>
        <w:t xml:space="preserve"> 5</w:t>
      </w:r>
      <w:commentRangeEnd w:id="160"/>
      <w:r w:rsidR="003D2180">
        <w:rPr>
          <w:rStyle w:val="CommentReference"/>
        </w:rPr>
        <w:commentReference w:id="160"/>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161"/>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161"/>
      <w:r w:rsidR="00A93FAA">
        <w:rPr>
          <w:rStyle w:val="CommentReference"/>
          <w:rFonts w:asciiTheme="minorHAnsi" w:eastAsiaTheme="minorHAnsi" w:hAnsiTheme="minorHAnsi" w:cstheme="minorBidi"/>
          <w:color w:val="auto"/>
        </w:rPr>
        <w:commentReference w:id="161"/>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on the basis of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on the basis of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3D2180" w:rsidRDefault="007F4521" w:rsidP="001D4C5A">
      <w:pPr>
        <w:rPr>
          <w:rFonts w:ascii="Gill Sans MT" w:hAnsi="Gill Sans MT"/>
          <w:sz w:val="24"/>
          <w:szCs w:val="24"/>
          <w:rPrChange w:id="162" w:author="Jordan Chamberlin" w:date="2023-11-16T14:28:00Z">
            <w:rPr/>
          </w:rPrChange>
        </w:rPr>
      </w:pPr>
      <w:r w:rsidRPr="003D2180">
        <w:rPr>
          <w:rFonts w:ascii="Gill Sans MT" w:hAnsi="Gill Sans MT"/>
          <w:sz w:val="24"/>
          <w:szCs w:val="24"/>
          <w:rPrChange w:id="163" w:author="Jordan Chamberlin" w:date="2023-11-16T14:28:00Z">
            <w:rPr/>
          </w:rPrChange>
        </w:rPr>
        <w:t xml:space="preserve">Figure </w:t>
      </w:r>
      <w:r w:rsidR="006F30C9" w:rsidRPr="003D2180">
        <w:rPr>
          <w:rFonts w:ascii="Gill Sans MT" w:hAnsi="Gill Sans MT"/>
          <w:sz w:val="24"/>
          <w:szCs w:val="24"/>
          <w:rPrChange w:id="164" w:author="Jordan Chamberlin" w:date="2023-11-16T14:28:00Z">
            <w:rPr/>
          </w:rPrChange>
        </w:rPr>
        <w:t xml:space="preserve">6 </w:t>
      </w:r>
      <w:r w:rsidRPr="003D2180">
        <w:rPr>
          <w:rFonts w:ascii="Gill Sans MT" w:hAnsi="Gill Sans MT"/>
          <w:sz w:val="24"/>
          <w:szCs w:val="24"/>
          <w:rPrChange w:id="165" w:author="Jordan Chamberlin" w:date="2023-11-16T14:28:00Z">
            <w:rPr/>
          </w:rPrChange>
        </w:rPr>
        <w:t>shows policy trees (depth</w:t>
      </w:r>
      <w:r w:rsidR="00AB412E" w:rsidRPr="003D2180">
        <w:rPr>
          <w:rFonts w:ascii="Gill Sans MT" w:hAnsi="Gill Sans MT"/>
          <w:sz w:val="24"/>
          <w:szCs w:val="24"/>
          <w:rPrChange w:id="166" w:author="Jordan Chamberlin" w:date="2023-11-16T14:28:00Z">
            <w:rPr/>
          </w:rPrChange>
        </w:rPr>
        <w:t xml:space="preserve"> 2</w:t>
      </w:r>
      <w:r w:rsidRPr="003D2180">
        <w:rPr>
          <w:rFonts w:ascii="Gill Sans MT" w:hAnsi="Gill Sans MT"/>
          <w:sz w:val="24"/>
          <w:szCs w:val="24"/>
          <w:rPrChange w:id="167" w:author="Jordan Chamberlin" w:date="2023-11-16T14:28:00Z">
            <w:rPr/>
          </w:rPrChange>
        </w:rP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are able to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w:t>
      </w:r>
      <w:commentRangeStart w:id="168"/>
      <w:r w:rsidR="00734D83">
        <w:rPr>
          <w:rFonts w:ascii="Gill Sans MT" w:hAnsi="Gill Sans MT"/>
          <w:sz w:val="24"/>
          <w:szCs w:val="24"/>
        </w:rPr>
        <w:t xml:space="preserve">Figure 7 shows maps of recommended practices for each of the farmers. </w:t>
      </w:r>
      <w:commentRangeEnd w:id="168"/>
      <w:r w:rsidR="00BB14E5">
        <w:rPr>
          <w:rStyle w:val="CommentReference"/>
        </w:rPr>
        <w:commentReference w:id="168"/>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0D4B3C68"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pPr>
        <w:pPrChange w:id="169" w:author="Jordan Chamberlin" w:date="2023-11-16T14:21:00Z">
          <w:pPr>
            <w:pStyle w:val="Heading2"/>
          </w:pPr>
        </w:pPrChange>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w:t>
      </w:r>
      <w:commentRangeStart w:id="170"/>
      <w:r w:rsidR="00774BBD" w:rsidRPr="001D4C5A">
        <w:rPr>
          <w:rFonts w:ascii="Gill Sans MT" w:hAnsi="Gill Sans MT"/>
          <w:sz w:val="24"/>
          <w:szCs w:val="24"/>
        </w:rPr>
        <w:t xml:space="preserve">embed a cost </w:t>
      </w:r>
      <w:r w:rsidR="001E1C87" w:rsidRPr="001D4C5A">
        <w:rPr>
          <w:rFonts w:ascii="Gill Sans MT" w:hAnsi="Gill Sans MT"/>
          <w:sz w:val="24"/>
          <w:szCs w:val="24"/>
        </w:rPr>
        <w:t xml:space="preserve">function </w:t>
      </w:r>
      <w:commentRangeEnd w:id="170"/>
      <w:r w:rsidR="00FB3A2A">
        <w:rPr>
          <w:rStyle w:val="CommentReference"/>
        </w:rPr>
        <w:commentReference w:id="170"/>
      </w:r>
      <w:r w:rsidR="001E1C87" w:rsidRPr="001D4C5A">
        <w:rPr>
          <w:rFonts w:ascii="Gill Sans MT" w:hAnsi="Gill Sans MT"/>
          <w:sz w:val="24"/>
          <w:szCs w:val="24"/>
        </w:rPr>
        <w:t xml:space="preserve">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pPr>
        <w:pPrChange w:id="171" w:author="Jordan Chamberlin" w:date="2023-11-16T14:21:00Z">
          <w:pPr>
            <w:pStyle w:val="Heading3"/>
          </w:pPr>
        </w:pPrChange>
      </w:pPr>
    </w:p>
    <w:p w14:paraId="2F02F3A4" w14:textId="18D8C8B1" w:rsidR="006675CF" w:rsidRDefault="00931419" w:rsidP="006675CF">
      <w:r>
        <w:rPr>
          <w:noProof/>
        </w:rPr>
        <w:drawing>
          <wp:inline distT="0" distB="0" distL="0" distR="0" wp14:anchorId="7BB01787" wp14:editId="285833E5">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018327EE" w14:textId="7062B14C" w:rsidR="007609B4" w:rsidRDefault="00AE089A" w:rsidP="00120D12">
      <w:pPr>
        <w:pStyle w:val="Heading2"/>
        <w:rPr>
          <w:ins w:id="172" w:author="MKONDIWA, Maxwell (CIMMYT-India)" w:date="2023-11-16T17:57:00Z"/>
        </w:rPr>
      </w:pPr>
      <w:ins w:id="173" w:author="Jordan Chamberlin" w:date="2023-11-16T14:48:00Z">
        <w:r>
          <w:t xml:space="preserve">3.3 </w:t>
        </w:r>
        <w:r w:rsidR="001A58F0">
          <w:t xml:space="preserve">Generation of recommendations </w:t>
        </w:r>
        <w:r>
          <w:t>in real world se</w:t>
        </w:r>
        <w:r w:rsidR="001A58F0">
          <w:t>ttings</w:t>
        </w:r>
      </w:ins>
      <w:commentRangeStart w:id="174"/>
      <w:ins w:id="175" w:author="Jordan Chamberlin" w:date="2023-11-16T14:47:00Z">
        <w:r w:rsidR="007609B4">
          <w:t>…</w:t>
        </w:r>
        <w:commentRangeEnd w:id="174"/>
        <w:r w:rsidR="007609B4">
          <w:rPr>
            <w:rStyle w:val="CommentReference"/>
          </w:rPr>
          <w:commentReference w:id="174"/>
        </w:r>
      </w:ins>
    </w:p>
    <w:p w14:paraId="6A75BC12" w14:textId="77777777" w:rsidR="00120D12" w:rsidRDefault="00120D12" w:rsidP="00120D12">
      <w:pPr>
        <w:rPr>
          <w:ins w:id="176" w:author="MKONDIWA, Maxwell (CIMMYT-India)" w:date="2023-11-16T17:57:00Z"/>
        </w:rPr>
      </w:pPr>
    </w:p>
    <w:p w14:paraId="695DF810" w14:textId="77777777" w:rsidR="00120D12" w:rsidRPr="00120D12" w:rsidRDefault="00120D12" w:rsidP="00120D12">
      <w:pPr>
        <w:rPr>
          <w:ins w:id="177" w:author="Jordan Chamberlin" w:date="2023-11-16T14:47:00Z"/>
        </w:rPr>
        <w:pPrChange w:id="178" w:author="MKONDIWA, Maxwell (CIMMYT-India)" w:date="2023-11-16T17:57:00Z">
          <w:pPr>
            <w:jc w:val="both"/>
          </w:pPr>
        </w:pPrChange>
      </w:pPr>
    </w:p>
    <w:p w14:paraId="3E299C89" w14:textId="51D3EA5F" w:rsidR="00681AC4" w:rsidDel="003F5AC9" w:rsidRDefault="00230038" w:rsidP="00230038">
      <w:pPr>
        <w:pStyle w:val="Heading2"/>
        <w:rPr>
          <w:del w:id="179" w:author="MKONDIWA, Maxwell (CIMMYT-India)" w:date="2023-11-16T17:58:00Z"/>
        </w:rPr>
      </w:pPr>
      <w:commentRangeStart w:id="180"/>
      <w:del w:id="181" w:author="MKONDIWA, Maxwell (CIMMYT-India)" w:date="2023-11-16T17:58:00Z">
        <w:r w:rsidDel="003F5AC9">
          <w:delText>3.</w:delText>
        </w:r>
        <w:r w:rsidR="001A49B4" w:rsidDel="003F5AC9">
          <w:delText>3.</w:delText>
        </w:r>
        <w:r w:rsidDel="003F5AC9">
          <w:delText xml:space="preserve"> Limitations and future research</w:delText>
        </w:r>
        <w:commentRangeEnd w:id="180"/>
        <w:r w:rsidR="007609B4" w:rsidDel="003F5AC9">
          <w:rPr>
            <w:rStyle w:val="CommentReference"/>
            <w:rFonts w:asciiTheme="minorHAnsi" w:eastAsiaTheme="minorHAnsi" w:hAnsiTheme="minorHAnsi" w:cstheme="minorBidi"/>
            <w:color w:val="auto"/>
          </w:rPr>
          <w:commentReference w:id="180"/>
        </w:r>
      </w:del>
    </w:p>
    <w:p w14:paraId="35F75D27" w14:textId="77777777" w:rsidR="003F5AC9" w:rsidRDefault="003F5AC9" w:rsidP="00607BC4">
      <w:pPr>
        <w:jc w:val="both"/>
        <w:rPr>
          <w:ins w:id="182" w:author="MKONDIWA, Maxwell (CIMMYT-India)" w:date="2023-11-16T17:58:00Z"/>
          <w:rFonts w:ascii="Gill Sans MT" w:hAnsi="Gill Sans MT"/>
          <w:sz w:val="24"/>
          <w:szCs w:val="24"/>
        </w:rPr>
      </w:pPr>
    </w:p>
    <w:p w14:paraId="25EED079" w14:textId="40B8F8FC" w:rsidR="00607BC4" w:rsidDel="003F5AC9" w:rsidRDefault="00607BC4" w:rsidP="00607BC4">
      <w:pPr>
        <w:jc w:val="both"/>
        <w:rPr>
          <w:moveFrom w:id="183" w:author="MKONDIWA, Maxwell (CIMMYT-India)" w:date="2023-11-16T17:58:00Z"/>
          <w:rFonts w:ascii="Gill Sans MT" w:hAnsi="Gill Sans MT"/>
          <w:sz w:val="24"/>
          <w:szCs w:val="24"/>
        </w:rPr>
      </w:pPr>
      <w:moveFromRangeStart w:id="184" w:author="MKONDIWA, Maxwell (CIMMYT-India)" w:date="2023-11-16T17:58:00Z" w:name="move151049913"/>
      <w:moveFrom w:id="185" w:author="MKONDIWA, Maxwell (CIMMYT-India)" w:date="2023-11-16T17:58:00Z">
        <w:r w:rsidRPr="00607BC4" w:rsidDel="003F5AC9">
          <w:rPr>
            <w:rFonts w:ascii="Gill Sans MT" w:hAnsi="Gill Sans MT"/>
            <w:sz w:val="24"/>
            <w:szCs w:val="24"/>
          </w:rPr>
          <w:t xml:space="preserve">The proposed approach has several limitations. These limitations also exist for competing methods that are conventionally used. </w:t>
        </w:r>
      </w:moveFrom>
    </w:p>
    <w:p w14:paraId="606875E8" w14:textId="29E39044" w:rsidR="00FD489C" w:rsidDel="003F5AC9" w:rsidRDefault="00607BC4" w:rsidP="00607BC4">
      <w:pPr>
        <w:jc w:val="both"/>
        <w:rPr>
          <w:moveFrom w:id="186" w:author="MKONDIWA, Maxwell (CIMMYT-India)" w:date="2023-11-16T17:58:00Z"/>
          <w:rFonts w:ascii="Gill Sans MT" w:hAnsi="Gill Sans MT"/>
          <w:sz w:val="24"/>
          <w:szCs w:val="24"/>
        </w:rPr>
      </w:pPr>
      <w:moveFrom w:id="187" w:author="MKONDIWA, Maxwell (CIMMYT-India)" w:date="2023-11-16T17:58:00Z">
        <w:r w:rsidDel="003F5AC9">
          <w:rPr>
            <w:rFonts w:ascii="Gill Sans MT" w:hAnsi="Gill Sans MT"/>
            <w:sz w:val="24"/>
            <w:szCs w:val="24"/>
          </w:rPr>
          <w:t>First, the recommended practices are proposed on the basis of yield and partial profits yet there</w:t>
        </w:r>
        <w:r w:rsidR="000162A3" w:rsidRPr="00607BC4" w:rsidDel="003F5AC9">
          <w:rPr>
            <w:rFonts w:ascii="Gill Sans MT" w:hAnsi="Gill Sans MT"/>
            <w:sz w:val="24"/>
            <w:szCs w:val="24"/>
          </w:rPr>
          <w:t xml:space="preserve"> may be </w:t>
        </w:r>
        <w:r w:rsidDel="003F5AC9">
          <w:rPr>
            <w:rFonts w:ascii="Gill Sans MT" w:hAnsi="Gill Sans MT"/>
            <w:sz w:val="24"/>
            <w:szCs w:val="24"/>
          </w:rPr>
          <w:t xml:space="preserve">other </w:t>
        </w:r>
        <w:r w:rsidR="000162A3" w:rsidRPr="00607BC4" w:rsidDel="003F5AC9">
          <w:rPr>
            <w:rFonts w:ascii="Gill Sans MT" w:hAnsi="Gill Sans MT"/>
            <w:sz w:val="24"/>
            <w:szCs w:val="24"/>
          </w:rPr>
          <w:t>important</w:t>
        </w:r>
        <w:r w:rsidDel="003F5AC9">
          <w:rPr>
            <w:rFonts w:ascii="Gill Sans MT" w:hAnsi="Gill Sans MT"/>
            <w:sz w:val="24"/>
            <w:szCs w:val="24"/>
          </w:rPr>
          <w:t xml:space="preserve"> factors</w:t>
        </w:r>
        <w:r w:rsidR="000162A3" w:rsidRPr="00607BC4" w:rsidDel="003F5AC9">
          <w:rPr>
            <w:rFonts w:ascii="Gill Sans MT" w:hAnsi="Gill Sans MT"/>
            <w:sz w:val="24"/>
            <w:szCs w:val="24"/>
          </w:rPr>
          <w:t xml:space="preserve"> when evaluating the recommended practices. For example, while applying more irrigation is profitable to individual farmers, it may lead to groundwater </w:t>
        </w:r>
        <w:r w:rsidRPr="00607BC4" w:rsidDel="003F5AC9">
          <w:rPr>
            <w:rFonts w:ascii="Gill Sans MT" w:hAnsi="Gill Sans MT"/>
            <w:sz w:val="24"/>
            <w:szCs w:val="24"/>
          </w:rPr>
          <w:t xml:space="preserve">overexploitation. </w:t>
        </w:r>
        <w:r w:rsidR="00B86F78" w:rsidDel="003F5AC9">
          <w:rPr>
            <w:rFonts w:ascii="Gill Sans MT" w:hAnsi="Gill Sans MT"/>
            <w:sz w:val="24"/>
            <w:szCs w:val="24"/>
          </w:rPr>
          <w:t>A multi-criteria evaluation of these proposed strategies is need</w:t>
        </w:r>
        <w:r w:rsidR="00227F9C" w:rsidDel="003F5AC9">
          <w:rPr>
            <w:rFonts w:ascii="Gill Sans MT" w:hAnsi="Gill Sans MT"/>
            <w:sz w:val="24"/>
            <w:szCs w:val="24"/>
          </w:rPr>
          <w:t xml:space="preserve">ed. </w:t>
        </w:r>
      </w:moveFrom>
    </w:p>
    <w:p w14:paraId="1404CE06" w14:textId="5D11C868" w:rsidR="00DC5F1E" w:rsidRPr="00607BC4" w:rsidDel="003F5AC9" w:rsidRDefault="00F53A82" w:rsidP="00607BC4">
      <w:pPr>
        <w:jc w:val="both"/>
        <w:rPr>
          <w:moveFrom w:id="188" w:author="MKONDIWA, Maxwell (CIMMYT-India)" w:date="2023-11-16T17:58:00Z"/>
          <w:rFonts w:ascii="Gill Sans MT" w:hAnsi="Gill Sans MT"/>
          <w:sz w:val="24"/>
          <w:szCs w:val="24"/>
        </w:rPr>
      </w:pPr>
      <w:moveFrom w:id="189" w:author="MKONDIWA, Maxwell (CIMMYT-India)" w:date="2023-11-16T17:58:00Z">
        <w:r w:rsidDel="003F5AC9">
          <w:rPr>
            <w:rFonts w:ascii="Gill Sans MT" w:hAnsi="Gill Sans MT"/>
            <w:sz w:val="24"/>
            <w:szCs w:val="24"/>
          </w:rPr>
          <w:t xml:space="preserve">Second, the </w:t>
        </w:r>
        <w:r w:rsidR="00AA2A98" w:rsidDel="003F5AC9">
          <w:rPr>
            <w:rFonts w:ascii="Gill Sans MT" w:hAnsi="Gill Sans MT"/>
            <w:sz w:val="24"/>
            <w:szCs w:val="24"/>
          </w:rPr>
          <w:t>estimation of the treatments requires enough observations for each of the practices to guarantee balance</w:t>
        </w:r>
        <w:r w:rsidR="00637768" w:rsidDel="003F5AC9">
          <w:rPr>
            <w:rFonts w:ascii="Gill Sans MT" w:hAnsi="Gill Sans MT"/>
            <w:sz w:val="24"/>
            <w:szCs w:val="24"/>
          </w:rPr>
          <w:t xml:space="preserve">d comparisons. In the case of new agronomic innovations, it may be that only few farmers have </w:t>
        </w:r>
        <w:r w:rsidR="00E43BBD" w:rsidDel="003F5AC9">
          <w:rPr>
            <w:rFonts w:ascii="Gill Sans MT" w:hAnsi="Gill Sans MT"/>
            <w:sz w:val="24"/>
            <w:szCs w:val="24"/>
          </w:rPr>
          <w:t xml:space="preserve">adopted the technology as such there is not enough sample to make comparisons. </w:t>
        </w:r>
        <w:r w:rsidR="00D6131B" w:rsidDel="003F5AC9">
          <w:rPr>
            <w:rFonts w:ascii="Gill Sans MT" w:hAnsi="Gill Sans MT"/>
            <w:sz w:val="24"/>
            <w:szCs w:val="24"/>
          </w:rPr>
          <w:t xml:space="preserve">This is a key limitation for in the analysis of herbicides and varieties which are substantially differentiated </w:t>
        </w:r>
        <w:r w:rsidR="00E806CD" w:rsidDel="003F5AC9">
          <w:rPr>
            <w:rFonts w:ascii="Gill Sans MT" w:hAnsi="Gill Sans MT"/>
            <w:sz w:val="24"/>
            <w:szCs w:val="24"/>
          </w:rPr>
          <w:t xml:space="preserve">and there many other new variants that only few farmers have adopted. </w:t>
        </w:r>
      </w:moveFrom>
    </w:p>
    <w:moveFromRangeEnd w:id="184"/>
    <w:p w14:paraId="364DF5E6" w14:textId="1E46143D" w:rsidR="005E6EAB" w:rsidRPr="00753D32" w:rsidDel="007609B4" w:rsidRDefault="005E6EAB" w:rsidP="00721A9F">
      <w:pPr>
        <w:jc w:val="both"/>
        <w:rPr>
          <w:del w:id="190" w:author="Jordan Chamberlin" w:date="2023-11-16T14:47:00Z"/>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073A02A" w14:textId="4FFA9ADC" w:rsidR="003F5AC9" w:rsidRDefault="003F5AC9" w:rsidP="003F5AC9">
      <w:pPr>
        <w:jc w:val="both"/>
        <w:rPr>
          <w:moveTo w:id="191" w:author="MKONDIWA, Maxwell (CIMMYT-India)" w:date="2023-11-16T17:58:00Z"/>
          <w:rFonts w:ascii="Gill Sans MT" w:hAnsi="Gill Sans MT"/>
          <w:sz w:val="24"/>
          <w:szCs w:val="24"/>
        </w:rPr>
      </w:pPr>
      <w:moveToRangeStart w:id="192" w:author="MKONDIWA, Maxwell (CIMMYT-India)" w:date="2023-11-16T17:58:00Z" w:name="move151049913"/>
      <w:moveTo w:id="193" w:author="MKONDIWA, Maxwell (CIMMYT-India)" w:date="2023-11-16T17:58:00Z">
        <w:r w:rsidRPr="00607BC4">
          <w:rPr>
            <w:rFonts w:ascii="Gill Sans MT" w:hAnsi="Gill Sans MT"/>
            <w:sz w:val="24"/>
            <w:szCs w:val="24"/>
          </w:rPr>
          <w:t xml:space="preserve">The proposed approach has several </w:t>
        </w:r>
      </w:moveTo>
      <w:ins w:id="194" w:author="MKONDIWA, Maxwell (CIMMYT-India)" w:date="2023-11-16T17:58:00Z">
        <w:r>
          <w:rPr>
            <w:rFonts w:ascii="Gill Sans MT" w:hAnsi="Gill Sans MT"/>
            <w:sz w:val="24"/>
            <w:szCs w:val="24"/>
          </w:rPr>
          <w:t xml:space="preserve">other </w:t>
        </w:r>
      </w:ins>
      <w:moveTo w:id="195" w:author="MKONDIWA, Maxwell (CIMMYT-India)" w:date="2023-11-16T17:58:00Z">
        <w:r w:rsidRPr="00607BC4">
          <w:rPr>
            <w:rFonts w:ascii="Gill Sans MT" w:hAnsi="Gill Sans MT"/>
            <w:sz w:val="24"/>
            <w:szCs w:val="24"/>
          </w:rPr>
          <w:t xml:space="preserve">limitations. These limitations also exist for competing methods that are conventionally used. </w:t>
        </w:r>
      </w:moveTo>
    </w:p>
    <w:p w14:paraId="7ED43BF4" w14:textId="77777777" w:rsidR="003F5AC9" w:rsidRDefault="003F5AC9" w:rsidP="003F5AC9">
      <w:pPr>
        <w:jc w:val="both"/>
        <w:rPr>
          <w:moveTo w:id="196" w:author="MKONDIWA, Maxwell (CIMMYT-India)" w:date="2023-11-16T17:58:00Z"/>
          <w:rFonts w:ascii="Gill Sans MT" w:hAnsi="Gill Sans MT"/>
          <w:sz w:val="24"/>
          <w:szCs w:val="24"/>
        </w:rPr>
      </w:pPr>
      <w:moveTo w:id="197" w:author="MKONDIWA, Maxwell (CIMMYT-India)" w:date="2023-11-16T17:58:00Z">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Pr="00607BC4">
          <w:rPr>
            <w:rFonts w:ascii="Gill Sans MT" w:hAnsi="Gill Sans MT"/>
            <w:sz w:val="24"/>
            <w:szCs w:val="24"/>
          </w:rPr>
          <w:t xml:space="preserve"> may be </w:t>
        </w:r>
        <w:r>
          <w:rPr>
            <w:rFonts w:ascii="Gill Sans MT" w:hAnsi="Gill Sans MT"/>
            <w:sz w:val="24"/>
            <w:szCs w:val="24"/>
          </w:rPr>
          <w:t xml:space="preserve">other </w:t>
        </w:r>
        <w:r w:rsidRPr="00607BC4">
          <w:rPr>
            <w:rFonts w:ascii="Gill Sans MT" w:hAnsi="Gill Sans MT"/>
            <w:sz w:val="24"/>
            <w:szCs w:val="24"/>
          </w:rPr>
          <w:t>important</w:t>
        </w:r>
        <w:r>
          <w:rPr>
            <w:rFonts w:ascii="Gill Sans MT" w:hAnsi="Gill Sans MT"/>
            <w:sz w:val="24"/>
            <w:szCs w:val="24"/>
          </w:rPr>
          <w:t xml:space="preserve"> factors</w:t>
        </w:r>
        <w:r w:rsidRPr="00607BC4">
          <w:rPr>
            <w:rFonts w:ascii="Gill Sans MT" w:hAnsi="Gill Sans MT"/>
            <w:sz w:val="24"/>
            <w:szCs w:val="24"/>
          </w:rPr>
          <w:t xml:space="preserve"> when evaluating the recommended practices. For example, while applying more irrigation is profitable to individual farmers, it may lead to groundwater overexploitation. </w:t>
        </w:r>
        <w:r>
          <w:rPr>
            <w:rFonts w:ascii="Gill Sans MT" w:hAnsi="Gill Sans MT"/>
            <w:sz w:val="24"/>
            <w:szCs w:val="24"/>
          </w:rPr>
          <w:t xml:space="preserve">A multi-criteria evaluation of these proposed strategies is needed. </w:t>
        </w:r>
      </w:moveTo>
    </w:p>
    <w:p w14:paraId="2F0CF188" w14:textId="77777777" w:rsidR="003F5AC9" w:rsidRPr="00607BC4" w:rsidRDefault="003F5AC9" w:rsidP="003F5AC9">
      <w:pPr>
        <w:jc w:val="both"/>
        <w:rPr>
          <w:moveTo w:id="198" w:author="MKONDIWA, Maxwell (CIMMYT-India)" w:date="2023-11-16T17:58:00Z"/>
          <w:rFonts w:ascii="Gill Sans MT" w:hAnsi="Gill Sans MT"/>
          <w:sz w:val="24"/>
          <w:szCs w:val="24"/>
        </w:rPr>
      </w:pPr>
      <w:moveTo w:id="199" w:author="MKONDIWA, Maxwell (CIMMYT-India)" w:date="2023-11-16T17:58:00Z">
        <w:r>
          <w:rPr>
            <w:rFonts w:ascii="Gill Sans MT" w:hAnsi="Gill Sans MT"/>
            <w:sz w:val="24"/>
            <w:szCs w:val="24"/>
          </w:rPr>
          <w:t xml:space="preserve">Second, the estimation of the treatments requires enough observations for each of the practices to guarantee balanced comparisons. In the case of new agronomic innovations, it may be that only few farmers have adopted the technology as such there is not enough sample to make comparisons. This is a key limitation for in the analysis of herbicides and varieties which are substantially differentiated and there many other new variants that only few farmers have adopted. </w:t>
        </w:r>
      </w:moveTo>
    </w:p>
    <w:moveToRangeEnd w:id="192"/>
    <w:p w14:paraId="17284074" w14:textId="77777777" w:rsidR="003F5AC9" w:rsidRDefault="003F5AC9"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Pr="009E657B" w:rsidRDefault="000C52E0" w:rsidP="000C52E0">
      <w:pPr>
        <w:jc w:val="both"/>
        <w:rPr>
          <w:rFonts w:ascii="Gill Sans MT" w:hAnsi="Gill Sans MT"/>
          <w:sz w:val="24"/>
          <w:szCs w:val="24"/>
          <w:rPrChange w:id="200" w:author="Jordan Chamberlin" w:date="2023-11-16T14:34:00Z">
            <w:rPr/>
          </w:rPrChange>
        </w:rPr>
      </w:pPr>
      <w:r w:rsidRPr="009E657B">
        <w:rPr>
          <w:rFonts w:ascii="Gill Sans MT" w:hAnsi="Gill Sans MT"/>
          <w:sz w:val="24"/>
          <w:szCs w:val="24"/>
          <w:rPrChange w:id="201" w:author="Jordan Chamberlin" w:date="2023-11-16T14:34:00Z">
            <w:rPr/>
          </w:rPrChange>
        </w:rP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0A82B60F" w14:textId="08DF1C4F" w:rsidR="0018033B" w:rsidRDefault="0018033B" w:rsidP="00CB61C3">
      <w:pPr>
        <w:ind w:left="630" w:hanging="630"/>
        <w:rPr>
          <w:ins w:id="202" w:author="Jordan Chamberlin" w:date="2023-11-14T08:25:00Z"/>
          <w:rFonts w:ascii="Gill Sans MT" w:hAnsi="Gill Sans MT"/>
        </w:rPr>
      </w:pPr>
      <w:ins w:id="203" w:author="Jordan Chamberlin" w:date="2023-11-14T08:25:00Z">
        <w:r w:rsidRPr="0018033B">
          <w:rPr>
            <w:rFonts w:ascii="Gill Sans MT" w:hAnsi="Gill Sans MT"/>
          </w:rPr>
          <w:t xml:space="preserve">Suri, T. and </w:t>
        </w:r>
        <w:proofErr w:type="spellStart"/>
        <w:r w:rsidRPr="0018033B">
          <w:rPr>
            <w:rFonts w:ascii="Gill Sans MT" w:hAnsi="Gill Sans MT"/>
          </w:rPr>
          <w:t>Udry</w:t>
        </w:r>
        <w:proofErr w:type="spellEnd"/>
        <w:r w:rsidRPr="0018033B">
          <w:rPr>
            <w:rFonts w:ascii="Gill Sans MT" w:hAnsi="Gill Sans MT"/>
          </w:rPr>
          <w:t>, C., 2022. Agricultural technology in Africa. Journal of Economic Perspectives, 36(1), pp.33-56.</w:t>
        </w:r>
      </w:ins>
    </w:p>
    <w:p w14:paraId="750BC05F" w14:textId="36A39568" w:rsidR="00174C91" w:rsidRDefault="00174C91" w:rsidP="00CB61C3">
      <w:pPr>
        <w:ind w:left="630" w:hanging="630"/>
        <w:rPr>
          <w:ins w:id="204" w:author="Jordan Chamberlin" w:date="2023-11-14T08:24:00Z"/>
          <w:rFonts w:ascii="Gill Sans MT" w:hAnsi="Gill Sans MT"/>
        </w:rPr>
      </w:pPr>
      <w:ins w:id="205" w:author="Jordan Chamberlin" w:date="2023-11-14T08:25:00Z">
        <w:r w:rsidRPr="00174C91">
          <w:rPr>
            <w:rFonts w:ascii="Gill Sans MT" w:hAnsi="Gill Sans MT"/>
          </w:rPr>
          <w:t xml:space="preserve">Suri, T., 2011. Selection and comparative advantage in technology adoption. </w:t>
        </w:r>
        <w:proofErr w:type="spellStart"/>
        <w:r w:rsidRPr="00174C91">
          <w:rPr>
            <w:rFonts w:ascii="Gill Sans MT" w:hAnsi="Gill Sans MT"/>
          </w:rPr>
          <w:t>Econometrica</w:t>
        </w:r>
        <w:proofErr w:type="spellEnd"/>
        <w:r w:rsidRPr="00174C91">
          <w:rPr>
            <w:rFonts w:ascii="Gill Sans MT" w:hAnsi="Gill Sans MT"/>
          </w:rPr>
          <w:t>, 79(1), pp.159-209.</w:t>
        </w:r>
      </w:ins>
    </w:p>
    <w:p w14:paraId="51633213" w14:textId="0B9C695C"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06"/>
      <w:r>
        <w:t>Table A1: Descriptive statistics</w:t>
      </w:r>
      <w:commentRangeEnd w:id="206"/>
      <w:r w:rsidR="00F278A9">
        <w:rPr>
          <w:rStyle w:val="CommentReference"/>
        </w:rPr>
        <w:commentReference w:id="206"/>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36"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39" w:author="Jordan Chamberlin" w:date="2023-11-15T12:54:00Z" w:initials="JC">
    <w:p w14:paraId="605F521D" w14:textId="20A879F7"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42" w:author="Jordan Chamberlin" w:date="2023-11-16T14:18:00Z" w:initials="JC">
    <w:p w14:paraId="29495702" w14:textId="28A395AB" w:rsidR="007E2185" w:rsidRDefault="007E2185">
      <w:pPr>
        <w:pStyle w:val="CommentText"/>
      </w:pPr>
      <w:r>
        <w:rPr>
          <w:rStyle w:val="CommentReference"/>
        </w:rPr>
        <w:annotationRef/>
      </w:r>
      <w:r>
        <w:t xml:space="preserve">I would propose following Kieth Head’s introduction formula here… Let us discuss. </w:t>
      </w:r>
    </w:p>
  </w:comment>
  <w:comment w:id="43"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44"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52"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3"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54"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55"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56"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57"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58"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66" w:author="Jordan Chamberlin" w:date="2023-11-16T13:51:00Z" w:initials="JC">
    <w:p w14:paraId="0F29A967" w14:textId="6306006E"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97" w:author="Andrew James McDonald" w:date="2023-06-14T21:59:00Z" w:initials="AJM">
    <w:p w14:paraId="6F0E6EE5" w14:textId="77777777" w:rsidR="00BE3DBE" w:rsidRDefault="00BE3DBE" w:rsidP="00F30025">
      <w:r>
        <w:rPr>
          <w:rStyle w:val="CommentReference"/>
        </w:rPr>
        <w:annotationRef/>
      </w:r>
      <w:r>
        <w:rPr>
          <w:color w:val="000000"/>
          <w:sz w:val="20"/>
          <w:szCs w:val="20"/>
        </w:rPr>
        <w:t xml:space="preserve">The LCAS paper, if we ever get it </w:t>
      </w:r>
      <w:r>
        <w:rPr>
          <w:color w:val="000000"/>
          <w:sz w:val="20"/>
          <w:szCs w:val="20"/>
        </w:rPr>
        <w:t>published : )</w:t>
      </w:r>
    </w:p>
  </w:comment>
  <w:comment w:id="78" w:author="Jordan Chamberlin" w:date="2023-11-16T13:58:00Z" w:initials="JC">
    <w:p w14:paraId="01A7110A" w14:textId="2DECEB34" w:rsidR="005F5DE3" w:rsidRDefault="005F5DE3">
      <w:pPr>
        <w:pStyle w:val="CommentText"/>
      </w:pPr>
      <w:r>
        <w:rPr>
          <w:rStyle w:val="CommentReference"/>
        </w:rPr>
        <w:annotationRef/>
      </w:r>
      <w:r>
        <w:t>This may not be accurate as stated – please review.</w:t>
      </w:r>
    </w:p>
  </w:comment>
  <w:comment w:id="98"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0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0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26"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130" w:author="Jordan Chamberlin" w:date="2023-11-16T14:03:00Z" w:initials="JC">
    <w:p w14:paraId="760C2D9A" w14:textId="510A299D" w:rsidR="0090190B" w:rsidRDefault="0090190B">
      <w:pPr>
        <w:pStyle w:val="CommentText"/>
      </w:pPr>
      <w:r>
        <w:rPr>
          <w:rStyle w:val="CommentReference"/>
        </w:rPr>
        <w:annotationRef/>
      </w:r>
      <w:r>
        <w:t>Why? Just because they address selection bias? Or something else in addition?</w:t>
      </w:r>
    </w:p>
  </w:comment>
  <w:comment w:id="131" w:author="Jordan Chamberlin" w:date="2023-11-16T14:04:00Z" w:initials="JC">
    <w:p w14:paraId="4EF37B2F" w14:textId="748910F5" w:rsidR="00621B13" w:rsidRDefault="00621B13">
      <w:pPr>
        <w:pStyle w:val="CommentText"/>
      </w:pPr>
      <w:r>
        <w:rPr>
          <w:rStyle w:val="CommentReference"/>
        </w:rPr>
        <w:annotationRef/>
      </w:r>
      <w:r>
        <w:t xml:space="preserve">But let us explain the takeaway. I think it is: </w:t>
      </w:r>
    </w:p>
  </w:comment>
  <w:comment w:id="133"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32" w:author="Jordan Chamberlin" w:date="2023-11-16T14:13:00Z" w:initials="JC">
    <w:p w14:paraId="7926D9CD" w14:textId="21DE5984"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134" w:author="Jordan Chamberlin" w:date="2023-11-16T14:18:00Z" w:initials="JC">
    <w:p w14:paraId="4377B47D" w14:textId="3B91EA2A" w:rsidR="00124FE1" w:rsidRDefault="00124FE1">
      <w:pPr>
        <w:pStyle w:val="CommentText"/>
      </w:pPr>
      <w:r>
        <w:rPr>
          <w:rStyle w:val="CommentReference"/>
        </w:rPr>
        <w:annotationRef/>
      </w:r>
      <w:r>
        <w:t>If we’re aiming at Ag Econ, then this should be reorganized as conceptual framework, data and empirical strategy</w:t>
      </w:r>
    </w:p>
  </w:comment>
  <w:comment w:id="135"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36"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37"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38"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139"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140"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141"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153" w:author="Jordan Chamberlin" w:date="2023-11-16T14:26:00Z" w:initials="JC">
    <w:p w14:paraId="3B11DD38" w14:textId="01C7EA72" w:rsidR="005E2761" w:rsidRDefault="005E2761">
      <w:pPr>
        <w:pStyle w:val="CommentText"/>
      </w:pPr>
      <w:r>
        <w:rPr>
          <w:rStyle w:val="CommentReference"/>
        </w:rPr>
        <w:annotationRef/>
      </w:r>
      <w:r>
        <w:t xml:space="preserve">We need a figure note on how to interpret these. </w:t>
      </w:r>
    </w:p>
  </w:comment>
  <w:comment w:id="160" w:author="Jordan Chamberlin" w:date="2023-11-16T14:28:00Z" w:initials="JC">
    <w:p w14:paraId="51765FD4" w14:textId="1964A5A7" w:rsidR="003D2180" w:rsidRDefault="003D2180">
      <w:pPr>
        <w:pStyle w:val="CommentText"/>
      </w:pPr>
      <w:r>
        <w:rPr>
          <w:rStyle w:val="CommentReference"/>
        </w:rPr>
        <w:annotationRef/>
      </w:r>
      <w:r>
        <w:t>I think we need this figure to be shown in landscape on a whole page in order to read the labels</w:t>
      </w:r>
    </w:p>
  </w:comment>
  <w:comment w:id="161"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168" w:author="Jordan Chamberlin" w:date="2023-11-16T14:29:00Z" w:initials="JC">
    <w:p w14:paraId="4CFC7357" w14:textId="2CDA6B41" w:rsidR="00BB14E5" w:rsidRDefault="00BB14E5">
      <w:pPr>
        <w:pStyle w:val="CommentText"/>
      </w:pPr>
      <w:r>
        <w:rPr>
          <w:rStyle w:val="CommentReference"/>
        </w:rPr>
        <w:annotationRef/>
      </w:r>
      <w:r>
        <w:t>How many different combinations are there? It may be most effective to show the mapped recommendations</w:t>
      </w:r>
      <w:r w:rsidR="00707083">
        <w:t xml:space="preserve"> as the intersections of each set….</w:t>
      </w:r>
    </w:p>
  </w:comment>
  <w:comment w:id="170"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174" w:author="Jordan Chamberlin" w:date="2023-11-16T14:46:00Z" w:initials="JC">
    <w:p w14:paraId="1F9F78AE" w14:textId="77777777" w:rsidR="007609B4" w:rsidRDefault="007609B4" w:rsidP="007609B4">
      <w:pPr>
        <w:pStyle w:val="CommentText"/>
      </w:pPr>
      <w:r>
        <w:rPr>
          <w:rStyle w:val="CommentReference"/>
        </w:rPr>
        <w:annotationRef/>
      </w:r>
      <w:r>
        <w:t xml:space="preserve">Something on how to use the results to generate new </w:t>
      </w:r>
      <w:r>
        <w:t>reccomendations for farmers not already in the sample, i.e., doing out of sample predictions for new data points.</w:t>
      </w:r>
    </w:p>
  </w:comment>
  <w:comment w:id="180" w:author="Jordan Chamberlin" w:date="2023-11-16T14:47:00Z" w:initials="JC">
    <w:p w14:paraId="22867E23" w14:textId="1CC2135D" w:rsidR="007609B4" w:rsidRDefault="007609B4">
      <w:pPr>
        <w:pStyle w:val="CommentText"/>
      </w:pPr>
      <w:r>
        <w:rPr>
          <w:rStyle w:val="CommentReference"/>
        </w:rPr>
        <w:annotationRef/>
      </w:r>
      <w:r>
        <w:t xml:space="preserve">Just make this a single paragraph as part of the conclusions. </w:t>
      </w:r>
    </w:p>
  </w:comment>
  <w:comment w:id="206"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B7BD0EE" w15:done="0"/>
  <w15:commentEx w15:paraId="605F521D" w15:done="0"/>
  <w15:commentEx w15:paraId="29495702" w15:done="0"/>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0F29A967" w15:done="0"/>
  <w15:commentEx w15:paraId="6F0E6EE5" w15:done="0"/>
  <w15:commentEx w15:paraId="01A7110A" w15:done="0"/>
  <w15:commentEx w15:paraId="15E59FF9" w15:done="0"/>
  <w15:commentEx w15:paraId="1CDF4CCD" w15:done="0"/>
  <w15:commentEx w15:paraId="12287ABC" w15:paraIdParent="1CDF4CCD" w15:done="0"/>
  <w15:commentEx w15:paraId="5111BC50" w15:done="0"/>
  <w15:commentEx w15:paraId="760C2D9A" w15:done="0"/>
  <w15:commentEx w15:paraId="4EF37B2F" w15:done="0"/>
  <w15:commentEx w15:paraId="2ACF7A42" w15:done="0"/>
  <w15:commentEx w15:paraId="7926D9CD" w15:done="0"/>
  <w15:commentEx w15:paraId="4377B47D"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06D408D4" w15:done="0"/>
  <w15:commentEx w15:paraId="3B11DD38" w15:done="0"/>
  <w15:commentEx w15:paraId="51765FD4" w15:done="0"/>
  <w15:commentEx w15:paraId="73C4FE1E" w15:done="0"/>
  <w15:commentEx w15:paraId="4CFC7357" w15:done="0"/>
  <w15:commentEx w15:paraId="1D895779" w15:done="0"/>
  <w15:commentEx w15:paraId="1F9F78AE" w15:done="0"/>
  <w15:commentEx w15:paraId="22867E23"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4FD09570" w16cex:dateUtc="2023-11-15T09:54:00Z"/>
  <w16cex:commentExtensible w16cex:durableId="7B102441" w16cex:dateUtc="2023-11-15T09:54:00Z"/>
  <w16cex:commentExtensible w16cex:durableId="2237B2AF" w16cex:dateUtc="2023-11-16T11:18: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00334845" w16cex:dateUtc="2023-11-16T10:51:00Z"/>
  <w16cex:commentExtensible w16cex:durableId="2834B6CD" w16cex:dateUtc="2023-06-15T01:59:00Z"/>
  <w16cex:commentExtensible w16cex:durableId="4BF24DC6" w16cex:dateUtc="2023-11-16T10:58:00Z"/>
  <w16cex:commentExtensible w16cex:durableId="2835641E" w16cex:dateUtc="2023-06-15T14:19:00Z"/>
  <w16cex:commentExtensible w16cex:durableId="28358D1E" w16cex:dateUtc="2023-06-15T17:14:00Z"/>
  <w16cex:commentExtensible w16cex:durableId="2860224B" w16cex:dateUtc="2023-07-17T14:55:00Z"/>
  <w16cex:commentExtensible w16cex:durableId="281AFEA1" w16cex:dateUtc="2023-11-16T11:02:00Z"/>
  <w16cex:commentExtensible w16cex:durableId="039D9595" w16cex:dateUtc="2023-11-16T11:03:00Z"/>
  <w16cex:commentExtensible w16cex:durableId="7CDA21A0" w16cex:dateUtc="2023-11-16T11:04:00Z"/>
  <w16cex:commentExtensible w16cex:durableId="2835646C" w16cex:dateUtc="2023-06-15T14:20:00Z"/>
  <w16cex:commentExtensible w16cex:durableId="6FF8B76A" w16cex:dateUtc="2023-11-16T11:13:00Z"/>
  <w16cex:commentExtensible w16cex:durableId="39976382" w16cex:dateUtc="2023-11-16T11:18: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0331E2BE" w16cex:dateUtc="2023-11-16T11:25:00Z"/>
  <w16cex:commentExtensible w16cex:durableId="2433AFB7" w16cex:dateUtc="2023-11-16T11:26:00Z"/>
  <w16cex:commentExtensible w16cex:durableId="521768BB" w16cex:dateUtc="2023-11-16T11:28:00Z"/>
  <w16cex:commentExtensible w16cex:durableId="28A5E83E" w16cex:dateUtc="2023-09-08T13:06:00Z"/>
  <w16cex:commentExtensible w16cex:durableId="75353794" w16cex:dateUtc="2023-11-16T11:29:00Z"/>
  <w16cex:commentExtensible w16cex:durableId="250B8B5C" w16cex:dateUtc="2023-11-16T11:31:00Z"/>
  <w16cex:commentExtensible w16cex:durableId="4B01136A" w16cex:dateUtc="2023-11-16T11:46:00Z"/>
  <w16cex:commentExtensible w16cex:durableId="6D93CAD2" w16cex:dateUtc="2023-11-16T11:47: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B7BD0EE" w16cid:durableId="4FD09570"/>
  <w16cid:commentId w16cid:paraId="605F521D" w16cid:durableId="7B102441"/>
  <w16cid:commentId w16cid:paraId="29495702" w16cid:durableId="2237B2AF"/>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0F29A967" w16cid:durableId="00334845"/>
  <w16cid:commentId w16cid:paraId="6F0E6EE5" w16cid:durableId="2834B6CD"/>
  <w16cid:commentId w16cid:paraId="01A7110A" w16cid:durableId="4BF24DC6"/>
  <w16cid:commentId w16cid:paraId="15E59FF9" w16cid:durableId="2835641E"/>
  <w16cid:commentId w16cid:paraId="1CDF4CCD" w16cid:durableId="28358D1E"/>
  <w16cid:commentId w16cid:paraId="12287ABC" w16cid:durableId="2860224B"/>
  <w16cid:commentId w16cid:paraId="5111BC50" w16cid:durableId="281AFEA1"/>
  <w16cid:commentId w16cid:paraId="760C2D9A" w16cid:durableId="039D9595"/>
  <w16cid:commentId w16cid:paraId="4EF37B2F" w16cid:durableId="7CDA21A0"/>
  <w16cid:commentId w16cid:paraId="2ACF7A42" w16cid:durableId="2835646C"/>
  <w16cid:commentId w16cid:paraId="7926D9CD" w16cid:durableId="6FF8B76A"/>
  <w16cid:commentId w16cid:paraId="4377B47D" w16cid:durableId="39976382"/>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06D408D4" w16cid:durableId="0331E2BE"/>
  <w16cid:commentId w16cid:paraId="3B11DD38" w16cid:durableId="2433AFB7"/>
  <w16cid:commentId w16cid:paraId="51765FD4" w16cid:durableId="521768BB"/>
  <w16cid:commentId w16cid:paraId="73C4FE1E" w16cid:durableId="28A5E83E"/>
  <w16cid:commentId w16cid:paraId="4CFC7357" w16cid:durableId="75353794"/>
  <w16cid:commentId w16cid:paraId="1D895779" w16cid:durableId="250B8B5C"/>
  <w16cid:commentId w16cid:paraId="1F9F78AE" w16cid:durableId="4B01136A"/>
  <w16cid:commentId w16cid:paraId="22867E23" w16cid:durableId="6D93CAD2"/>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8E86" w14:textId="77777777" w:rsidR="006B4F94" w:rsidRDefault="006B4F94" w:rsidP="003F0F23">
      <w:pPr>
        <w:spacing w:after="0" w:line="240" w:lineRule="auto"/>
      </w:pPr>
      <w:r>
        <w:separator/>
      </w:r>
    </w:p>
  </w:endnote>
  <w:endnote w:type="continuationSeparator" w:id="0">
    <w:p w14:paraId="10F3379D" w14:textId="77777777" w:rsidR="006B4F94" w:rsidRDefault="006B4F94"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D7EC9" w14:textId="77777777" w:rsidR="006B4F94" w:rsidRDefault="006B4F94" w:rsidP="003F0F23">
      <w:pPr>
        <w:spacing w:after="0" w:line="240" w:lineRule="auto"/>
      </w:pPr>
      <w:r>
        <w:separator/>
      </w:r>
    </w:p>
  </w:footnote>
  <w:footnote w:type="continuationSeparator" w:id="0">
    <w:p w14:paraId="09B3FD1F" w14:textId="77777777" w:rsidR="006B4F94" w:rsidRDefault="006B4F94"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w:t>
      </w:r>
      <w:proofErr w:type="gramStart"/>
      <w:r>
        <w:rPr>
          <w:rFonts w:ascii="Gill Sans MT" w:hAnsi="Gill Sans MT"/>
          <w:sz w:val="24"/>
          <w:szCs w:val="24"/>
        </w:rPr>
        <w:t>shows</w:t>
      </w:r>
      <w:proofErr w:type="gramEnd"/>
      <w:r>
        <w:rPr>
          <w:rFonts w:ascii="Gill Sans MT" w:hAnsi="Gill Sans MT"/>
          <w:sz w:val="24"/>
          <w:szCs w:val="24"/>
        </w:rPr>
        <w:t xml:space="preserve">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dan Chamberlin">
    <w15:presenceInfo w15:providerId="Windows Live" w15:userId="abc02c09b6963d67"/>
  </w15:person>
  <w15:person w15:author="Andrew James McDonald">
    <w15:presenceInfo w15:providerId="AD" w15:userId="S::ajm9@cornell.edu::5961977c-4339-434b-af52-ae5f34199152"/>
  </w15:person>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5DA0"/>
    <w:rsid w:val="000162A3"/>
    <w:rsid w:val="0001796C"/>
    <w:rsid w:val="000217C3"/>
    <w:rsid w:val="00023D2E"/>
    <w:rsid w:val="00026D03"/>
    <w:rsid w:val="0003096A"/>
    <w:rsid w:val="00033AAA"/>
    <w:rsid w:val="000340DA"/>
    <w:rsid w:val="00035AEC"/>
    <w:rsid w:val="00036161"/>
    <w:rsid w:val="00040E1A"/>
    <w:rsid w:val="000410F9"/>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97FE4"/>
    <w:rsid w:val="000A137B"/>
    <w:rsid w:val="000A157F"/>
    <w:rsid w:val="000A2474"/>
    <w:rsid w:val="000A252F"/>
    <w:rsid w:val="000A47E8"/>
    <w:rsid w:val="000A6296"/>
    <w:rsid w:val="000B3A36"/>
    <w:rsid w:val="000C0DC7"/>
    <w:rsid w:val="000C171D"/>
    <w:rsid w:val="000C1CDC"/>
    <w:rsid w:val="000C3604"/>
    <w:rsid w:val="000C44A3"/>
    <w:rsid w:val="000C52E0"/>
    <w:rsid w:val="000C53C8"/>
    <w:rsid w:val="000C722D"/>
    <w:rsid w:val="000C73C6"/>
    <w:rsid w:val="000D0D46"/>
    <w:rsid w:val="000D3AC5"/>
    <w:rsid w:val="000E0430"/>
    <w:rsid w:val="000E11A1"/>
    <w:rsid w:val="000E4410"/>
    <w:rsid w:val="000F15DA"/>
    <w:rsid w:val="000F1DD5"/>
    <w:rsid w:val="000F2B39"/>
    <w:rsid w:val="000F5D00"/>
    <w:rsid w:val="000F5F13"/>
    <w:rsid w:val="00103DAA"/>
    <w:rsid w:val="00105205"/>
    <w:rsid w:val="00106CD7"/>
    <w:rsid w:val="00106EEC"/>
    <w:rsid w:val="001073F7"/>
    <w:rsid w:val="0011050D"/>
    <w:rsid w:val="001121AD"/>
    <w:rsid w:val="0011502B"/>
    <w:rsid w:val="00120D12"/>
    <w:rsid w:val="001211B1"/>
    <w:rsid w:val="001220C0"/>
    <w:rsid w:val="00122E37"/>
    <w:rsid w:val="00123F6A"/>
    <w:rsid w:val="00123F80"/>
    <w:rsid w:val="00124A0C"/>
    <w:rsid w:val="00124FE1"/>
    <w:rsid w:val="00126DA3"/>
    <w:rsid w:val="001276EA"/>
    <w:rsid w:val="001339BE"/>
    <w:rsid w:val="00136E43"/>
    <w:rsid w:val="001375F8"/>
    <w:rsid w:val="00141490"/>
    <w:rsid w:val="001416D2"/>
    <w:rsid w:val="00142D17"/>
    <w:rsid w:val="00145D72"/>
    <w:rsid w:val="00147662"/>
    <w:rsid w:val="001550AA"/>
    <w:rsid w:val="00163027"/>
    <w:rsid w:val="00163BC8"/>
    <w:rsid w:val="00166CED"/>
    <w:rsid w:val="0017165B"/>
    <w:rsid w:val="0017275B"/>
    <w:rsid w:val="00173C4B"/>
    <w:rsid w:val="00174C91"/>
    <w:rsid w:val="0018033B"/>
    <w:rsid w:val="0018311C"/>
    <w:rsid w:val="0019212E"/>
    <w:rsid w:val="001932EC"/>
    <w:rsid w:val="00193FDC"/>
    <w:rsid w:val="00195D3E"/>
    <w:rsid w:val="001A0719"/>
    <w:rsid w:val="001A10ED"/>
    <w:rsid w:val="001A1AE4"/>
    <w:rsid w:val="001A1C1F"/>
    <w:rsid w:val="001A3C21"/>
    <w:rsid w:val="001A3FD1"/>
    <w:rsid w:val="001A49B4"/>
    <w:rsid w:val="001A58F0"/>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5654"/>
    <w:rsid w:val="002A6484"/>
    <w:rsid w:val="002B1E31"/>
    <w:rsid w:val="002B68FF"/>
    <w:rsid w:val="002C3CBD"/>
    <w:rsid w:val="002C522A"/>
    <w:rsid w:val="002C7FC5"/>
    <w:rsid w:val="002D3FA8"/>
    <w:rsid w:val="002D5FE0"/>
    <w:rsid w:val="002D79FB"/>
    <w:rsid w:val="002D7F94"/>
    <w:rsid w:val="002E15C8"/>
    <w:rsid w:val="002E253E"/>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46859"/>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3097"/>
    <w:rsid w:val="003B599F"/>
    <w:rsid w:val="003B5B51"/>
    <w:rsid w:val="003B6A0D"/>
    <w:rsid w:val="003C446D"/>
    <w:rsid w:val="003C64C2"/>
    <w:rsid w:val="003D066C"/>
    <w:rsid w:val="003D0DAE"/>
    <w:rsid w:val="003D2180"/>
    <w:rsid w:val="003D32D8"/>
    <w:rsid w:val="003D338D"/>
    <w:rsid w:val="003D51BB"/>
    <w:rsid w:val="003D5C67"/>
    <w:rsid w:val="003E220D"/>
    <w:rsid w:val="003E3B66"/>
    <w:rsid w:val="003E4EEF"/>
    <w:rsid w:val="003E5FD4"/>
    <w:rsid w:val="003E5FD5"/>
    <w:rsid w:val="003E6BC0"/>
    <w:rsid w:val="003F0163"/>
    <w:rsid w:val="003F0448"/>
    <w:rsid w:val="003F0F23"/>
    <w:rsid w:val="003F5AC9"/>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3D19"/>
    <w:rsid w:val="00484E9F"/>
    <w:rsid w:val="004878C1"/>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3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7DD"/>
    <w:rsid w:val="004E1AFD"/>
    <w:rsid w:val="004E325E"/>
    <w:rsid w:val="004E37FD"/>
    <w:rsid w:val="004E3D98"/>
    <w:rsid w:val="004E5A80"/>
    <w:rsid w:val="004E7306"/>
    <w:rsid w:val="004F142F"/>
    <w:rsid w:val="004F3FB0"/>
    <w:rsid w:val="004F51C3"/>
    <w:rsid w:val="004F550C"/>
    <w:rsid w:val="004F5A1C"/>
    <w:rsid w:val="004F6DA6"/>
    <w:rsid w:val="0050251E"/>
    <w:rsid w:val="0050653B"/>
    <w:rsid w:val="00511F24"/>
    <w:rsid w:val="005123B3"/>
    <w:rsid w:val="005128D9"/>
    <w:rsid w:val="00516168"/>
    <w:rsid w:val="00517187"/>
    <w:rsid w:val="0052143A"/>
    <w:rsid w:val="005232DF"/>
    <w:rsid w:val="00524441"/>
    <w:rsid w:val="00531313"/>
    <w:rsid w:val="005319E6"/>
    <w:rsid w:val="00531D27"/>
    <w:rsid w:val="00531DA5"/>
    <w:rsid w:val="0054710D"/>
    <w:rsid w:val="0055558B"/>
    <w:rsid w:val="0056553A"/>
    <w:rsid w:val="0056588D"/>
    <w:rsid w:val="005663E5"/>
    <w:rsid w:val="005710AC"/>
    <w:rsid w:val="0057537B"/>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33D6"/>
    <w:rsid w:val="005C70A7"/>
    <w:rsid w:val="005D014A"/>
    <w:rsid w:val="005D10B7"/>
    <w:rsid w:val="005D2116"/>
    <w:rsid w:val="005D280A"/>
    <w:rsid w:val="005D324C"/>
    <w:rsid w:val="005D5176"/>
    <w:rsid w:val="005E1DB1"/>
    <w:rsid w:val="005E2761"/>
    <w:rsid w:val="005E3F62"/>
    <w:rsid w:val="005E43E3"/>
    <w:rsid w:val="005E5164"/>
    <w:rsid w:val="005E6071"/>
    <w:rsid w:val="005E6EAB"/>
    <w:rsid w:val="005F5DE3"/>
    <w:rsid w:val="005F6831"/>
    <w:rsid w:val="005F6E73"/>
    <w:rsid w:val="006019A9"/>
    <w:rsid w:val="0060237F"/>
    <w:rsid w:val="00602A91"/>
    <w:rsid w:val="00604916"/>
    <w:rsid w:val="00606F55"/>
    <w:rsid w:val="00607BC4"/>
    <w:rsid w:val="006112E8"/>
    <w:rsid w:val="00612DDD"/>
    <w:rsid w:val="00613665"/>
    <w:rsid w:val="006156A0"/>
    <w:rsid w:val="00621B13"/>
    <w:rsid w:val="006222C8"/>
    <w:rsid w:val="006275AE"/>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5868"/>
    <w:rsid w:val="00665CC1"/>
    <w:rsid w:val="006675CF"/>
    <w:rsid w:val="0067142A"/>
    <w:rsid w:val="00672E04"/>
    <w:rsid w:val="0067596F"/>
    <w:rsid w:val="006764EC"/>
    <w:rsid w:val="00680026"/>
    <w:rsid w:val="00680F04"/>
    <w:rsid w:val="00681AC4"/>
    <w:rsid w:val="006821F4"/>
    <w:rsid w:val="00683DA1"/>
    <w:rsid w:val="00694123"/>
    <w:rsid w:val="00695CEF"/>
    <w:rsid w:val="006A62B5"/>
    <w:rsid w:val="006A6C36"/>
    <w:rsid w:val="006B0A74"/>
    <w:rsid w:val="006B0BA5"/>
    <w:rsid w:val="006B3CFE"/>
    <w:rsid w:val="006B4F94"/>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07083"/>
    <w:rsid w:val="007107CE"/>
    <w:rsid w:val="00712036"/>
    <w:rsid w:val="0071261D"/>
    <w:rsid w:val="0071370F"/>
    <w:rsid w:val="00715E48"/>
    <w:rsid w:val="00720B58"/>
    <w:rsid w:val="00721A9F"/>
    <w:rsid w:val="00726628"/>
    <w:rsid w:val="007304BD"/>
    <w:rsid w:val="00732106"/>
    <w:rsid w:val="0073277B"/>
    <w:rsid w:val="007342E5"/>
    <w:rsid w:val="007349F0"/>
    <w:rsid w:val="00734D83"/>
    <w:rsid w:val="00735EA0"/>
    <w:rsid w:val="00736A4D"/>
    <w:rsid w:val="00737986"/>
    <w:rsid w:val="0074244D"/>
    <w:rsid w:val="0074423D"/>
    <w:rsid w:val="00747657"/>
    <w:rsid w:val="00751FAC"/>
    <w:rsid w:val="00751FE1"/>
    <w:rsid w:val="00752FA4"/>
    <w:rsid w:val="007539EC"/>
    <w:rsid w:val="00753CB1"/>
    <w:rsid w:val="00753D32"/>
    <w:rsid w:val="007570A0"/>
    <w:rsid w:val="00757AE9"/>
    <w:rsid w:val="007609B4"/>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56C"/>
    <w:rsid w:val="007C561B"/>
    <w:rsid w:val="007C5994"/>
    <w:rsid w:val="007D371E"/>
    <w:rsid w:val="007D55E1"/>
    <w:rsid w:val="007D6A4C"/>
    <w:rsid w:val="007E1DE8"/>
    <w:rsid w:val="007E2185"/>
    <w:rsid w:val="007E237E"/>
    <w:rsid w:val="007E2D7C"/>
    <w:rsid w:val="007E2E9E"/>
    <w:rsid w:val="007F2E9A"/>
    <w:rsid w:val="007F4521"/>
    <w:rsid w:val="007F5EC2"/>
    <w:rsid w:val="0080395B"/>
    <w:rsid w:val="008041B9"/>
    <w:rsid w:val="00805DA0"/>
    <w:rsid w:val="00807171"/>
    <w:rsid w:val="008105EB"/>
    <w:rsid w:val="0081117A"/>
    <w:rsid w:val="00812640"/>
    <w:rsid w:val="00814983"/>
    <w:rsid w:val="008157A1"/>
    <w:rsid w:val="00816D6D"/>
    <w:rsid w:val="00817363"/>
    <w:rsid w:val="00823AB7"/>
    <w:rsid w:val="00824B33"/>
    <w:rsid w:val="00824DA5"/>
    <w:rsid w:val="0082531A"/>
    <w:rsid w:val="00826B9D"/>
    <w:rsid w:val="008344B0"/>
    <w:rsid w:val="0083587A"/>
    <w:rsid w:val="00835A12"/>
    <w:rsid w:val="00837ED6"/>
    <w:rsid w:val="008417D7"/>
    <w:rsid w:val="00842622"/>
    <w:rsid w:val="0084544E"/>
    <w:rsid w:val="008462C6"/>
    <w:rsid w:val="00846C4A"/>
    <w:rsid w:val="00853C0C"/>
    <w:rsid w:val="00860979"/>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190B"/>
    <w:rsid w:val="0090429C"/>
    <w:rsid w:val="00907A54"/>
    <w:rsid w:val="009153BB"/>
    <w:rsid w:val="009201FF"/>
    <w:rsid w:val="0092190A"/>
    <w:rsid w:val="0092388D"/>
    <w:rsid w:val="009271CA"/>
    <w:rsid w:val="00927627"/>
    <w:rsid w:val="009276AD"/>
    <w:rsid w:val="00931419"/>
    <w:rsid w:val="0093191E"/>
    <w:rsid w:val="009330F1"/>
    <w:rsid w:val="009345F9"/>
    <w:rsid w:val="00934C6A"/>
    <w:rsid w:val="00935D17"/>
    <w:rsid w:val="0094171D"/>
    <w:rsid w:val="00943CE2"/>
    <w:rsid w:val="00951F9C"/>
    <w:rsid w:val="00951FEB"/>
    <w:rsid w:val="00954784"/>
    <w:rsid w:val="00954DF0"/>
    <w:rsid w:val="00954F63"/>
    <w:rsid w:val="00956197"/>
    <w:rsid w:val="00962595"/>
    <w:rsid w:val="00964693"/>
    <w:rsid w:val="00966CB3"/>
    <w:rsid w:val="00976112"/>
    <w:rsid w:val="00977F85"/>
    <w:rsid w:val="00980357"/>
    <w:rsid w:val="009813D6"/>
    <w:rsid w:val="00982430"/>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322D"/>
    <w:rsid w:val="009D42F1"/>
    <w:rsid w:val="009D4EC1"/>
    <w:rsid w:val="009D7A64"/>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10269"/>
    <w:rsid w:val="00A12486"/>
    <w:rsid w:val="00A13E58"/>
    <w:rsid w:val="00A14935"/>
    <w:rsid w:val="00A16F8C"/>
    <w:rsid w:val="00A20116"/>
    <w:rsid w:val="00A21D62"/>
    <w:rsid w:val="00A21E90"/>
    <w:rsid w:val="00A27F7A"/>
    <w:rsid w:val="00A339BD"/>
    <w:rsid w:val="00A350F8"/>
    <w:rsid w:val="00A3691D"/>
    <w:rsid w:val="00A41B32"/>
    <w:rsid w:val="00A4245F"/>
    <w:rsid w:val="00A46CC5"/>
    <w:rsid w:val="00A5121D"/>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4B8"/>
    <w:rsid w:val="00AB7B3A"/>
    <w:rsid w:val="00AB7F0E"/>
    <w:rsid w:val="00AC1126"/>
    <w:rsid w:val="00AC6935"/>
    <w:rsid w:val="00AD00AF"/>
    <w:rsid w:val="00AD47C9"/>
    <w:rsid w:val="00AD4B40"/>
    <w:rsid w:val="00AD577F"/>
    <w:rsid w:val="00AD727E"/>
    <w:rsid w:val="00AD7454"/>
    <w:rsid w:val="00AE089A"/>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0BE"/>
    <w:rsid w:val="00B3245E"/>
    <w:rsid w:val="00B3343E"/>
    <w:rsid w:val="00B33656"/>
    <w:rsid w:val="00B33834"/>
    <w:rsid w:val="00B34FD4"/>
    <w:rsid w:val="00B36C48"/>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19D6"/>
    <w:rsid w:val="00BA2220"/>
    <w:rsid w:val="00BB14E5"/>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2C39"/>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040"/>
    <w:rsid w:val="00C55FD8"/>
    <w:rsid w:val="00C5628F"/>
    <w:rsid w:val="00C5650B"/>
    <w:rsid w:val="00C57132"/>
    <w:rsid w:val="00C57402"/>
    <w:rsid w:val="00C57C6F"/>
    <w:rsid w:val="00C6088F"/>
    <w:rsid w:val="00C6651E"/>
    <w:rsid w:val="00C66E3B"/>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C3DF4"/>
    <w:rsid w:val="00CC4F1A"/>
    <w:rsid w:val="00CC51B5"/>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4AD9"/>
    <w:rsid w:val="00D25491"/>
    <w:rsid w:val="00D273E4"/>
    <w:rsid w:val="00D27E4C"/>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151A"/>
    <w:rsid w:val="00D86541"/>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C6BA0"/>
    <w:rsid w:val="00DD074E"/>
    <w:rsid w:val="00DD295C"/>
    <w:rsid w:val="00DE303B"/>
    <w:rsid w:val="00DE3573"/>
    <w:rsid w:val="00DE6B1A"/>
    <w:rsid w:val="00DE6CA5"/>
    <w:rsid w:val="00DE717A"/>
    <w:rsid w:val="00DE7763"/>
    <w:rsid w:val="00DF025E"/>
    <w:rsid w:val="00DF2435"/>
    <w:rsid w:val="00DF2879"/>
    <w:rsid w:val="00E00BA9"/>
    <w:rsid w:val="00E01C51"/>
    <w:rsid w:val="00E02415"/>
    <w:rsid w:val="00E029EA"/>
    <w:rsid w:val="00E02E7F"/>
    <w:rsid w:val="00E02FDA"/>
    <w:rsid w:val="00E03AF1"/>
    <w:rsid w:val="00E06F78"/>
    <w:rsid w:val="00E10CE7"/>
    <w:rsid w:val="00E12DC6"/>
    <w:rsid w:val="00E16691"/>
    <w:rsid w:val="00E20809"/>
    <w:rsid w:val="00E21494"/>
    <w:rsid w:val="00E22286"/>
    <w:rsid w:val="00E22BD3"/>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5AC2"/>
    <w:rsid w:val="00E56535"/>
    <w:rsid w:val="00E619CE"/>
    <w:rsid w:val="00E63D49"/>
    <w:rsid w:val="00E65FA5"/>
    <w:rsid w:val="00E806CD"/>
    <w:rsid w:val="00E80BB3"/>
    <w:rsid w:val="00E810F9"/>
    <w:rsid w:val="00E85ADD"/>
    <w:rsid w:val="00E875C6"/>
    <w:rsid w:val="00E91028"/>
    <w:rsid w:val="00E9232F"/>
    <w:rsid w:val="00E96ED9"/>
    <w:rsid w:val="00EA34A7"/>
    <w:rsid w:val="00EA78DE"/>
    <w:rsid w:val="00EB2DAD"/>
    <w:rsid w:val="00EB58DA"/>
    <w:rsid w:val="00EB6756"/>
    <w:rsid w:val="00EC1D95"/>
    <w:rsid w:val="00EC2826"/>
    <w:rsid w:val="00EC2860"/>
    <w:rsid w:val="00EC36A7"/>
    <w:rsid w:val="00EC76EB"/>
    <w:rsid w:val="00ED102D"/>
    <w:rsid w:val="00ED1843"/>
    <w:rsid w:val="00ED2F7D"/>
    <w:rsid w:val="00ED353F"/>
    <w:rsid w:val="00ED7009"/>
    <w:rsid w:val="00ED7DC5"/>
    <w:rsid w:val="00EE2D8A"/>
    <w:rsid w:val="00EE34A6"/>
    <w:rsid w:val="00EE42F0"/>
    <w:rsid w:val="00EE4702"/>
    <w:rsid w:val="00EE49B7"/>
    <w:rsid w:val="00EE4E2F"/>
    <w:rsid w:val="00EF4053"/>
    <w:rsid w:val="00EF662C"/>
    <w:rsid w:val="00F00D79"/>
    <w:rsid w:val="00F02471"/>
    <w:rsid w:val="00F03101"/>
    <w:rsid w:val="00F05C35"/>
    <w:rsid w:val="00F06A44"/>
    <w:rsid w:val="00F07199"/>
    <w:rsid w:val="00F07968"/>
    <w:rsid w:val="00F07D8C"/>
    <w:rsid w:val="00F106AE"/>
    <w:rsid w:val="00F11DCC"/>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3A2A"/>
    <w:rsid w:val="00FB43ED"/>
    <w:rsid w:val="00FB7E86"/>
    <w:rsid w:val="00FC05C8"/>
    <w:rsid w:val="00FC401E"/>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4419</Words>
  <Characters>25193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cp:revision>
  <dcterms:created xsi:type="dcterms:W3CDTF">2023-11-16T13:04:00Z</dcterms:created>
  <dcterms:modified xsi:type="dcterms:W3CDTF">2023-11-16T14:58:00Z</dcterms:modified>
</cp:coreProperties>
</file>