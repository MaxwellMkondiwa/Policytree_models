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ED9E0" w14:textId="77777777" w:rsidR="00720B58" w:rsidRPr="001578B0" w:rsidRDefault="00720B58" w:rsidP="00720B58">
      <w:pPr>
        <w:jc w:val="right"/>
        <w:rPr>
          <w:rFonts w:ascii="Aptos" w:hAnsi="Aptos"/>
          <w:b/>
          <w:bCs/>
        </w:rPr>
      </w:pPr>
      <w:r w:rsidRPr="001578B0">
        <w:rPr>
          <w:rFonts w:ascii="Aptos" w:hAnsi="Aptos"/>
          <w:b/>
          <w:bCs/>
        </w:rPr>
        <w:t>Review version</w:t>
      </w:r>
    </w:p>
    <w:p w14:paraId="1FC93714" w14:textId="77777777" w:rsidR="00720B58" w:rsidRPr="001578B0" w:rsidRDefault="00720B58" w:rsidP="00720B58">
      <w:pPr>
        <w:jc w:val="right"/>
        <w:rPr>
          <w:rFonts w:ascii="Aptos" w:hAnsi="Aptos"/>
        </w:rPr>
      </w:pPr>
      <w:r w:rsidRPr="001578B0">
        <w:rPr>
          <w:rFonts w:ascii="Aptos" w:hAnsi="Aptos"/>
        </w:rPr>
        <w:t>Do not cite or circulate</w:t>
      </w:r>
    </w:p>
    <w:p w14:paraId="2E9D2595" w14:textId="25762493" w:rsidR="002329A8" w:rsidRPr="001578B0" w:rsidRDefault="00C10984" w:rsidP="002329A8">
      <w:pPr>
        <w:pStyle w:val="Title"/>
        <w:jc w:val="both"/>
        <w:rPr>
          <w:rFonts w:ascii="Aptos" w:eastAsiaTheme="minorHAnsi" w:hAnsi="Aptos" w:cstheme="minorBidi"/>
          <w:bCs/>
          <w:spacing w:val="0"/>
          <w:kern w:val="2"/>
          <w:szCs w:val="24"/>
          <w14:ligatures w14:val="standardContextual"/>
        </w:rPr>
      </w:pPr>
      <w:r w:rsidRPr="001578B0">
        <w:rPr>
          <w:rFonts w:ascii="Aptos" w:eastAsiaTheme="minorHAnsi" w:hAnsi="Aptos" w:cstheme="minorBidi"/>
          <w:bCs/>
          <w:spacing w:val="0"/>
          <w:kern w:val="2"/>
          <w:szCs w:val="24"/>
          <w14:ligatures w14:val="standardContextual"/>
        </w:rPr>
        <w:t>Ex ante impacts of spatially differentiated agronomic recommendations for whe</w:t>
      </w:r>
      <w:r w:rsidR="00A37D91" w:rsidRPr="001578B0">
        <w:rPr>
          <w:rFonts w:ascii="Aptos" w:hAnsi="Aptos" w:cstheme="minorBidi"/>
          <w:bCs/>
          <w:szCs w:val="24"/>
        </w:rPr>
        <w:t>a</w:t>
      </w:r>
      <w:r w:rsidRPr="001578B0">
        <w:rPr>
          <w:rFonts w:ascii="Aptos" w:eastAsiaTheme="minorHAnsi" w:hAnsi="Aptos" w:cstheme="minorBidi"/>
          <w:bCs/>
          <w:spacing w:val="0"/>
          <w:kern w:val="2"/>
          <w:szCs w:val="24"/>
          <w14:ligatures w14:val="standardContextual"/>
        </w:rPr>
        <w:t>t farmers in Eastern India</w:t>
      </w:r>
    </w:p>
    <w:p w14:paraId="77D480D4" w14:textId="533D190E" w:rsidR="002329A8" w:rsidRPr="001578B0" w:rsidRDefault="002329A8" w:rsidP="00297F13">
      <w:pPr>
        <w:rPr>
          <w:rFonts w:ascii="Aptos" w:hAnsi="Aptos"/>
        </w:rPr>
      </w:pPr>
      <w:r w:rsidRPr="001578B0">
        <w:rPr>
          <w:rFonts w:ascii="Aptos" w:hAnsi="Aptos"/>
        </w:rPr>
        <w:t xml:space="preserve">Maxwell </w:t>
      </w:r>
      <w:proofErr w:type="spellStart"/>
      <w:r w:rsidRPr="001578B0">
        <w:rPr>
          <w:rFonts w:ascii="Aptos" w:hAnsi="Aptos"/>
        </w:rPr>
        <w:t>Mkondiwa,</w:t>
      </w:r>
      <w:proofErr w:type="spellEnd"/>
      <w:r w:rsidRPr="001578B0">
        <w:rPr>
          <w:rFonts w:ascii="Aptos" w:hAnsi="Aptos"/>
        </w:rPr>
        <w:t xml:space="preserve"> Jordan Chamberlin, Andrew McDonald, Anton </w:t>
      </w:r>
      <w:proofErr w:type="spellStart"/>
      <w:r w:rsidRPr="001578B0">
        <w:rPr>
          <w:rFonts w:ascii="Aptos" w:hAnsi="Aptos"/>
        </w:rPr>
        <w:t>Urfels</w:t>
      </w:r>
      <w:proofErr w:type="spellEnd"/>
    </w:p>
    <w:p w14:paraId="2AD5CF48" w14:textId="57BD0053" w:rsidR="00B06436" w:rsidRPr="001578B0" w:rsidRDefault="00B06436" w:rsidP="00337327">
      <w:pPr>
        <w:pStyle w:val="Heading1"/>
        <w:rPr>
          <w:rFonts w:ascii="Aptos" w:hAnsi="Aptos"/>
          <w:sz w:val="24"/>
          <w:szCs w:val="24"/>
        </w:rPr>
      </w:pPr>
      <w:r w:rsidRPr="001578B0">
        <w:rPr>
          <w:rFonts w:ascii="Aptos" w:hAnsi="Aptos"/>
          <w:sz w:val="24"/>
          <w:szCs w:val="24"/>
        </w:rPr>
        <w:t>Abstract</w:t>
      </w:r>
    </w:p>
    <w:p w14:paraId="44A800F4" w14:textId="2AEB95B7" w:rsidR="00531D27" w:rsidRPr="001578B0" w:rsidRDefault="00424879" w:rsidP="001E6F0C">
      <w:pPr>
        <w:rPr>
          <w:rFonts w:ascii="Aptos" w:hAnsi="Aptos"/>
          <w:sz w:val="24"/>
          <w:szCs w:val="24"/>
        </w:rPr>
      </w:pPr>
      <w:commentRangeStart w:id="0"/>
      <w:commentRangeStart w:id="1"/>
      <w:r w:rsidRPr="001578B0">
        <w:rPr>
          <w:rFonts w:ascii="Aptos" w:hAnsi="Aptos"/>
          <w:sz w:val="24"/>
          <w:szCs w:val="24"/>
        </w:rPr>
        <w:t xml:space="preserve">We introduce </w:t>
      </w:r>
      <w:r w:rsidR="003D338D" w:rsidRPr="001578B0">
        <w:rPr>
          <w:rFonts w:ascii="Aptos" w:hAnsi="Aptos"/>
          <w:sz w:val="24"/>
          <w:szCs w:val="24"/>
        </w:rPr>
        <w:t xml:space="preserve">the </w:t>
      </w:r>
      <w:r w:rsidRPr="001578B0">
        <w:rPr>
          <w:rFonts w:ascii="Aptos" w:hAnsi="Aptos"/>
          <w:sz w:val="24"/>
          <w:szCs w:val="24"/>
        </w:rPr>
        <w:t xml:space="preserve">concept of </w:t>
      </w:r>
      <w:r w:rsidR="00D229D9" w:rsidRPr="001578B0">
        <w:rPr>
          <w:rFonts w:ascii="Aptos" w:hAnsi="Aptos"/>
          <w:sz w:val="24"/>
          <w:szCs w:val="24"/>
        </w:rPr>
        <w:t>“</w:t>
      </w:r>
      <w:r w:rsidRPr="001578B0">
        <w:rPr>
          <w:rFonts w:ascii="Aptos" w:hAnsi="Aptos"/>
          <w:sz w:val="24"/>
          <w:szCs w:val="24"/>
        </w:rPr>
        <w:t>personalized agronomy</w:t>
      </w:r>
      <w:r w:rsidR="00517187" w:rsidRPr="001578B0">
        <w:rPr>
          <w:rFonts w:ascii="Aptos" w:hAnsi="Aptos"/>
          <w:sz w:val="24"/>
          <w:szCs w:val="24"/>
        </w:rPr>
        <w:t>,</w:t>
      </w:r>
      <w:r w:rsidR="00D229D9" w:rsidRPr="001578B0">
        <w:rPr>
          <w:rFonts w:ascii="Aptos" w:hAnsi="Aptos"/>
          <w:sz w:val="24"/>
          <w:szCs w:val="24"/>
        </w:rPr>
        <w:t>”</w:t>
      </w:r>
      <w:r w:rsidR="00C07BBF" w:rsidRPr="001578B0">
        <w:rPr>
          <w:rFonts w:ascii="Aptos" w:hAnsi="Aptos"/>
          <w:sz w:val="24"/>
          <w:szCs w:val="24"/>
        </w:rPr>
        <w:t xml:space="preserve"> </w:t>
      </w:r>
      <w:r w:rsidR="00442CA9" w:rsidRPr="001578B0">
        <w:rPr>
          <w:rFonts w:ascii="Aptos" w:hAnsi="Aptos"/>
          <w:sz w:val="24"/>
          <w:szCs w:val="24"/>
        </w:rPr>
        <w:t>adapted</w:t>
      </w:r>
      <w:r w:rsidR="00DD295C" w:rsidRPr="001578B0">
        <w:rPr>
          <w:rFonts w:ascii="Aptos" w:hAnsi="Aptos"/>
          <w:sz w:val="24"/>
          <w:szCs w:val="24"/>
        </w:rPr>
        <w:t xml:space="preserve"> from “personalized medicine</w:t>
      </w:r>
      <w:r w:rsidR="00517187" w:rsidRPr="001578B0">
        <w:rPr>
          <w:rFonts w:ascii="Aptos" w:hAnsi="Aptos"/>
          <w:sz w:val="24"/>
          <w:szCs w:val="24"/>
        </w:rPr>
        <w:t>,</w:t>
      </w:r>
      <w:r w:rsidR="00DD295C" w:rsidRPr="001578B0">
        <w:rPr>
          <w:rFonts w:ascii="Aptos" w:hAnsi="Aptos"/>
          <w:sz w:val="24"/>
          <w:szCs w:val="24"/>
        </w:rPr>
        <w:t xml:space="preserve">” </w:t>
      </w:r>
      <w:r w:rsidR="0028187A" w:rsidRPr="001578B0">
        <w:rPr>
          <w:rFonts w:ascii="Aptos" w:hAnsi="Aptos"/>
          <w:sz w:val="24"/>
          <w:szCs w:val="24"/>
        </w:rPr>
        <w:t xml:space="preserve">as a </w:t>
      </w:r>
      <w:r w:rsidR="00AB7F0E" w:rsidRPr="001578B0">
        <w:rPr>
          <w:rFonts w:ascii="Aptos" w:hAnsi="Aptos"/>
          <w:sz w:val="24"/>
          <w:szCs w:val="24"/>
        </w:rPr>
        <w:t xml:space="preserve">computational modelling </w:t>
      </w:r>
      <w:r w:rsidR="0028187A" w:rsidRPr="001578B0">
        <w:rPr>
          <w:rFonts w:ascii="Aptos" w:hAnsi="Aptos"/>
          <w:sz w:val="24"/>
          <w:szCs w:val="24"/>
        </w:rPr>
        <w:t>framework for</w:t>
      </w:r>
      <w:r w:rsidR="00337A60" w:rsidRPr="001578B0">
        <w:rPr>
          <w:rFonts w:ascii="Aptos" w:hAnsi="Aptos"/>
          <w:sz w:val="24"/>
          <w:szCs w:val="24"/>
        </w:rPr>
        <w:t xml:space="preserve"> policy decision making </w:t>
      </w:r>
      <w:r w:rsidR="00275AB6" w:rsidRPr="001578B0">
        <w:rPr>
          <w:rFonts w:ascii="Aptos" w:hAnsi="Aptos"/>
          <w:sz w:val="24"/>
          <w:szCs w:val="24"/>
        </w:rPr>
        <w:t>on where and to who</w:t>
      </w:r>
      <w:r w:rsidR="004878C1" w:rsidRPr="001578B0">
        <w:rPr>
          <w:rFonts w:ascii="Aptos" w:hAnsi="Aptos"/>
          <w:sz w:val="24"/>
          <w:szCs w:val="24"/>
        </w:rPr>
        <w:t>m</w:t>
      </w:r>
      <w:r w:rsidR="00275AB6" w:rsidRPr="001578B0">
        <w:rPr>
          <w:rFonts w:ascii="Aptos" w:hAnsi="Aptos"/>
          <w:sz w:val="24"/>
          <w:szCs w:val="24"/>
        </w:rPr>
        <w:t xml:space="preserve"> agronomic innovations </w:t>
      </w:r>
      <w:r w:rsidR="004878C1" w:rsidRPr="001578B0">
        <w:rPr>
          <w:rFonts w:ascii="Aptos" w:hAnsi="Aptos"/>
          <w:sz w:val="24"/>
          <w:szCs w:val="24"/>
        </w:rPr>
        <w:t xml:space="preserve">should </w:t>
      </w:r>
      <w:r w:rsidR="00275AB6" w:rsidRPr="001578B0">
        <w:rPr>
          <w:rFonts w:ascii="Aptos" w:hAnsi="Aptos"/>
          <w:sz w:val="24"/>
          <w:szCs w:val="24"/>
        </w:rPr>
        <w:t xml:space="preserve">be targeted </w:t>
      </w:r>
      <w:r w:rsidR="003D5C67" w:rsidRPr="001578B0">
        <w:rPr>
          <w:rFonts w:ascii="Aptos" w:hAnsi="Aptos"/>
          <w:sz w:val="24"/>
          <w:szCs w:val="24"/>
        </w:rPr>
        <w:t xml:space="preserve">for </w:t>
      </w:r>
      <w:r w:rsidR="006B3CFE" w:rsidRPr="001578B0">
        <w:rPr>
          <w:rFonts w:ascii="Aptos" w:hAnsi="Aptos"/>
          <w:sz w:val="24"/>
          <w:szCs w:val="24"/>
        </w:rPr>
        <w:t xml:space="preserve">maximum agronomic </w:t>
      </w:r>
      <w:r w:rsidR="00612DDD" w:rsidRPr="001578B0">
        <w:rPr>
          <w:rFonts w:ascii="Aptos" w:hAnsi="Aptos"/>
          <w:sz w:val="24"/>
          <w:szCs w:val="24"/>
        </w:rPr>
        <w:t xml:space="preserve">and economic </w:t>
      </w:r>
      <w:r w:rsidR="006B3CFE" w:rsidRPr="001578B0">
        <w:rPr>
          <w:rFonts w:ascii="Aptos" w:hAnsi="Aptos"/>
          <w:sz w:val="24"/>
          <w:szCs w:val="24"/>
        </w:rPr>
        <w:t>returns</w:t>
      </w:r>
      <w:commentRangeEnd w:id="0"/>
      <w:r w:rsidR="00474B0D" w:rsidRPr="001578B0">
        <w:rPr>
          <w:rStyle w:val="CommentReference"/>
          <w:rFonts w:ascii="Aptos" w:hAnsi="Aptos"/>
        </w:rPr>
        <w:commentReference w:id="0"/>
      </w:r>
      <w:commentRangeEnd w:id="1"/>
      <w:r w:rsidR="00EE42F0" w:rsidRPr="001578B0">
        <w:rPr>
          <w:rStyle w:val="CommentReference"/>
          <w:rFonts w:ascii="Aptos" w:hAnsi="Aptos"/>
        </w:rPr>
        <w:commentReference w:id="1"/>
      </w:r>
      <w:r w:rsidR="003D338D" w:rsidRPr="001578B0">
        <w:rPr>
          <w:rFonts w:ascii="Aptos" w:hAnsi="Aptos"/>
          <w:sz w:val="24"/>
          <w:szCs w:val="24"/>
        </w:rPr>
        <w:t xml:space="preserve"> across a given target population</w:t>
      </w:r>
      <w:r w:rsidR="006B3CFE" w:rsidRPr="001578B0">
        <w:rPr>
          <w:rFonts w:ascii="Aptos" w:hAnsi="Aptos"/>
          <w:sz w:val="24"/>
          <w:szCs w:val="24"/>
        </w:rPr>
        <w:t xml:space="preserve">. </w:t>
      </w:r>
      <w:r w:rsidR="00531D27" w:rsidRPr="001578B0">
        <w:rPr>
          <w:rFonts w:ascii="Aptos" w:hAnsi="Aptos"/>
          <w:sz w:val="24"/>
          <w:szCs w:val="24"/>
        </w:rPr>
        <w:t xml:space="preserve">We rely on a doubly robust machine learning model and policy </w:t>
      </w:r>
      <w:r w:rsidR="00416977" w:rsidRPr="001578B0">
        <w:rPr>
          <w:rFonts w:ascii="Aptos" w:hAnsi="Aptos"/>
          <w:sz w:val="24"/>
          <w:szCs w:val="24"/>
        </w:rPr>
        <w:t>learning</w:t>
      </w:r>
      <w:r w:rsidR="00531D27" w:rsidRPr="001578B0">
        <w:rPr>
          <w:rFonts w:ascii="Aptos" w:hAnsi="Aptos"/>
          <w:sz w:val="24"/>
          <w:szCs w:val="24"/>
        </w:rPr>
        <w:t xml:space="preserve"> approach to generate individualized recommendations for farmers in a large survey sample, and then illustrate how such estimates can be used to generate </w:t>
      </w:r>
      <w:commentRangeStart w:id="2"/>
      <w:commentRangeStart w:id="3"/>
      <w:r w:rsidR="00531D27" w:rsidRPr="001578B0">
        <w:rPr>
          <w:rFonts w:ascii="Aptos" w:hAnsi="Aptos"/>
          <w:sz w:val="24"/>
          <w:szCs w:val="24"/>
        </w:rPr>
        <w:t xml:space="preserve">tailored </w:t>
      </w:r>
      <w:commentRangeEnd w:id="2"/>
      <w:r w:rsidR="009E44DC" w:rsidRPr="001578B0">
        <w:rPr>
          <w:rStyle w:val="CommentReference"/>
          <w:rFonts w:ascii="Aptos" w:hAnsi="Aptos"/>
        </w:rPr>
        <w:commentReference w:id="2"/>
      </w:r>
      <w:commentRangeEnd w:id="3"/>
      <w:r w:rsidR="00245EE4" w:rsidRPr="001578B0">
        <w:rPr>
          <w:rStyle w:val="CommentReference"/>
          <w:rFonts w:ascii="Aptos" w:hAnsi="Aptos"/>
        </w:rPr>
        <w:commentReference w:id="3"/>
      </w:r>
      <w:r w:rsidR="00531D27" w:rsidRPr="001578B0">
        <w:rPr>
          <w:rFonts w:ascii="Aptos" w:hAnsi="Aptos"/>
          <w:sz w:val="24"/>
          <w:szCs w:val="24"/>
        </w:rPr>
        <w:t>recommendations for new farmers in the target geography</w:t>
      </w:r>
      <w:r w:rsidR="00AA2B41">
        <w:rPr>
          <w:rFonts w:ascii="Aptos" w:hAnsi="Aptos"/>
          <w:sz w:val="24"/>
          <w:szCs w:val="24"/>
        </w:rPr>
        <w:t xml:space="preserve"> using out-of-</w:t>
      </w:r>
      <w:r w:rsidR="00BE2B13">
        <w:rPr>
          <w:rFonts w:ascii="Aptos" w:hAnsi="Aptos"/>
          <w:sz w:val="24"/>
          <w:szCs w:val="24"/>
        </w:rPr>
        <w:t>sample policy evaluation</w:t>
      </w:r>
      <w:r w:rsidR="00531D27" w:rsidRPr="001578B0">
        <w:rPr>
          <w:rFonts w:ascii="Aptos" w:hAnsi="Aptos"/>
          <w:sz w:val="24"/>
          <w:szCs w:val="24"/>
        </w:rPr>
        <w:t>. We illustrate this computational modelling framework using a case study of wheat farmers in Bihar</w:t>
      </w:r>
      <w:r w:rsidR="002D67E3" w:rsidRPr="001578B0">
        <w:rPr>
          <w:rFonts w:ascii="Aptos" w:hAnsi="Aptos"/>
          <w:sz w:val="24"/>
          <w:szCs w:val="24"/>
        </w:rPr>
        <w:t xml:space="preserve"> and Eastern Uttar Pradesh</w:t>
      </w:r>
      <w:r w:rsidR="00B10692">
        <w:rPr>
          <w:rFonts w:ascii="Aptos" w:hAnsi="Aptos"/>
          <w:sz w:val="24"/>
          <w:szCs w:val="24"/>
        </w:rPr>
        <w:t xml:space="preserve"> States</w:t>
      </w:r>
      <w:r w:rsidR="003B6F46" w:rsidRPr="001578B0">
        <w:rPr>
          <w:rFonts w:ascii="Aptos" w:hAnsi="Aptos"/>
          <w:sz w:val="24"/>
          <w:szCs w:val="24"/>
        </w:rPr>
        <w:t>, India</w:t>
      </w:r>
      <w:r w:rsidR="00531D27" w:rsidRPr="001578B0">
        <w:rPr>
          <w:rFonts w:ascii="Aptos" w:hAnsi="Aptos"/>
          <w:sz w:val="24"/>
          <w:szCs w:val="24"/>
        </w:rPr>
        <w:t xml:space="preserve">. The recommended practices include broad-spectrum herbicides, early sowing, repeated irrigation, and using high-yielding long-duration varieties. This work demonstrates how field and farmer heterogeneity can be incorporated into a spatially explicit analytical framework for improved targeting of extension efforts and </w:t>
      </w:r>
      <w:commentRangeStart w:id="4"/>
      <w:commentRangeStart w:id="5"/>
      <w:r w:rsidR="00531D27" w:rsidRPr="001578B0">
        <w:rPr>
          <w:rFonts w:ascii="Aptos" w:hAnsi="Aptos"/>
          <w:sz w:val="24"/>
          <w:szCs w:val="24"/>
        </w:rPr>
        <w:t xml:space="preserve">improved aggregate efficiency </w:t>
      </w:r>
      <w:commentRangeEnd w:id="4"/>
      <w:r w:rsidR="009E44DC" w:rsidRPr="001578B0">
        <w:rPr>
          <w:rStyle w:val="CommentReference"/>
          <w:rFonts w:ascii="Aptos" w:hAnsi="Aptos"/>
        </w:rPr>
        <w:commentReference w:id="4"/>
      </w:r>
      <w:commentRangeEnd w:id="5"/>
      <w:r w:rsidR="00311BA5">
        <w:rPr>
          <w:rStyle w:val="CommentReference"/>
        </w:rPr>
        <w:commentReference w:id="5"/>
      </w:r>
      <w:r w:rsidR="00531D27" w:rsidRPr="001578B0">
        <w:rPr>
          <w:rFonts w:ascii="Aptos" w:hAnsi="Aptos"/>
          <w:sz w:val="24"/>
          <w:szCs w:val="24"/>
        </w:rPr>
        <w:t>of related public and private investments.</w:t>
      </w:r>
    </w:p>
    <w:p w14:paraId="6F0ACC75" w14:textId="71F2E4FF" w:rsidR="00B06436" w:rsidRPr="001578B0" w:rsidRDefault="00337327" w:rsidP="00337327">
      <w:pPr>
        <w:pStyle w:val="Heading1"/>
        <w:rPr>
          <w:rFonts w:ascii="Aptos" w:hAnsi="Aptos"/>
          <w:sz w:val="24"/>
          <w:szCs w:val="24"/>
        </w:rPr>
      </w:pPr>
      <w:commentRangeStart w:id="6"/>
      <w:commentRangeStart w:id="7"/>
      <w:r w:rsidRPr="001578B0">
        <w:rPr>
          <w:rFonts w:ascii="Aptos" w:hAnsi="Aptos"/>
          <w:sz w:val="24"/>
          <w:szCs w:val="24"/>
        </w:rPr>
        <w:t xml:space="preserve">1. </w:t>
      </w:r>
      <w:r w:rsidR="00B06436" w:rsidRPr="001578B0">
        <w:rPr>
          <w:rFonts w:ascii="Aptos" w:hAnsi="Aptos"/>
          <w:sz w:val="24"/>
          <w:szCs w:val="24"/>
        </w:rPr>
        <w:t>Introduction</w:t>
      </w:r>
      <w:commentRangeEnd w:id="6"/>
      <w:r w:rsidR="007E2185" w:rsidRPr="001578B0">
        <w:rPr>
          <w:rStyle w:val="CommentReference"/>
          <w:rFonts w:ascii="Aptos" w:eastAsiaTheme="minorHAnsi" w:hAnsi="Aptos" w:cstheme="minorBidi"/>
          <w:color w:val="auto"/>
        </w:rPr>
        <w:commentReference w:id="6"/>
      </w:r>
      <w:commentRangeEnd w:id="7"/>
      <w:r w:rsidR="0082357A">
        <w:rPr>
          <w:rStyle w:val="CommentReference"/>
          <w:rFonts w:ascii="Gill Sans MT" w:eastAsiaTheme="minorHAnsi" w:hAnsi="Gill Sans MT" w:cstheme="minorBidi"/>
          <w:b w:val="0"/>
          <w:color w:val="auto"/>
        </w:rPr>
        <w:commentReference w:id="7"/>
      </w:r>
    </w:p>
    <w:p w14:paraId="19259A61" w14:textId="517F397E" w:rsidR="00CE5957" w:rsidRPr="001578B0" w:rsidRDefault="003A677E" w:rsidP="00CE5957">
      <w:pPr>
        <w:rPr>
          <w:rFonts w:ascii="Aptos" w:hAnsi="Aptos"/>
          <w:sz w:val="24"/>
          <w:szCs w:val="24"/>
        </w:rPr>
      </w:pPr>
      <w:r w:rsidRPr="001578B0">
        <w:rPr>
          <w:rFonts w:ascii="Aptos" w:hAnsi="Aptos"/>
          <w:sz w:val="24"/>
          <w:szCs w:val="24"/>
        </w:rPr>
        <w:t xml:space="preserve">Evaluations of agricultural </w:t>
      </w:r>
      <w:r w:rsidR="003D066C" w:rsidRPr="001578B0">
        <w:rPr>
          <w:rFonts w:ascii="Aptos" w:hAnsi="Aptos"/>
          <w:sz w:val="24"/>
          <w:szCs w:val="24"/>
        </w:rPr>
        <w:t xml:space="preserve">research and </w:t>
      </w:r>
      <w:r w:rsidR="00474B0D" w:rsidRPr="001578B0">
        <w:rPr>
          <w:rFonts w:ascii="Aptos" w:hAnsi="Aptos"/>
          <w:sz w:val="24"/>
          <w:szCs w:val="24"/>
        </w:rPr>
        <w:t>development</w:t>
      </w:r>
      <w:r w:rsidR="00F23A4D" w:rsidRPr="001578B0">
        <w:rPr>
          <w:rFonts w:ascii="Aptos" w:hAnsi="Aptos"/>
          <w:sz w:val="24"/>
          <w:szCs w:val="24"/>
        </w:rPr>
        <w:t xml:space="preserve"> (R&amp;D)</w:t>
      </w:r>
      <w:r w:rsidR="00474B0D" w:rsidRPr="001578B0">
        <w:rPr>
          <w:rFonts w:ascii="Aptos" w:hAnsi="Aptos"/>
          <w:sz w:val="24"/>
          <w:szCs w:val="24"/>
        </w:rPr>
        <w:t xml:space="preserve"> </w:t>
      </w:r>
      <w:r w:rsidR="003D066C" w:rsidRPr="001578B0">
        <w:rPr>
          <w:rFonts w:ascii="Aptos" w:hAnsi="Aptos"/>
          <w:sz w:val="24"/>
          <w:szCs w:val="24"/>
        </w:rPr>
        <w:t>interventions have documented very high returns</w:t>
      </w:r>
      <w:r w:rsidR="008A660C" w:rsidRPr="001578B0">
        <w:rPr>
          <w:rFonts w:ascii="Aptos" w:hAnsi="Aptos"/>
          <w:sz w:val="24"/>
          <w:szCs w:val="24"/>
        </w:rPr>
        <w:t xml:space="preserve"> with </w:t>
      </w:r>
      <w:r w:rsidR="00CC7CFB" w:rsidRPr="001578B0">
        <w:rPr>
          <w:rFonts w:ascii="Aptos" w:hAnsi="Aptos"/>
          <w:sz w:val="24"/>
          <w:szCs w:val="24"/>
        </w:rPr>
        <w:t>global average benefit-cost ratio of 10:</w:t>
      </w:r>
      <w:r w:rsidR="00474B0D" w:rsidRPr="001578B0">
        <w:rPr>
          <w:rFonts w:ascii="Aptos" w:hAnsi="Aptos"/>
          <w:sz w:val="24"/>
          <w:szCs w:val="24"/>
        </w:rPr>
        <w:t xml:space="preserve">1, </w:t>
      </w:r>
      <w:r w:rsidR="00CC7CFB" w:rsidRPr="001578B0">
        <w:rPr>
          <w:rFonts w:ascii="Aptos" w:hAnsi="Aptos"/>
          <w:sz w:val="24"/>
          <w:szCs w:val="24"/>
        </w:rPr>
        <w:t xml:space="preserve">ranging from </w:t>
      </w:r>
      <w:r w:rsidR="003240F3" w:rsidRPr="001578B0">
        <w:rPr>
          <w:rFonts w:ascii="Aptos" w:hAnsi="Aptos"/>
          <w:sz w:val="24"/>
          <w:szCs w:val="24"/>
        </w:rPr>
        <w:t xml:space="preserve">less than </w:t>
      </w:r>
      <w:r w:rsidR="00CC7CFB" w:rsidRPr="001578B0">
        <w:rPr>
          <w:rFonts w:ascii="Aptos" w:hAnsi="Aptos"/>
          <w:sz w:val="24"/>
          <w:szCs w:val="24"/>
        </w:rPr>
        <w:t>2</w:t>
      </w:r>
      <w:r w:rsidR="003240F3" w:rsidRPr="001578B0">
        <w:rPr>
          <w:rFonts w:ascii="Aptos" w:hAnsi="Aptos"/>
          <w:sz w:val="24"/>
          <w:szCs w:val="24"/>
        </w:rPr>
        <w:t>:1</w:t>
      </w:r>
      <w:r w:rsidR="00CC7CFB" w:rsidRPr="001578B0">
        <w:rPr>
          <w:rFonts w:ascii="Aptos" w:hAnsi="Aptos"/>
          <w:sz w:val="24"/>
          <w:szCs w:val="24"/>
        </w:rPr>
        <w:t xml:space="preserve"> to </w:t>
      </w:r>
      <w:r w:rsidR="003240F3" w:rsidRPr="001578B0">
        <w:rPr>
          <w:rFonts w:ascii="Aptos" w:hAnsi="Aptos"/>
          <w:sz w:val="24"/>
          <w:szCs w:val="24"/>
        </w:rPr>
        <w:t>42:1 (Alston et al 2020)</w:t>
      </w:r>
      <w:r w:rsidR="003D066C" w:rsidRPr="001578B0">
        <w:rPr>
          <w:rFonts w:ascii="Aptos" w:hAnsi="Aptos"/>
          <w:sz w:val="24"/>
          <w:szCs w:val="24"/>
        </w:rPr>
        <w:t xml:space="preserve">. </w:t>
      </w:r>
      <w:r w:rsidR="000C171D" w:rsidRPr="001578B0">
        <w:rPr>
          <w:rFonts w:ascii="Aptos" w:hAnsi="Aptos"/>
          <w:sz w:val="24"/>
          <w:szCs w:val="24"/>
        </w:rPr>
        <w:t xml:space="preserve">However, </w:t>
      </w:r>
      <w:r w:rsidR="002A5654" w:rsidRPr="001578B0">
        <w:rPr>
          <w:rFonts w:ascii="Aptos" w:hAnsi="Aptos"/>
          <w:sz w:val="24"/>
          <w:szCs w:val="24"/>
        </w:rPr>
        <w:t>the distribution of returns at the farm and community level is highly heterogenous</w:t>
      </w:r>
      <w:r w:rsidR="000F1DD5" w:rsidRPr="001578B0">
        <w:rPr>
          <w:rFonts w:ascii="Aptos" w:hAnsi="Aptos"/>
          <w:sz w:val="24"/>
          <w:szCs w:val="24"/>
        </w:rPr>
        <w:t xml:space="preserve">, reflecting both variations in production conditions as well as management practices and </w:t>
      </w:r>
      <w:r w:rsidR="00E20809" w:rsidRPr="001578B0">
        <w:rPr>
          <w:rFonts w:ascii="Aptos" w:hAnsi="Aptos"/>
          <w:sz w:val="24"/>
          <w:szCs w:val="24"/>
        </w:rPr>
        <w:t xml:space="preserve">other farm-level </w:t>
      </w:r>
      <w:r w:rsidR="00D24AD9" w:rsidRPr="001578B0">
        <w:rPr>
          <w:rFonts w:ascii="Aptos" w:hAnsi="Aptos"/>
          <w:sz w:val="24"/>
          <w:szCs w:val="24"/>
        </w:rPr>
        <w:t>characteristics (</w:t>
      </w:r>
      <w:r w:rsidR="009201FF" w:rsidRPr="001578B0">
        <w:rPr>
          <w:rFonts w:ascii="Aptos" w:hAnsi="Aptos"/>
          <w:sz w:val="24"/>
          <w:szCs w:val="24"/>
        </w:rPr>
        <w:t xml:space="preserve">Suri 2011; Suri and </w:t>
      </w:r>
      <w:proofErr w:type="spellStart"/>
      <w:r w:rsidR="009201FF" w:rsidRPr="001578B0">
        <w:rPr>
          <w:rFonts w:ascii="Aptos" w:hAnsi="Aptos"/>
          <w:sz w:val="24"/>
          <w:szCs w:val="24"/>
        </w:rPr>
        <w:t>Udry</w:t>
      </w:r>
      <w:proofErr w:type="spellEnd"/>
      <w:r w:rsidR="009201FF" w:rsidRPr="001578B0">
        <w:rPr>
          <w:rFonts w:ascii="Aptos" w:hAnsi="Aptos"/>
          <w:sz w:val="24"/>
          <w:szCs w:val="24"/>
        </w:rPr>
        <w:t xml:space="preserve"> 2021</w:t>
      </w:r>
      <w:r w:rsidR="00F06A44" w:rsidRPr="001578B0">
        <w:rPr>
          <w:rFonts w:ascii="Aptos" w:hAnsi="Aptos"/>
          <w:sz w:val="24"/>
          <w:szCs w:val="24"/>
        </w:rPr>
        <w:t xml:space="preserve">). </w:t>
      </w:r>
      <w:r w:rsidR="009201FF" w:rsidRPr="001578B0">
        <w:rPr>
          <w:rFonts w:ascii="Aptos" w:hAnsi="Aptos"/>
          <w:sz w:val="24"/>
          <w:szCs w:val="24"/>
        </w:rPr>
        <w:t xml:space="preserve"> </w:t>
      </w:r>
      <w:r w:rsidR="00964693" w:rsidRPr="001578B0">
        <w:rPr>
          <w:rFonts w:ascii="Aptos" w:hAnsi="Aptos"/>
          <w:sz w:val="24"/>
          <w:szCs w:val="24"/>
        </w:rPr>
        <w:t xml:space="preserve">This heterogeneity in returns has prompted </w:t>
      </w:r>
      <w:r w:rsidR="00302949" w:rsidRPr="001578B0">
        <w:rPr>
          <w:rFonts w:ascii="Aptos" w:hAnsi="Aptos"/>
          <w:sz w:val="24"/>
          <w:szCs w:val="24"/>
        </w:rPr>
        <w:t>many researchers to recommend</w:t>
      </w:r>
      <w:r w:rsidR="00B22AC0" w:rsidRPr="001578B0">
        <w:rPr>
          <w:rFonts w:ascii="Aptos" w:hAnsi="Aptos"/>
          <w:sz w:val="24"/>
          <w:szCs w:val="24"/>
        </w:rPr>
        <w:t xml:space="preserve"> prioritization and</w:t>
      </w:r>
      <w:r w:rsidR="00302949" w:rsidRPr="001578B0">
        <w:rPr>
          <w:rFonts w:ascii="Aptos" w:hAnsi="Aptos"/>
          <w:sz w:val="24"/>
          <w:szCs w:val="24"/>
        </w:rPr>
        <w:t xml:space="preserve"> targeting of interventions as key to unlocking the </w:t>
      </w:r>
      <w:r w:rsidR="00A13E58" w:rsidRPr="001578B0">
        <w:rPr>
          <w:rFonts w:ascii="Aptos" w:hAnsi="Aptos"/>
          <w:sz w:val="24"/>
          <w:szCs w:val="24"/>
        </w:rPr>
        <w:t>gains from agricultural R&amp;D.</w:t>
      </w:r>
      <w:r w:rsidR="00EC2860" w:rsidRPr="001578B0">
        <w:rPr>
          <w:rFonts w:ascii="Aptos" w:hAnsi="Aptos"/>
          <w:sz w:val="24"/>
          <w:szCs w:val="24"/>
        </w:rPr>
        <w:t xml:space="preserve"> </w:t>
      </w:r>
      <w:r w:rsidR="00B22AC0" w:rsidRPr="001578B0">
        <w:rPr>
          <w:rFonts w:ascii="Aptos" w:hAnsi="Aptos"/>
          <w:sz w:val="24"/>
          <w:szCs w:val="24"/>
        </w:rPr>
        <w:t>However, the best methods for targeting remain uncertain</w:t>
      </w:r>
      <w:r w:rsidR="00F02CA1" w:rsidRPr="001578B0">
        <w:rPr>
          <w:rFonts w:ascii="Aptos" w:hAnsi="Aptos"/>
          <w:sz w:val="24"/>
          <w:szCs w:val="24"/>
        </w:rPr>
        <w:t xml:space="preserve"> especially due to the complexity in</w:t>
      </w:r>
      <w:r w:rsidR="004F4660" w:rsidRPr="001578B0">
        <w:rPr>
          <w:rFonts w:ascii="Aptos" w:hAnsi="Aptos"/>
          <w:sz w:val="24"/>
          <w:szCs w:val="24"/>
        </w:rPr>
        <w:t xml:space="preserve"> making causal judgements and predicting potential performance of </w:t>
      </w:r>
      <w:r w:rsidR="0079597D" w:rsidRPr="001578B0">
        <w:rPr>
          <w:rFonts w:ascii="Aptos" w:hAnsi="Aptos"/>
          <w:sz w:val="24"/>
          <w:szCs w:val="24"/>
        </w:rPr>
        <w:t xml:space="preserve">the recommended practices out of sample. </w:t>
      </w:r>
    </w:p>
    <w:p w14:paraId="4E33A8D7" w14:textId="2B3D375D" w:rsidR="006F1886" w:rsidRPr="001578B0" w:rsidRDefault="00B474DC" w:rsidP="00C1012F">
      <w:pPr>
        <w:rPr>
          <w:rFonts w:ascii="Aptos" w:hAnsi="Aptos"/>
          <w:sz w:val="24"/>
          <w:szCs w:val="24"/>
        </w:rPr>
      </w:pPr>
      <w:r>
        <w:rPr>
          <w:rFonts w:ascii="Aptos" w:hAnsi="Aptos"/>
          <w:sz w:val="24"/>
          <w:szCs w:val="24"/>
        </w:rPr>
        <w:t xml:space="preserve">We propose that personalized agricultural recommendations (personalized agronomy) are possible using novel machine learning </w:t>
      </w:r>
      <w:r w:rsidRPr="001D5AC5">
        <w:rPr>
          <w:rFonts w:ascii="Aptos" w:hAnsi="Aptos"/>
          <w:sz w:val="24"/>
          <w:szCs w:val="24"/>
        </w:rPr>
        <w:t xml:space="preserve">and operations research tools that have proven successful in personalized medicine (see </w:t>
      </w:r>
      <w:r w:rsidRPr="007D2314">
        <w:rPr>
          <w:rFonts w:ascii="Aptos" w:hAnsi="Aptos"/>
          <w:sz w:val="24"/>
          <w:szCs w:val="24"/>
        </w:rPr>
        <w:t>Inoue et al 2023</w:t>
      </w:r>
      <w:r w:rsidRPr="001D5AC5">
        <w:rPr>
          <w:rFonts w:ascii="Aptos" w:hAnsi="Aptos"/>
          <w:sz w:val="24"/>
          <w:szCs w:val="24"/>
        </w:rPr>
        <w:t>)</w:t>
      </w:r>
      <w:ins w:id="8" w:author="MKONDIWA, Maxwell (CIMMYT-India)" w:date="2024-07-22T18:03:00Z" w16du:dateUtc="2024-07-22T12:33:00Z">
        <w:r w:rsidR="000850AB">
          <w:rPr>
            <w:rFonts w:ascii="Aptos" w:hAnsi="Aptos"/>
            <w:sz w:val="24"/>
            <w:szCs w:val="24"/>
          </w:rPr>
          <w:t xml:space="preserve"> including in transporting</w:t>
        </w:r>
        <w:r w:rsidR="00C5597B">
          <w:rPr>
            <w:rFonts w:ascii="Aptos" w:hAnsi="Aptos"/>
            <w:sz w:val="24"/>
            <w:szCs w:val="24"/>
          </w:rPr>
          <w:t xml:space="preserve"> </w:t>
        </w:r>
      </w:ins>
      <w:ins w:id="9" w:author="MKONDIWA, Maxwell (CIMMYT-India)" w:date="2024-07-22T18:04:00Z" w16du:dateUtc="2024-07-22T12:34:00Z">
        <w:r w:rsidR="00A579ED">
          <w:rPr>
            <w:rFonts w:ascii="Aptos" w:hAnsi="Aptos"/>
            <w:sz w:val="24"/>
            <w:szCs w:val="24"/>
          </w:rPr>
          <w:t>clinical trial</w:t>
        </w:r>
      </w:ins>
      <w:ins w:id="10" w:author="MKONDIWA, Maxwell (CIMMYT-India)" w:date="2024-07-22T18:03:00Z" w16du:dateUtc="2024-07-22T12:33:00Z">
        <w:r w:rsidR="000850AB">
          <w:rPr>
            <w:rFonts w:ascii="Aptos" w:hAnsi="Aptos"/>
            <w:sz w:val="24"/>
            <w:szCs w:val="24"/>
          </w:rPr>
          <w:t xml:space="preserve"> results </w:t>
        </w:r>
        <w:r w:rsidR="00C5597B">
          <w:rPr>
            <w:rFonts w:ascii="Aptos" w:hAnsi="Aptos"/>
            <w:sz w:val="24"/>
            <w:szCs w:val="24"/>
          </w:rPr>
          <w:t>to a new target population</w:t>
        </w:r>
      </w:ins>
      <w:ins w:id="11" w:author="MKONDIWA, Maxwell (CIMMYT-India)" w:date="2024-07-22T18:04:00Z" w16du:dateUtc="2024-07-22T12:34:00Z">
        <w:r w:rsidR="00C5597B">
          <w:rPr>
            <w:rFonts w:ascii="Aptos" w:hAnsi="Aptos"/>
            <w:sz w:val="24"/>
            <w:szCs w:val="24"/>
          </w:rPr>
          <w:t xml:space="preserve"> (</w:t>
        </w:r>
      </w:ins>
      <w:proofErr w:type="spellStart"/>
      <w:ins w:id="12" w:author="MKONDIWA, Maxwell (CIMMYT-India)" w:date="2024-07-22T18:15:00Z" w16du:dateUtc="2024-07-22T12:45:00Z">
        <w:r w:rsidR="00060BDA">
          <w:rPr>
            <w:rFonts w:ascii="Aptos" w:hAnsi="Aptos"/>
            <w:sz w:val="24"/>
            <w:szCs w:val="24"/>
          </w:rPr>
          <w:t>Dahabreh</w:t>
        </w:r>
        <w:proofErr w:type="spellEnd"/>
        <w:r w:rsidR="00060BDA">
          <w:rPr>
            <w:rFonts w:ascii="Aptos" w:hAnsi="Aptos"/>
            <w:sz w:val="24"/>
            <w:szCs w:val="24"/>
          </w:rPr>
          <w:t xml:space="preserve"> </w:t>
        </w:r>
        <w:r w:rsidR="007A2ECB">
          <w:rPr>
            <w:rFonts w:ascii="Aptos" w:hAnsi="Aptos"/>
            <w:sz w:val="24"/>
            <w:szCs w:val="24"/>
          </w:rPr>
          <w:t>et al 2020</w:t>
        </w:r>
      </w:ins>
      <w:ins w:id="13" w:author="MKONDIWA, Maxwell (CIMMYT-India)" w:date="2024-07-22T18:04:00Z" w16du:dateUtc="2024-07-22T12:34:00Z">
        <w:r w:rsidR="00C5597B">
          <w:rPr>
            <w:rFonts w:ascii="Aptos" w:hAnsi="Aptos"/>
            <w:sz w:val="24"/>
            <w:szCs w:val="24"/>
          </w:rPr>
          <w:t>)</w:t>
        </w:r>
      </w:ins>
      <w:r w:rsidRPr="001D5AC5">
        <w:rPr>
          <w:rFonts w:ascii="Aptos" w:hAnsi="Aptos"/>
          <w:sz w:val="24"/>
          <w:szCs w:val="24"/>
        </w:rPr>
        <w:t xml:space="preserve">. </w:t>
      </w:r>
      <w:r w:rsidR="00CE5957" w:rsidRPr="001D5AC5">
        <w:rPr>
          <w:rFonts w:ascii="Aptos" w:hAnsi="Aptos"/>
          <w:sz w:val="24"/>
          <w:szCs w:val="24"/>
        </w:rPr>
        <w:t xml:space="preserve">In this paper, we </w:t>
      </w:r>
      <w:r w:rsidR="00D07F56" w:rsidRPr="001D5AC5">
        <w:rPr>
          <w:rFonts w:ascii="Aptos" w:hAnsi="Aptos"/>
          <w:sz w:val="24"/>
          <w:szCs w:val="24"/>
        </w:rPr>
        <w:t>use</w:t>
      </w:r>
      <w:r w:rsidR="00CE5957" w:rsidRPr="001D5AC5">
        <w:rPr>
          <w:rFonts w:ascii="Aptos" w:hAnsi="Aptos"/>
          <w:sz w:val="24"/>
          <w:szCs w:val="24"/>
        </w:rPr>
        <w:t xml:space="preserve"> </w:t>
      </w:r>
      <w:r w:rsidR="00D176F3" w:rsidRPr="001D5AC5">
        <w:rPr>
          <w:rFonts w:ascii="Aptos" w:hAnsi="Aptos"/>
          <w:sz w:val="24"/>
          <w:szCs w:val="24"/>
        </w:rPr>
        <w:t xml:space="preserve">an </w:t>
      </w:r>
      <w:proofErr w:type="spellStart"/>
      <w:r w:rsidR="00D176F3" w:rsidRPr="001D5AC5">
        <w:rPr>
          <w:rFonts w:ascii="Aptos" w:hAnsi="Aptos"/>
          <w:i/>
          <w:iCs/>
          <w:sz w:val="24"/>
          <w:szCs w:val="24"/>
        </w:rPr>
        <w:t>exante</w:t>
      </w:r>
      <w:proofErr w:type="spellEnd"/>
      <w:r w:rsidR="00D176F3" w:rsidRPr="001D5AC5">
        <w:rPr>
          <w:rStyle w:val="FootnoteReference"/>
          <w:rFonts w:ascii="Aptos" w:hAnsi="Aptos"/>
          <w:i/>
          <w:iCs/>
          <w:sz w:val="24"/>
          <w:szCs w:val="24"/>
        </w:rPr>
        <w:footnoteReference w:id="1"/>
      </w:r>
      <w:r w:rsidR="00D176F3" w:rsidRPr="001D5AC5">
        <w:rPr>
          <w:rFonts w:ascii="Aptos" w:hAnsi="Aptos"/>
          <w:sz w:val="24"/>
          <w:szCs w:val="24"/>
        </w:rPr>
        <w:t xml:space="preserve"> approach of </w:t>
      </w:r>
      <w:r w:rsidR="00CE5957" w:rsidRPr="001D5AC5">
        <w:rPr>
          <w:rFonts w:ascii="Aptos" w:hAnsi="Aptos"/>
          <w:sz w:val="24"/>
          <w:szCs w:val="24"/>
        </w:rPr>
        <w:t>personali</w:t>
      </w:r>
      <w:r w:rsidR="00567431" w:rsidRPr="001D5AC5">
        <w:rPr>
          <w:rFonts w:ascii="Aptos" w:hAnsi="Aptos"/>
          <w:sz w:val="24"/>
          <w:szCs w:val="24"/>
        </w:rPr>
        <w:t>zing agricultural</w:t>
      </w:r>
      <w:r w:rsidR="00CE5957" w:rsidRPr="001D5AC5">
        <w:rPr>
          <w:rFonts w:ascii="Aptos" w:hAnsi="Aptos"/>
          <w:sz w:val="24"/>
          <w:szCs w:val="24"/>
        </w:rPr>
        <w:t xml:space="preserve"> recommendations</w:t>
      </w:r>
      <w:r w:rsidR="002A417B" w:rsidRPr="001D5AC5">
        <w:rPr>
          <w:rFonts w:ascii="Aptos" w:hAnsi="Aptos"/>
          <w:sz w:val="24"/>
          <w:szCs w:val="24"/>
        </w:rPr>
        <w:t xml:space="preserve"> to</w:t>
      </w:r>
      <w:r w:rsidR="002A417B" w:rsidRPr="001578B0">
        <w:rPr>
          <w:rFonts w:ascii="Aptos" w:hAnsi="Aptos"/>
          <w:sz w:val="24"/>
          <w:szCs w:val="24"/>
        </w:rPr>
        <w:t xml:space="preserve"> </w:t>
      </w:r>
      <w:r w:rsidR="002A417B" w:rsidRPr="001578B0">
        <w:rPr>
          <w:rFonts w:ascii="Aptos" w:hAnsi="Aptos"/>
          <w:sz w:val="24"/>
          <w:szCs w:val="24"/>
        </w:rPr>
        <w:lastRenderedPageBreak/>
        <w:t>each farmer and farm context</w:t>
      </w:r>
      <w:r w:rsidR="00CE5957" w:rsidRPr="001578B0">
        <w:rPr>
          <w:rFonts w:ascii="Aptos" w:hAnsi="Aptos"/>
          <w:sz w:val="24"/>
          <w:szCs w:val="24"/>
        </w:rPr>
        <w:t xml:space="preserve"> </w:t>
      </w:r>
      <w:r w:rsidR="006078D0" w:rsidRPr="001578B0">
        <w:rPr>
          <w:rFonts w:ascii="Aptos" w:hAnsi="Aptos"/>
          <w:sz w:val="24"/>
          <w:szCs w:val="24"/>
        </w:rPr>
        <w:t>using causal machine learning</w:t>
      </w:r>
      <w:r w:rsidR="00D92C0D" w:rsidRPr="001578B0">
        <w:rPr>
          <w:rFonts w:ascii="Aptos" w:hAnsi="Aptos"/>
          <w:sz w:val="24"/>
          <w:szCs w:val="24"/>
        </w:rPr>
        <w:t xml:space="preserve"> (</w:t>
      </w:r>
      <w:r w:rsidR="00792FC4">
        <w:rPr>
          <w:rFonts w:ascii="Aptos" w:hAnsi="Aptos"/>
          <w:sz w:val="24"/>
          <w:szCs w:val="24"/>
        </w:rPr>
        <w:t xml:space="preserve">Athey et al </w:t>
      </w:r>
      <w:r w:rsidR="00D92C0D" w:rsidRPr="001578B0">
        <w:rPr>
          <w:rFonts w:ascii="Aptos" w:hAnsi="Aptos"/>
          <w:sz w:val="24"/>
          <w:szCs w:val="24"/>
        </w:rPr>
        <w:t xml:space="preserve">2019) </w:t>
      </w:r>
      <w:r w:rsidR="006078D0" w:rsidRPr="001578B0">
        <w:rPr>
          <w:rFonts w:ascii="Aptos" w:hAnsi="Aptos"/>
          <w:sz w:val="24"/>
          <w:szCs w:val="24"/>
        </w:rPr>
        <w:t xml:space="preserve">and targeting of farmers </w:t>
      </w:r>
      <w:proofErr w:type="gramStart"/>
      <w:r w:rsidR="006078D0" w:rsidRPr="001578B0">
        <w:rPr>
          <w:rFonts w:ascii="Aptos" w:hAnsi="Aptos"/>
          <w:sz w:val="24"/>
          <w:szCs w:val="24"/>
        </w:rPr>
        <w:t>on the basis of</w:t>
      </w:r>
      <w:proofErr w:type="gramEnd"/>
      <w:del w:id="17" w:author="MKONDIWA, Maxwell (CIMMYT-India)" w:date="2024-07-22T16:51:00Z" w16du:dateUtc="2024-07-22T11:21:00Z">
        <w:r w:rsidR="006078D0" w:rsidRPr="001578B0" w:rsidDel="00633B40">
          <w:rPr>
            <w:rFonts w:ascii="Aptos" w:hAnsi="Aptos"/>
            <w:sz w:val="24"/>
            <w:szCs w:val="24"/>
          </w:rPr>
          <w:delText xml:space="preserve"> the</w:delText>
        </w:r>
      </w:del>
      <w:r w:rsidR="006078D0" w:rsidRPr="001578B0">
        <w:rPr>
          <w:rFonts w:ascii="Aptos" w:hAnsi="Aptos"/>
          <w:sz w:val="24"/>
          <w:szCs w:val="24"/>
        </w:rPr>
        <w:t xml:space="preserve"> </w:t>
      </w:r>
      <w:r w:rsidR="00BF094A" w:rsidRPr="001578B0">
        <w:rPr>
          <w:rFonts w:ascii="Aptos" w:hAnsi="Aptos"/>
          <w:sz w:val="24"/>
          <w:szCs w:val="24"/>
        </w:rPr>
        <w:t xml:space="preserve">their farm </w:t>
      </w:r>
      <w:r w:rsidR="00393787">
        <w:rPr>
          <w:rFonts w:ascii="Aptos" w:hAnsi="Aptos"/>
          <w:sz w:val="24"/>
          <w:szCs w:val="24"/>
        </w:rPr>
        <w:t xml:space="preserve">and personal </w:t>
      </w:r>
      <w:r w:rsidR="00BF094A" w:rsidRPr="001578B0">
        <w:rPr>
          <w:rFonts w:ascii="Aptos" w:hAnsi="Aptos"/>
          <w:sz w:val="24"/>
          <w:szCs w:val="24"/>
        </w:rPr>
        <w:t>characteristics</w:t>
      </w:r>
      <w:r w:rsidR="006078D0" w:rsidRPr="001578B0">
        <w:rPr>
          <w:rFonts w:ascii="Aptos" w:hAnsi="Aptos"/>
          <w:sz w:val="24"/>
          <w:szCs w:val="24"/>
        </w:rPr>
        <w:t xml:space="preserve"> </w:t>
      </w:r>
      <w:r w:rsidR="00BF094A" w:rsidRPr="001578B0">
        <w:rPr>
          <w:rFonts w:ascii="Aptos" w:hAnsi="Aptos"/>
          <w:sz w:val="24"/>
          <w:szCs w:val="24"/>
        </w:rPr>
        <w:t>using</w:t>
      </w:r>
      <w:r w:rsidR="006078D0" w:rsidRPr="001578B0">
        <w:rPr>
          <w:rFonts w:ascii="Aptos" w:hAnsi="Aptos"/>
          <w:sz w:val="24"/>
          <w:szCs w:val="24"/>
        </w:rPr>
        <w:t xml:space="preserve"> policy learning (Athey et al </w:t>
      </w:r>
      <w:r w:rsidR="00D92C0D" w:rsidRPr="001578B0">
        <w:rPr>
          <w:rFonts w:ascii="Aptos" w:hAnsi="Aptos"/>
          <w:sz w:val="24"/>
          <w:szCs w:val="24"/>
        </w:rPr>
        <w:t xml:space="preserve">2021). </w:t>
      </w:r>
      <w:r w:rsidR="00100147" w:rsidRPr="001578B0">
        <w:rPr>
          <w:rFonts w:ascii="Aptos" w:hAnsi="Aptos"/>
          <w:sz w:val="24"/>
          <w:szCs w:val="24"/>
        </w:rPr>
        <w:t xml:space="preserve">We demonstrate the framework using </w:t>
      </w:r>
      <w:r w:rsidR="00184ABF" w:rsidRPr="001578B0">
        <w:rPr>
          <w:rFonts w:ascii="Aptos" w:hAnsi="Aptos"/>
          <w:sz w:val="24"/>
          <w:szCs w:val="24"/>
        </w:rPr>
        <w:t>several crop management practices in wheat</w:t>
      </w:r>
      <w:ins w:id="18" w:author="MKONDIWA, Maxwell (CIMMYT-India)" w:date="2024-07-22T16:51:00Z" w16du:dateUtc="2024-07-22T11:21:00Z">
        <w:r w:rsidR="00FC6294">
          <w:rPr>
            <w:rFonts w:ascii="Aptos" w:hAnsi="Aptos"/>
            <w:sz w:val="24"/>
            <w:szCs w:val="24"/>
          </w:rPr>
          <w:t xml:space="preserve"> in </w:t>
        </w:r>
      </w:ins>
      <w:ins w:id="19" w:author="MKONDIWA, Maxwell (CIMMYT-India)" w:date="2024-07-22T16:52:00Z" w16du:dateUtc="2024-07-22T11:22:00Z">
        <w:r w:rsidR="00FC6294">
          <w:rPr>
            <w:rFonts w:ascii="Aptos" w:hAnsi="Aptos"/>
            <w:sz w:val="24"/>
            <w:szCs w:val="24"/>
          </w:rPr>
          <w:t xml:space="preserve">Eastern India </w:t>
        </w:r>
        <w:r w:rsidR="00F71102">
          <w:rPr>
            <w:rFonts w:ascii="Aptos" w:hAnsi="Aptos"/>
            <w:sz w:val="24"/>
            <w:szCs w:val="24"/>
          </w:rPr>
          <w:t>(Bihar and Eastern districts of Uttar Pradesh)</w:t>
        </w:r>
      </w:ins>
      <w:r w:rsidR="00184ABF" w:rsidRPr="001578B0">
        <w:rPr>
          <w:rFonts w:ascii="Aptos" w:hAnsi="Aptos"/>
          <w:sz w:val="24"/>
          <w:szCs w:val="24"/>
        </w:rPr>
        <w:t xml:space="preserve">. These crop management practices </w:t>
      </w:r>
      <w:proofErr w:type="gramStart"/>
      <w:r w:rsidR="00184ABF" w:rsidRPr="001578B0">
        <w:rPr>
          <w:rFonts w:ascii="Aptos" w:hAnsi="Aptos"/>
          <w:sz w:val="24"/>
          <w:szCs w:val="24"/>
        </w:rPr>
        <w:t>include:</w:t>
      </w:r>
      <w:proofErr w:type="gramEnd"/>
      <w:r w:rsidR="00184ABF" w:rsidRPr="001578B0">
        <w:rPr>
          <w:rFonts w:ascii="Aptos" w:hAnsi="Aptos"/>
          <w:sz w:val="24"/>
          <w:szCs w:val="24"/>
        </w:rPr>
        <w:t xml:space="preserve"> weed management, irrigation management, </w:t>
      </w:r>
      <w:r w:rsidR="007F00D4" w:rsidRPr="001578B0">
        <w:rPr>
          <w:rFonts w:ascii="Aptos" w:hAnsi="Aptos"/>
          <w:sz w:val="24"/>
          <w:szCs w:val="24"/>
        </w:rPr>
        <w:t xml:space="preserve">varietal choice and sowing date schedule. </w:t>
      </w:r>
      <w:ins w:id="20" w:author="MKONDIWA, Maxwell (CIMMYT-India)" w:date="2024-07-22T16:52:00Z" w16du:dateUtc="2024-07-22T11:22:00Z">
        <w:r w:rsidR="00253D3F">
          <w:rPr>
            <w:rFonts w:ascii="Aptos" w:hAnsi="Aptos"/>
            <w:sz w:val="24"/>
            <w:szCs w:val="24"/>
          </w:rPr>
          <w:t xml:space="preserve">By </w:t>
        </w:r>
      </w:ins>
      <w:ins w:id="21" w:author="MKONDIWA, Maxwell (CIMMYT-India)" w:date="2024-07-22T16:53:00Z" w16du:dateUtc="2024-07-22T11:23:00Z">
        <w:r w:rsidR="00253D3F">
          <w:rPr>
            <w:rFonts w:ascii="Aptos" w:hAnsi="Aptos"/>
            <w:sz w:val="24"/>
            <w:szCs w:val="24"/>
          </w:rPr>
          <w:t xml:space="preserve">considering multiple crop management practices, we </w:t>
        </w:r>
        <w:r w:rsidR="00C42D5E">
          <w:rPr>
            <w:rFonts w:ascii="Aptos" w:hAnsi="Aptos"/>
            <w:sz w:val="24"/>
            <w:szCs w:val="24"/>
          </w:rPr>
          <w:t>explore the different targeting metrics needed for each practice</w:t>
        </w:r>
      </w:ins>
      <w:ins w:id="22" w:author="MKONDIWA, Maxwell (CIMMYT-India)" w:date="2024-07-22T16:55:00Z" w16du:dateUtc="2024-07-22T11:25:00Z">
        <w:r w:rsidR="00541C61">
          <w:rPr>
            <w:rFonts w:ascii="Aptos" w:hAnsi="Aptos"/>
            <w:sz w:val="24"/>
            <w:szCs w:val="24"/>
          </w:rPr>
          <w:t xml:space="preserve">. </w:t>
        </w:r>
      </w:ins>
    </w:p>
    <w:p w14:paraId="190285E2" w14:textId="0C2997A9" w:rsidR="00655B10" w:rsidRPr="001578B0" w:rsidRDefault="00541C61" w:rsidP="00655B10">
      <w:pPr>
        <w:rPr>
          <w:rFonts w:ascii="Aptos" w:hAnsi="Aptos"/>
          <w:sz w:val="24"/>
          <w:szCs w:val="24"/>
        </w:rPr>
      </w:pPr>
      <w:ins w:id="23" w:author="MKONDIWA, Maxwell (CIMMYT-India)" w:date="2024-07-22T16:55:00Z" w16du:dateUtc="2024-07-22T11:25:00Z">
        <w:r>
          <w:rPr>
            <w:rFonts w:ascii="Aptos" w:hAnsi="Aptos"/>
            <w:sz w:val="24"/>
            <w:szCs w:val="24"/>
          </w:rPr>
          <w:t xml:space="preserve">Additionally, </w:t>
        </w:r>
      </w:ins>
      <w:del w:id="24" w:author="MKONDIWA, Maxwell (CIMMYT-India)" w:date="2024-07-22T16:55:00Z" w16du:dateUtc="2024-07-22T11:25:00Z">
        <w:r w:rsidR="00706FF0" w:rsidRPr="001578B0" w:rsidDel="00541C61">
          <w:rPr>
            <w:rFonts w:ascii="Aptos" w:hAnsi="Aptos"/>
            <w:sz w:val="24"/>
            <w:szCs w:val="24"/>
          </w:rPr>
          <w:delText>T</w:delText>
        </w:r>
      </w:del>
      <w:ins w:id="25" w:author="MKONDIWA, Maxwell (CIMMYT-India)" w:date="2024-07-22T16:55:00Z" w16du:dateUtc="2024-07-22T11:25:00Z">
        <w:r>
          <w:rPr>
            <w:rFonts w:ascii="Aptos" w:hAnsi="Aptos"/>
            <w:sz w:val="24"/>
            <w:szCs w:val="24"/>
          </w:rPr>
          <w:t>t</w:t>
        </w:r>
      </w:ins>
      <w:r w:rsidR="00706FF0" w:rsidRPr="001578B0">
        <w:rPr>
          <w:rFonts w:ascii="Aptos" w:hAnsi="Aptos"/>
          <w:sz w:val="24"/>
          <w:szCs w:val="24"/>
        </w:rPr>
        <w:t>he potential benefits of crop management practices are</w:t>
      </w:r>
      <w:r w:rsidR="00655B10" w:rsidRPr="001578B0">
        <w:rPr>
          <w:rFonts w:ascii="Aptos" w:hAnsi="Aptos"/>
          <w:sz w:val="24"/>
          <w:szCs w:val="24"/>
        </w:rPr>
        <w:t xml:space="preserve"> conditional on farmer characteristics and</w:t>
      </w:r>
      <w:r w:rsidR="00706FF0" w:rsidRPr="001578B0">
        <w:rPr>
          <w:rFonts w:ascii="Aptos" w:hAnsi="Aptos"/>
          <w:sz w:val="24"/>
          <w:szCs w:val="24"/>
        </w:rPr>
        <w:t xml:space="preserve"> therefore there is a need</w:t>
      </w:r>
      <w:r w:rsidR="00655B10" w:rsidRPr="001578B0">
        <w:rPr>
          <w:rFonts w:ascii="Aptos" w:hAnsi="Aptos"/>
          <w:sz w:val="24"/>
          <w:szCs w:val="24"/>
        </w:rPr>
        <w:t xml:space="preserve"> to match solution spaces to underlying agroecological heterogeneity (Snapp et al., 202</w:t>
      </w:r>
      <w:r w:rsidR="00437DCE" w:rsidRPr="001578B0">
        <w:rPr>
          <w:rFonts w:ascii="Aptos" w:hAnsi="Aptos"/>
          <w:sz w:val="24"/>
          <w:szCs w:val="24"/>
        </w:rPr>
        <w:t>2</w:t>
      </w:r>
      <w:r w:rsidR="00655B10" w:rsidRPr="001578B0">
        <w:rPr>
          <w:rFonts w:ascii="Aptos" w:hAnsi="Aptos"/>
          <w:sz w:val="24"/>
          <w:szCs w:val="24"/>
        </w:rPr>
        <w:t xml:space="preserve">, McDonald et al, in review). </w:t>
      </w:r>
      <w:r w:rsidR="00693AB9" w:rsidRPr="001578B0">
        <w:rPr>
          <w:rFonts w:ascii="Aptos" w:hAnsi="Aptos"/>
          <w:sz w:val="24"/>
          <w:szCs w:val="24"/>
        </w:rPr>
        <w:t>This has</w:t>
      </w:r>
      <w:r w:rsidR="003B76EC" w:rsidRPr="001578B0">
        <w:rPr>
          <w:rFonts w:ascii="Aptos" w:hAnsi="Aptos"/>
          <w:sz w:val="24"/>
          <w:szCs w:val="24"/>
        </w:rPr>
        <w:t xml:space="preserve"> been</w:t>
      </w:r>
      <w:r w:rsidR="00693AB9" w:rsidRPr="001578B0">
        <w:rPr>
          <w:rFonts w:ascii="Aptos" w:hAnsi="Aptos"/>
          <w:sz w:val="24"/>
          <w:szCs w:val="24"/>
        </w:rPr>
        <w:t xml:space="preserve"> well documented for many crop management practices</w:t>
      </w:r>
      <w:r w:rsidR="003B76EC" w:rsidRPr="001578B0">
        <w:rPr>
          <w:rFonts w:ascii="Aptos" w:hAnsi="Aptos"/>
          <w:sz w:val="24"/>
          <w:szCs w:val="24"/>
        </w:rPr>
        <w:t xml:space="preserve">. </w:t>
      </w:r>
      <w:r w:rsidR="00655B10" w:rsidRPr="001578B0">
        <w:rPr>
          <w:rFonts w:ascii="Aptos" w:hAnsi="Aptos"/>
          <w:sz w:val="24"/>
          <w:szCs w:val="24"/>
        </w:rPr>
        <w:t xml:space="preserve">In India for example, Krishna et al (2020) documents that zero tillage has high returns but mostly to larger farms therefore requires proper targeting. Other research in India </w:t>
      </w:r>
      <w:commentRangeStart w:id="26"/>
      <w:commentRangeStart w:id="27"/>
      <w:r w:rsidR="00655B10" w:rsidRPr="001578B0">
        <w:rPr>
          <w:rFonts w:ascii="Aptos" w:hAnsi="Aptos"/>
          <w:sz w:val="24"/>
          <w:szCs w:val="24"/>
        </w:rPr>
        <w:t xml:space="preserve">suggests that returns from technology can be doubled if guided by </w:t>
      </w:r>
      <w:proofErr w:type="gramStart"/>
      <w:r w:rsidR="00655B10" w:rsidRPr="001578B0">
        <w:rPr>
          <w:rFonts w:ascii="Aptos" w:hAnsi="Aptos"/>
          <w:sz w:val="24"/>
          <w:szCs w:val="24"/>
        </w:rPr>
        <w:t>remotely-sensed</w:t>
      </w:r>
      <w:proofErr w:type="gramEnd"/>
      <w:r w:rsidR="00655B10" w:rsidRPr="001578B0">
        <w:rPr>
          <w:rFonts w:ascii="Aptos" w:hAnsi="Aptos"/>
          <w:sz w:val="24"/>
          <w:szCs w:val="24"/>
        </w:rPr>
        <w:t xml:space="preserve"> information (Jain et al., 2019). </w:t>
      </w:r>
      <w:commentRangeEnd w:id="26"/>
      <w:r w:rsidR="00655B10" w:rsidRPr="001578B0">
        <w:rPr>
          <w:rStyle w:val="CommentReference"/>
          <w:rFonts w:ascii="Aptos" w:hAnsi="Aptos"/>
        </w:rPr>
        <w:commentReference w:id="26"/>
      </w:r>
      <w:commentRangeEnd w:id="27"/>
      <w:r w:rsidR="00655B10" w:rsidRPr="001578B0">
        <w:rPr>
          <w:rStyle w:val="CommentReference"/>
          <w:rFonts w:ascii="Aptos" w:hAnsi="Aptos"/>
        </w:rPr>
        <w:commentReference w:id="27"/>
      </w:r>
      <w:r w:rsidR="00655B10" w:rsidRPr="001578B0">
        <w:rPr>
          <w:rFonts w:ascii="Aptos" w:hAnsi="Aptos"/>
          <w:sz w:val="24"/>
          <w:szCs w:val="24"/>
        </w:rPr>
        <w:t>This heterogeneity can be well studied in a new framework of “personalized agronomy” borrowing on “personalized medicine”—a data-driven approach to making personalized recommendation on agronomic management.</w:t>
      </w:r>
      <w:r w:rsidR="00655B10" w:rsidRPr="001578B0" w:rsidDel="00406EC5">
        <w:rPr>
          <w:rFonts w:ascii="Aptos" w:hAnsi="Aptos"/>
          <w:sz w:val="24"/>
          <w:szCs w:val="24"/>
        </w:rPr>
        <w:t xml:space="preserve"> </w:t>
      </w:r>
    </w:p>
    <w:p w14:paraId="3ABF6633" w14:textId="1D7F9667" w:rsidR="001E117F" w:rsidRPr="001578B0" w:rsidRDefault="00CF4046" w:rsidP="00C1012F">
      <w:pPr>
        <w:rPr>
          <w:rFonts w:ascii="Aptos" w:hAnsi="Aptos"/>
          <w:sz w:val="24"/>
          <w:szCs w:val="24"/>
        </w:rPr>
      </w:pPr>
      <w:r w:rsidRPr="001578B0">
        <w:rPr>
          <w:rFonts w:ascii="Aptos" w:hAnsi="Aptos"/>
          <w:sz w:val="24"/>
          <w:szCs w:val="24"/>
        </w:rPr>
        <w:t xml:space="preserve">Machine learning algorithms have gained prominence in achieving the goal of generating site and context specific recommendations. </w:t>
      </w:r>
      <w:r w:rsidR="00A37F33" w:rsidRPr="001578B0">
        <w:rPr>
          <w:rFonts w:ascii="Aptos" w:hAnsi="Aptos"/>
          <w:sz w:val="24"/>
          <w:szCs w:val="24"/>
        </w:rPr>
        <w:t>D</w:t>
      </w:r>
      <w:commentRangeStart w:id="28"/>
      <w:commentRangeStart w:id="29"/>
      <w:r w:rsidR="00BC72BE" w:rsidRPr="001578B0">
        <w:rPr>
          <w:rFonts w:ascii="Aptos" w:hAnsi="Aptos"/>
          <w:sz w:val="24"/>
          <w:szCs w:val="24"/>
        </w:rPr>
        <w:t xml:space="preserve">ata-driven decision </w:t>
      </w:r>
      <w:r w:rsidR="00C02C39" w:rsidRPr="001578B0">
        <w:rPr>
          <w:rFonts w:ascii="Aptos" w:hAnsi="Aptos"/>
          <w:sz w:val="24"/>
          <w:szCs w:val="24"/>
        </w:rPr>
        <w:t xml:space="preserve">support </w:t>
      </w:r>
      <w:r w:rsidR="00A37F33" w:rsidRPr="001578B0">
        <w:rPr>
          <w:rFonts w:ascii="Aptos" w:hAnsi="Aptos"/>
          <w:sz w:val="24"/>
          <w:szCs w:val="24"/>
        </w:rPr>
        <w:t xml:space="preserve">tools </w:t>
      </w:r>
      <w:r w:rsidR="00346859" w:rsidRPr="001578B0">
        <w:rPr>
          <w:rFonts w:ascii="Aptos" w:hAnsi="Aptos"/>
          <w:sz w:val="24"/>
          <w:szCs w:val="24"/>
        </w:rPr>
        <w:t xml:space="preserve">in agriculture </w:t>
      </w:r>
      <w:r w:rsidR="00A37F33" w:rsidRPr="001578B0">
        <w:rPr>
          <w:rFonts w:ascii="Aptos" w:hAnsi="Aptos"/>
          <w:sz w:val="24"/>
          <w:szCs w:val="24"/>
        </w:rPr>
        <w:t>are increasingly based on</w:t>
      </w:r>
      <w:r w:rsidR="00BC72BE" w:rsidRPr="001578B0">
        <w:rPr>
          <w:rFonts w:ascii="Aptos" w:hAnsi="Aptos"/>
          <w:sz w:val="24"/>
          <w:szCs w:val="24"/>
        </w:rPr>
        <w:t xml:space="preserve"> </w:t>
      </w:r>
      <w:r w:rsidR="00884BB2" w:rsidRPr="001578B0">
        <w:rPr>
          <w:rFonts w:ascii="Aptos" w:hAnsi="Aptos"/>
          <w:sz w:val="24"/>
          <w:szCs w:val="24"/>
        </w:rPr>
        <w:t xml:space="preserve">data-based </w:t>
      </w:r>
      <w:r w:rsidR="00B36C48" w:rsidRPr="001578B0">
        <w:rPr>
          <w:rFonts w:ascii="Aptos" w:hAnsi="Aptos"/>
          <w:sz w:val="24"/>
          <w:szCs w:val="24"/>
        </w:rPr>
        <w:t xml:space="preserve">geographical </w:t>
      </w:r>
      <w:r w:rsidR="00884BB2" w:rsidRPr="001578B0">
        <w:rPr>
          <w:rFonts w:ascii="Aptos" w:hAnsi="Aptos"/>
          <w:sz w:val="24"/>
          <w:szCs w:val="24"/>
        </w:rPr>
        <w:t xml:space="preserve">zonation </w:t>
      </w:r>
      <w:r w:rsidR="00695CEF" w:rsidRPr="001578B0">
        <w:rPr>
          <w:rFonts w:ascii="Aptos" w:hAnsi="Aptos"/>
          <w:sz w:val="24"/>
          <w:szCs w:val="24"/>
        </w:rPr>
        <w:t xml:space="preserve">using </w:t>
      </w:r>
      <w:r w:rsidR="00A86BC6" w:rsidRPr="001578B0">
        <w:rPr>
          <w:rFonts w:ascii="Aptos" w:hAnsi="Aptos"/>
          <w:sz w:val="24"/>
          <w:szCs w:val="24"/>
        </w:rPr>
        <w:t>non-parametric approaches like</w:t>
      </w:r>
      <w:r w:rsidR="0064649D" w:rsidRPr="001578B0">
        <w:rPr>
          <w:rFonts w:ascii="Aptos" w:hAnsi="Aptos"/>
          <w:sz w:val="24"/>
          <w:szCs w:val="24"/>
        </w:rPr>
        <w:t xml:space="preserve"> </w:t>
      </w:r>
      <w:commentRangeStart w:id="30"/>
      <w:commentRangeStart w:id="31"/>
      <w:r w:rsidR="0056553A" w:rsidRPr="001578B0">
        <w:rPr>
          <w:rFonts w:ascii="Aptos" w:hAnsi="Aptos"/>
          <w:sz w:val="24"/>
          <w:szCs w:val="24"/>
        </w:rPr>
        <w:t>random forest algorithms, classification and</w:t>
      </w:r>
      <w:r w:rsidR="005663E5" w:rsidRPr="001578B0">
        <w:rPr>
          <w:rFonts w:ascii="Aptos" w:hAnsi="Aptos"/>
          <w:sz w:val="24"/>
          <w:szCs w:val="24"/>
        </w:rPr>
        <w:t xml:space="preserve"> regressions trees (CART), and cluster analyses</w:t>
      </w:r>
      <w:r w:rsidR="00475D2B" w:rsidRPr="001578B0">
        <w:rPr>
          <w:rFonts w:ascii="Aptos" w:hAnsi="Aptos"/>
          <w:sz w:val="24"/>
          <w:szCs w:val="24"/>
        </w:rPr>
        <w:t xml:space="preserve"> </w:t>
      </w:r>
      <w:commentRangeEnd w:id="28"/>
      <w:r w:rsidR="00BE3DBE" w:rsidRPr="001578B0">
        <w:rPr>
          <w:rStyle w:val="CommentReference"/>
          <w:rFonts w:ascii="Aptos" w:hAnsi="Aptos"/>
        </w:rPr>
        <w:commentReference w:id="28"/>
      </w:r>
      <w:commentRangeEnd w:id="29"/>
      <w:commentRangeEnd w:id="30"/>
      <w:r w:rsidR="00D51C00" w:rsidRPr="001578B0">
        <w:rPr>
          <w:rStyle w:val="CommentReference"/>
          <w:rFonts w:ascii="Aptos" w:hAnsi="Aptos"/>
        </w:rPr>
        <w:commentReference w:id="29"/>
      </w:r>
      <w:r w:rsidR="001220C0" w:rsidRPr="001578B0">
        <w:rPr>
          <w:rStyle w:val="CommentReference"/>
          <w:rFonts w:ascii="Aptos" w:hAnsi="Aptos"/>
        </w:rPr>
        <w:commentReference w:id="30"/>
      </w:r>
      <w:commentRangeEnd w:id="31"/>
      <w:r w:rsidR="00E76014" w:rsidRPr="001578B0">
        <w:rPr>
          <w:rStyle w:val="CommentReference"/>
          <w:rFonts w:ascii="Aptos" w:hAnsi="Aptos"/>
        </w:rPr>
        <w:commentReference w:id="31"/>
      </w:r>
      <w:r w:rsidR="00475D2B" w:rsidRPr="001578B0">
        <w:rPr>
          <w:rFonts w:ascii="Aptos" w:hAnsi="Aptos"/>
          <w:sz w:val="24"/>
          <w:szCs w:val="24"/>
        </w:rPr>
        <w:t xml:space="preserve">(e.g., </w:t>
      </w:r>
      <w:r w:rsidR="001C2048" w:rsidRPr="001578B0">
        <w:rPr>
          <w:rFonts w:ascii="Aptos" w:hAnsi="Aptos"/>
          <w:sz w:val="24"/>
          <w:szCs w:val="24"/>
        </w:rPr>
        <w:t xml:space="preserve">Krupnik et al </w:t>
      </w:r>
      <w:r w:rsidR="00AE51BD" w:rsidRPr="001578B0">
        <w:rPr>
          <w:rFonts w:ascii="Aptos" w:hAnsi="Aptos"/>
          <w:sz w:val="24"/>
          <w:szCs w:val="24"/>
        </w:rPr>
        <w:t>2015</w:t>
      </w:r>
      <w:r w:rsidR="00490F5E" w:rsidRPr="001578B0">
        <w:rPr>
          <w:rFonts w:ascii="Aptos" w:hAnsi="Aptos"/>
          <w:sz w:val="24"/>
          <w:szCs w:val="24"/>
        </w:rPr>
        <w:t xml:space="preserve">, </w:t>
      </w:r>
      <w:proofErr w:type="spellStart"/>
      <w:r w:rsidR="0078551C" w:rsidRPr="001578B0">
        <w:rPr>
          <w:rFonts w:ascii="Aptos" w:hAnsi="Aptos"/>
          <w:sz w:val="24"/>
          <w:szCs w:val="24"/>
        </w:rPr>
        <w:t>Urfels</w:t>
      </w:r>
      <w:proofErr w:type="spellEnd"/>
      <w:r w:rsidR="0078551C" w:rsidRPr="001578B0">
        <w:rPr>
          <w:rFonts w:ascii="Aptos" w:hAnsi="Aptos"/>
          <w:sz w:val="24"/>
          <w:szCs w:val="24"/>
        </w:rPr>
        <w:t xml:space="preserve"> et al 2021</w:t>
      </w:r>
      <w:r w:rsidR="00AE51BD" w:rsidRPr="001578B0">
        <w:rPr>
          <w:rFonts w:ascii="Aptos" w:hAnsi="Aptos"/>
          <w:sz w:val="24"/>
          <w:szCs w:val="24"/>
        </w:rPr>
        <w:t>)</w:t>
      </w:r>
      <w:r w:rsidR="003551B7" w:rsidRPr="001578B0">
        <w:rPr>
          <w:rFonts w:ascii="Aptos" w:hAnsi="Aptos"/>
          <w:sz w:val="24"/>
          <w:szCs w:val="24"/>
        </w:rPr>
        <w:t xml:space="preserve"> rather than </w:t>
      </w:r>
      <w:r w:rsidR="00E76014" w:rsidRPr="001578B0">
        <w:rPr>
          <w:rFonts w:ascii="Aptos" w:hAnsi="Aptos"/>
          <w:sz w:val="24"/>
          <w:szCs w:val="24"/>
        </w:rPr>
        <w:t xml:space="preserve">traditional </w:t>
      </w:r>
      <w:r w:rsidR="003551B7" w:rsidRPr="001578B0">
        <w:rPr>
          <w:rFonts w:ascii="Aptos" w:hAnsi="Aptos"/>
          <w:sz w:val="24"/>
          <w:szCs w:val="24"/>
        </w:rPr>
        <w:t>statistical approaches</w:t>
      </w:r>
      <w:r w:rsidR="00E76014" w:rsidRPr="001578B0">
        <w:rPr>
          <w:rFonts w:ascii="Aptos" w:hAnsi="Aptos"/>
          <w:sz w:val="24"/>
          <w:szCs w:val="24"/>
        </w:rPr>
        <w:t xml:space="preserve"> (e.g., analysis of variance)</w:t>
      </w:r>
      <w:r w:rsidR="005663E5" w:rsidRPr="001578B0">
        <w:rPr>
          <w:rFonts w:ascii="Aptos" w:hAnsi="Aptos"/>
          <w:sz w:val="24"/>
          <w:szCs w:val="24"/>
        </w:rPr>
        <w:t>.</w:t>
      </w:r>
      <w:r w:rsidR="005A6D2B" w:rsidRPr="001578B0">
        <w:rPr>
          <w:rFonts w:ascii="Aptos" w:hAnsi="Aptos"/>
          <w:sz w:val="24"/>
          <w:szCs w:val="24"/>
        </w:rPr>
        <w:t xml:space="preserve"> </w:t>
      </w:r>
      <w:commentRangeStart w:id="32"/>
      <w:commentRangeStart w:id="33"/>
      <w:r w:rsidR="00ED1843" w:rsidRPr="001578B0">
        <w:rPr>
          <w:rFonts w:ascii="Aptos" w:hAnsi="Aptos"/>
          <w:sz w:val="24"/>
          <w:szCs w:val="24"/>
        </w:rPr>
        <w:t xml:space="preserve">This approach however does not </w:t>
      </w:r>
      <w:r w:rsidR="00AE733E">
        <w:rPr>
          <w:rFonts w:ascii="Aptos" w:hAnsi="Aptos"/>
          <w:sz w:val="24"/>
          <w:szCs w:val="24"/>
        </w:rPr>
        <w:t xml:space="preserve">provide explanations for the individual specific responses and </w:t>
      </w:r>
      <w:r w:rsidR="00880232">
        <w:rPr>
          <w:rFonts w:ascii="Aptos" w:hAnsi="Aptos"/>
          <w:sz w:val="24"/>
          <w:szCs w:val="24"/>
        </w:rPr>
        <w:t xml:space="preserve">does not have a clear path to </w:t>
      </w:r>
      <w:r w:rsidR="00ED1843" w:rsidRPr="001578B0">
        <w:rPr>
          <w:rFonts w:ascii="Aptos" w:hAnsi="Aptos"/>
          <w:sz w:val="24"/>
          <w:szCs w:val="24"/>
        </w:rPr>
        <w:t>prescrib</w:t>
      </w:r>
      <w:r w:rsidR="00880232">
        <w:rPr>
          <w:rFonts w:ascii="Aptos" w:hAnsi="Aptos"/>
          <w:sz w:val="24"/>
          <w:szCs w:val="24"/>
        </w:rPr>
        <w:t>ing</w:t>
      </w:r>
      <w:r w:rsidR="00ED1843" w:rsidRPr="001578B0">
        <w:rPr>
          <w:rFonts w:ascii="Aptos" w:hAnsi="Aptos"/>
          <w:sz w:val="24"/>
          <w:szCs w:val="24"/>
        </w:rPr>
        <w:t xml:space="preserve"> what the farmers in each cluster need to do to increase yields</w:t>
      </w:r>
      <w:r w:rsidR="00B130BB" w:rsidRPr="001578B0">
        <w:rPr>
          <w:rFonts w:ascii="Aptos" w:hAnsi="Aptos"/>
          <w:sz w:val="24"/>
          <w:szCs w:val="24"/>
        </w:rPr>
        <w:t xml:space="preserve">. In addition, </w:t>
      </w:r>
      <w:r w:rsidR="00AC1126" w:rsidRPr="001578B0">
        <w:rPr>
          <w:rFonts w:ascii="Aptos" w:hAnsi="Aptos"/>
          <w:sz w:val="24"/>
          <w:szCs w:val="24"/>
        </w:rPr>
        <w:t xml:space="preserve">this line of research still does not recommend who </w:t>
      </w:r>
      <w:r w:rsidR="00ED1843" w:rsidRPr="001578B0">
        <w:rPr>
          <w:rFonts w:ascii="Aptos" w:hAnsi="Aptos"/>
          <w:sz w:val="24"/>
          <w:szCs w:val="24"/>
        </w:rPr>
        <w:t xml:space="preserve">should receive the intervention </w:t>
      </w:r>
      <w:commentRangeEnd w:id="32"/>
      <w:r w:rsidR="004D459A" w:rsidRPr="001578B0">
        <w:rPr>
          <w:rStyle w:val="CommentReference"/>
          <w:rFonts w:ascii="Aptos" w:hAnsi="Aptos"/>
        </w:rPr>
        <w:commentReference w:id="32"/>
      </w:r>
      <w:commentRangeEnd w:id="33"/>
      <w:r w:rsidR="004D13E8">
        <w:rPr>
          <w:rStyle w:val="CommentReference"/>
        </w:rPr>
        <w:commentReference w:id="33"/>
      </w:r>
      <w:r w:rsidR="00ED1843" w:rsidRPr="001578B0">
        <w:rPr>
          <w:rFonts w:ascii="Aptos" w:hAnsi="Aptos"/>
          <w:sz w:val="24"/>
          <w:szCs w:val="24"/>
        </w:rPr>
        <w:t>and the welfare criteria for such decisions</w:t>
      </w:r>
      <w:r w:rsidR="00C66E3B" w:rsidRPr="001578B0">
        <w:rPr>
          <w:rFonts w:ascii="Aptos" w:hAnsi="Aptos"/>
          <w:sz w:val="24"/>
          <w:szCs w:val="24"/>
        </w:rPr>
        <w:t xml:space="preserve"> (i.e., individual level variation of recommendations within geographical recommendation zones)</w:t>
      </w:r>
      <w:r w:rsidR="00432961">
        <w:rPr>
          <w:rFonts w:ascii="Aptos" w:hAnsi="Aptos"/>
          <w:sz w:val="24"/>
          <w:szCs w:val="24"/>
        </w:rPr>
        <w:t xml:space="preserve">. </w:t>
      </w:r>
      <w:r w:rsidR="005053E2">
        <w:rPr>
          <w:rFonts w:ascii="Aptos" w:hAnsi="Aptos"/>
          <w:sz w:val="24"/>
          <w:szCs w:val="24"/>
        </w:rPr>
        <w:t>Other studies</w:t>
      </w:r>
      <w:r w:rsidR="00785F2F">
        <w:rPr>
          <w:rFonts w:ascii="Aptos" w:hAnsi="Aptos"/>
          <w:sz w:val="24"/>
          <w:szCs w:val="24"/>
        </w:rPr>
        <w:t xml:space="preserve"> (e.g., Jones et al </w:t>
      </w:r>
      <w:r w:rsidR="00D878E6">
        <w:rPr>
          <w:rFonts w:ascii="Aptos" w:hAnsi="Aptos"/>
          <w:sz w:val="24"/>
          <w:szCs w:val="24"/>
        </w:rPr>
        <w:t>2022</w:t>
      </w:r>
      <w:r w:rsidR="00785F2F">
        <w:rPr>
          <w:rFonts w:ascii="Aptos" w:hAnsi="Aptos"/>
          <w:sz w:val="24"/>
          <w:szCs w:val="24"/>
        </w:rPr>
        <w:t>)</w:t>
      </w:r>
      <w:r w:rsidR="005053E2">
        <w:rPr>
          <w:rFonts w:ascii="Aptos" w:hAnsi="Aptos"/>
          <w:sz w:val="24"/>
          <w:szCs w:val="24"/>
        </w:rPr>
        <w:t xml:space="preserve"> have used interpretable machine learning tools</w:t>
      </w:r>
      <w:r w:rsidR="007E14CC">
        <w:rPr>
          <w:rFonts w:ascii="Aptos" w:hAnsi="Aptos"/>
          <w:sz w:val="24"/>
          <w:szCs w:val="24"/>
        </w:rPr>
        <w:t xml:space="preserve"> like S</w:t>
      </w:r>
      <w:r w:rsidR="00E65974">
        <w:rPr>
          <w:rFonts w:ascii="Aptos" w:hAnsi="Aptos"/>
          <w:sz w:val="24"/>
          <w:szCs w:val="24"/>
        </w:rPr>
        <w:t>h</w:t>
      </w:r>
      <w:r w:rsidR="007E14CC">
        <w:rPr>
          <w:rFonts w:ascii="Aptos" w:hAnsi="Aptos"/>
          <w:sz w:val="24"/>
          <w:szCs w:val="24"/>
        </w:rPr>
        <w:t xml:space="preserve">apley </w:t>
      </w:r>
      <w:r w:rsidR="00785F2F">
        <w:rPr>
          <w:rFonts w:ascii="Aptos" w:hAnsi="Aptos"/>
          <w:sz w:val="24"/>
          <w:szCs w:val="24"/>
        </w:rPr>
        <w:t>a</w:t>
      </w:r>
      <w:r w:rsidR="007E14CC">
        <w:rPr>
          <w:rFonts w:ascii="Aptos" w:hAnsi="Aptos"/>
          <w:sz w:val="24"/>
          <w:szCs w:val="24"/>
        </w:rPr>
        <w:t>dditive</w:t>
      </w:r>
      <w:r w:rsidR="00E65974">
        <w:rPr>
          <w:rFonts w:ascii="Aptos" w:hAnsi="Aptos"/>
          <w:sz w:val="24"/>
          <w:szCs w:val="24"/>
        </w:rPr>
        <w:t xml:space="preserve"> explanation (SHAP</w:t>
      </w:r>
      <w:proofErr w:type="gramStart"/>
      <w:r w:rsidR="00E65974">
        <w:rPr>
          <w:rFonts w:ascii="Aptos" w:hAnsi="Aptos"/>
          <w:sz w:val="24"/>
          <w:szCs w:val="24"/>
        </w:rPr>
        <w:t>)</w:t>
      </w:r>
      <w:r w:rsidR="00FB423B">
        <w:rPr>
          <w:rFonts w:ascii="Aptos" w:hAnsi="Aptos"/>
          <w:sz w:val="24"/>
          <w:szCs w:val="24"/>
        </w:rPr>
        <w:t xml:space="preserve"> </w:t>
      </w:r>
      <w:r w:rsidR="005053E2" w:rsidRPr="001578B0">
        <w:rPr>
          <w:rFonts w:ascii="Aptos" w:hAnsi="Aptos"/>
          <w:sz w:val="24"/>
          <w:szCs w:val="24"/>
        </w:rPr>
        <w:t>.</w:t>
      </w:r>
      <w:proofErr w:type="gramEnd"/>
      <w:r w:rsidR="005053E2">
        <w:rPr>
          <w:rFonts w:ascii="Aptos" w:hAnsi="Aptos"/>
          <w:sz w:val="24"/>
          <w:szCs w:val="24"/>
        </w:rPr>
        <w:t xml:space="preserve"> The main limitation</w:t>
      </w:r>
      <w:r w:rsidR="006F2E1E">
        <w:rPr>
          <w:rFonts w:ascii="Aptos" w:hAnsi="Aptos"/>
          <w:sz w:val="24"/>
          <w:szCs w:val="24"/>
        </w:rPr>
        <w:t xml:space="preserve"> of these prediction focused machine learning approaches is that the</w:t>
      </w:r>
      <w:r w:rsidR="00056DF0">
        <w:rPr>
          <w:rFonts w:ascii="Aptos" w:hAnsi="Aptos"/>
          <w:sz w:val="24"/>
          <w:szCs w:val="24"/>
        </w:rPr>
        <w:t>y</w:t>
      </w:r>
      <w:r w:rsidR="006F2E1E">
        <w:rPr>
          <w:rFonts w:ascii="Aptos" w:hAnsi="Aptos"/>
          <w:sz w:val="24"/>
          <w:szCs w:val="24"/>
        </w:rPr>
        <w:t xml:space="preserve"> do not </w:t>
      </w:r>
      <w:r w:rsidR="006747DA">
        <w:rPr>
          <w:rFonts w:ascii="Aptos" w:hAnsi="Aptos"/>
          <w:sz w:val="24"/>
          <w:szCs w:val="24"/>
        </w:rPr>
        <w:t>capture the causal effects of the interventions especially in agricultural applications where farmer choices of the practice</w:t>
      </w:r>
      <w:r w:rsidR="00740C0E">
        <w:rPr>
          <w:rFonts w:ascii="Aptos" w:hAnsi="Aptos"/>
          <w:sz w:val="24"/>
          <w:szCs w:val="24"/>
        </w:rPr>
        <w:t xml:space="preserve"> may be correlated with several factors affecting yields there</w:t>
      </w:r>
      <w:ins w:id="34" w:author="MKONDIWA, Maxwell (CIMMYT-India)" w:date="2024-07-22T16:56:00Z" w16du:dateUtc="2024-07-22T11:26:00Z">
        <w:r w:rsidR="0043028A">
          <w:rPr>
            <w:rFonts w:ascii="Aptos" w:hAnsi="Aptos"/>
            <w:sz w:val="24"/>
            <w:szCs w:val="24"/>
          </w:rPr>
          <w:t>by</w:t>
        </w:r>
      </w:ins>
      <w:r w:rsidR="00740C0E">
        <w:rPr>
          <w:rFonts w:ascii="Aptos" w:hAnsi="Aptos"/>
          <w:sz w:val="24"/>
          <w:szCs w:val="24"/>
        </w:rPr>
        <w:t xml:space="preserve"> biasing the response effects</w:t>
      </w:r>
      <w:r w:rsidR="00ED1843" w:rsidRPr="001578B0">
        <w:rPr>
          <w:rFonts w:ascii="Aptos" w:hAnsi="Aptos"/>
          <w:sz w:val="24"/>
          <w:szCs w:val="24"/>
        </w:rPr>
        <w:t>.</w:t>
      </w:r>
      <w:r w:rsidR="00BB18D7">
        <w:rPr>
          <w:rFonts w:ascii="Aptos" w:hAnsi="Aptos"/>
          <w:sz w:val="24"/>
          <w:szCs w:val="24"/>
        </w:rPr>
        <w:t xml:space="preserve"> </w:t>
      </w:r>
      <w:r w:rsidR="00AA5942">
        <w:rPr>
          <w:rFonts w:ascii="Aptos" w:hAnsi="Aptos"/>
          <w:sz w:val="24"/>
          <w:szCs w:val="24"/>
        </w:rPr>
        <w:t xml:space="preserve">For personalized recommendation development, </w:t>
      </w:r>
      <w:r w:rsidR="00E51AC3">
        <w:rPr>
          <w:rFonts w:ascii="Aptos" w:hAnsi="Aptos"/>
          <w:sz w:val="24"/>
          <w:szCs w:val="24"/>
        </w:rPr>
        <w:t xml:space="preserve">causal estimates of the yield response to the technology matter more </w:t>
      </w:r>
      <w:r w:rsidR="000C4115">
        <w:rPr>
          <w:rFonts w:ascii="Aptos" w:hAnsi="Aptos"/>
          <w:sz w:val="24"/>
          <w:szCs w:val="24"/>
        </w:rPr>
        <w:t xml:space="preserve">yet a good prediction accuracy does not translate to good </w:t>
      </w:r>
      <w:r w:rsidR="00026B12">
        <w:rPr>
          <w:rFonts w:ascii="Aptos" w:hAnsi="Aptos"/>
          <w:sz w:val="24"/>
          <w:szCs w:val="24"/>
        </w:rPr>
        <w:t xml:space="preserve">prediction of the yield response (Tanaka et al 2024, Kakimoto et al 2022). </w:t>
      </w:r>
    </w:p>
    <w:p w14:paraId="4B2947A0" w14:textId="46611F50" w:rsidR="00655B10" w:rsidRPr="001D5AC5" w:rsidRDefault="001E117F" w:rsidP="00A5121D">
      <w:pPr>
        <w:rPr>
          <w:rFonts w:ascii="Aptos" w:hAnsi="Aptos"/>
          <w:sz w:val="24"/>
          <w:szCs w:val="24"/>
        </w:rPr>
      </w:pPr>
      <w:r w:rsidRPr="001578B0">
        <w:rPr>
          <w:rFonts w:ascii="Aptos" w:hAnsi="Aptos"/>
          <w:sz w:val="24"/>
          <w:szCs w:val="24"/>
        </w:rPr>
        <w:t xml:space="preserve">To </w:t>
      </w:r>
      <w:r w:rsidR="00A05F48" w:rsidRPr="001578B0">
        <w:rPr>
          <w:rFonts w:ascii="Aptos" w:hAnsi="Aptos"/>
          <w:sz w:val="24"/>
          <w:szCs w:val="24"/>
        </w:rPr>
        <w:t xml:space="preserve">address </w:t>
      </w:r>
      <w:r w:rsidRPr="001578B0">
        <w:rPr>
          <w:rFonts w:ascii="Aptos" w:hAnsi="Aptos"/>
          <w:sz w:val="24"/>
          <w:szCs w:val="24"/>
        </w:rPr>
        <w:t xml:space="preserve">this challenge, we </w:t>
      </w:r>
      <w:r w:rsidR="00D07F56">
        <w:rPr>
          <w:rFonts w:ascii="Aptos" w:hAnsi="Aptos"/>
          <w:sz w:val="24"/>
          <w:szCs w:val="24"/>
        </w:rPr>
        <w:t>use</w:t>
      </w:r>
      <w:r w:rsidR="00B130BB" w:rsidRPr="001578B0">
        <w:rPr>
          <w:rFonts w:ascii="Aptos" w:hAnsi="Aptos"/>
          <w:sz w:val="24"/>
          <w:szCs w:val="24"/>
        </w:rPr>
        <w:t xml:space="preserve"> </w:t>
      </w:r>
      <w:r w:rsidR="00282EB2" w:rsidRPr="001578B0">
        <w:rPr>
          <w:rFonts w:ascii="Aptos" w:hAnsi="Aptos"/>
          <w:sz w:val="24"/>
          <w:szCs w:val="24"/>
        </w:rPr>
        <w:t xml:space="preserve">a targeting approach </w:t>
      </w:r>
      <w:commentRangeStart w:id="35"/>
      <w:commentRangeStart w:id="36"/>
      <w:r w:rsidR="00282EB2" w:rsidRPr="001578B0">
        <w:rPr>
          <w:rFonts w:ascii="Aptos" w:hAnsi="Aptos"/>
          <w:sz w:val="24"/>
          <w:szCs w:val="24"/>
        </w:rPr>
        <w:t xml:space="preserve">based on causal machine </w:t>
      </w:r>
      <w:commentRangeEnd w:id="35"/>
      <w:r w:rsidR="00B9502A" w:rsidRPr="001578B0">
        <w:rPr>
          <w:rStyle w:val="CommentReference"/>
          <w:rFonts w:ascii="Aptos" w:hAnsi="Aptos"/>
        </w:rPr>
        <w:commentReference w:id="35"/>
      </w:r>
      <w:commentRangeEnd w:id="36"/>
      <w:r w:rsidR="008105EB" w:rsidRPr="001578B0">
        <w:rPr>
          <w:rStyle w:val="CommentReference"/>
          <w:rFonts w:ascii="Aptos" w:hAnsi="Aptos"/>
        </w:rPr>
        <w:commentReference w:id="36"/>
      </w:r>
      <w:r w:rsidR="00282EB2" w:rsidRPr="001578B0">
        <w:rPr>
          <w:rFonts w:ascii="Aptos" w:hAnsi="Aptos"/>
          <w:sz w:val="24"/>
          <w:szCs w:val="24"/>
        </w:rPr>
        <w:t xml:space="preserve">learning </w:t>
      </w:r>
      <w:r w:rsidR="00083941" w:rsidRPr="001578B0">
        <w:rPr>
          <w:rFonts w:ascii="Aptos" w:hAnsi="Aptos"/>
          <w:sz w:val="24"/>
          <w:szCs w:val="24"/>
        </w:rPr>
        <w:t>to</w:t>
      </w:r>
      <w:r w:rsidR="00282EB2" w:rsidRPr="001578B0">
        <w:rPr>
          <w:rFonts w:ascii="Aptos" w:hAnsi="Aptos"/>
          <w:sz w:val="24"/>
          <w:szCs w:val="24"/>
        </w:rPr>
        <w:t xml:space="preserve"> defin</w:t>
      </w:r>
      <w:r w:rsidR="00083941" w:rsidRPr="001578B0">
        <w:rPr>
          <w:rFonts w:ascii="Aptos" w:hAnsi="Aptos"/>
          <w:sz w:val="24"/>
          <w:szCs w:val="24"/>
        </w:rPr>
        <w:t xml:space="preserve">e </w:t>
      </w:r>
      <w:r w:rsidR="00351C92" w:rsidRPr="001578B0">
        <w:rPr>
          <w:rFonts w:ascii="Aptos" w:hAnsi="Aptos"/>
          <w:sz w:val="24"/>
          <w:szCs w:val="24"/>
        </w:rPr>
        <w:t xml:space="preserve">intervention assignment rules based on </w:t>
      </w:r>
      <w:r w:rsidR="002D79FB" w:rsidRPr="001578B0">
        <w:rPr>
          <w:rFonts w:ascii="Aptos" w:hAnsi="Aptos"/>
          <w:sz w:val="24"/>
          <w:szCs w:val="24"/>
        </w:rPr>
        <w:t xml:space="preserve">both farm and </w:t>
      </w:r>
      <w:r w:rsidR="00351C92" w:rsidRPr="001578B0">
        <w:rPr>
          <w:rFonts w:ascii="Aptos" w:hAnsi="Aptos"/>
          <w:sz w:val="24"/>
          <w:szCs w:val="24"/>
        </w:rPr>
        <w:t>farmer</w:t>
      </w:r>
      <w:r w:rsidR="00A05F48" w:rsidRPr="001578B0">
        <w:rPr>
          <w:rFonts w:ascii="Aptos" w:hAnsi="Aptos"/>
          <w:sz w:val="24"/>
          <w:szCs w:val="24"/>
        </w:rPr>
        <w:t xml:space="preserve"> </w:t>
      </w:r>
      <w:r w:rsidR="00351C92" w:rsidRPr="001578B0">
        <w:rPr>
          <w:rFonts w:ascii="Aptos" w:hAnsi="Aptos"/>
          <w:sz w:val="24"/>
          <w:szCs w:val="24"/>
        </w:rPr>
        <w:t>characteristics</w:t>
      </w:r>
      <w:r w:rsidR="008A2E37">
        <w:rPr>
          <w:rFonts w:ascii="Aptos" w:hAnsi="Aptos"/>
          <w:sz w:val="24"/>
          <w:szCs w:val="24"/>
        </w:rPr>
        <w:t xml:space="preserve"> while weighting the estimates on the</w:t>
      </w:r>
      <w:r w:rsidR="00CF2600">
        <w:rPr>
          <w:rFonts w:ascii="Aptos" w:hAnsi="Aptos"/>
          <w:sz w:val="24"/>
          <w:szCs w:val="24"/>
        </w:rPr>
        <w:t xml:space="preserve"> </w:t>
      </w:r>
      <w:proofErr w:type="spellStart"/>
      <w:r w:rsidR="00CF2600">
        <w:rPr>
          <w:rFonts w:ascii="Aptos" w:hAnsi="Aptos"/>
          <w:sz w:val="24"/>
          <w:szCs w:val="24"/>
        </w:rPr>
        <w:t>propability</w:t>
      </w:r>
      <w:proofErr w:type="spellEnd"/>
      <w:r w:rsidR="00CF2600">
        <w:rPr>
          <w:rFonts w:ascii="Aptos" w:hAnsi="Aptos"/>
          <w:sz w:val="24"/>
          <w:szCs w:val="24"/>
        </w:rPr>
        <w:t xml:space="preserve"> of the farmer to adopt each of the practices</w:t>
      </w:r>
      <w:r w:rsidR="008A2E37">
        <w:rPr>
          <w:rFonts w:ascii="Aptos" w:hAnsi="Aptos"/>
          <w:sz w:val="24"/>
          <w:szCs w:val="24"/>
        </w:rPr>
        <w:t xml:space="preserve"> </w:t>
      </w:r>
      <w:r w:rsidR="00CF2600">
        <w:rPr>
          <w:rFonts w:ascii="Aptos" w:hAnsi="Aptos"/>
          <w:sz w:val="24"/>
          <w:szCs w:val="24"/>
        </w:rPr>
        <w:t xml:space="preserve">as </w:t>
      </w:r>
      <w:r w:rsidR="00EB4AD6">
        <w:rPr>
          <w:rFonts w:ascii="Aptos" w:hAnsi="Aptos"/>
          <w:sz w:val="24"/>
          <w:szCs w:val="24"/>
        </w:rPr>
        <w:t>predicted using o</w:t>
      </w:r>
      <w:r w:rsidR="00CF2600">
        <w:rPr>
          <w:rFonts w:ascii="Aptos" w:hAnsi="Aptos"/>
          <w:sz w:val="24"/>
          <w:szCs w:val="24"/>
        </w:rPr>
        <w:t>bservable characteristics</w:t>
      </w:r>
      <w:r w:rsidR="00351C92" w:rsidRPr="001578B0">
        <w:rPr>
          <w:rFonts w:ascii="Aptos" w:hAnsi="Aptos"/>
          <w:sz w:val="24"/>
          <w:szCs w:val="24"/>
        </w:rPr>
        <w:t xml:space="preserve">. </w:t>
      </w:r>
      <w:r w:rsidR="00E12DC6" w:rsidRPr="001578B0">
        <w:rPr>
          <w:rFonts w:ascii="Aptos" w:hAnsi="Aptos"/>
          <w:sz w:val="24"/>
          <w:szCs w:val="24"/>
        </w:rPr>
        <w:t xml:space="preserve">We use a casual random forest model, which </w:t>
      </w:r>
      <w:r w:rsidR="00E55AC2" w:rsidRPr="001578B0">
        <w:rPr>
          <w:rFonts w:ascii="Aptos" w:hAnsi="Aptos"/>
          <w:sz w:val="24"/>
          <w:szCs w:val="24"/>
        </w:rPr>
        <w:t xml:space="preserve">provides a flexible framework for </w:t>
      </w:r>
      <w:r w:rsidR="00A5121D" w:rsidRPr="001578B0">
        <w:rPr>
          <w:rFonts w:ascii="Aptos" w:hAnsi="Aptos"/>
          <w:sz w:val="24"/>
          <w:szCs w:val="24"/>
        </w:rPr>
        <w:t xml:space="preserve">estimating heterogeneous treatment </w:t>
      </w:r>
      <w:r w:rsidR="00A5121D" w:rsidRPr="001578B0">
        <w:rPr>
          <w:rFonts w:ascii="Aptos" w:hAnsi="Aptos"/>
          <w:sz w:val="24"/>
          <w:szCs w:val="24"/>
        </w:rPr>
        <w:lastRenderedPageBreak/>
        <w:t>effects</w:t>
      </w:r>
      <w:r w:rsidR="006275AE" w:rsidRPr="001578B0">
        <w:rPr>
          <w:rFonts w:ascii="Aptos" w:hAnsi="Aptos"/>
          <w:sz w:val="24"/>
          <w:szCs w:val="24"/>
        </w:rPr>
        <w:t xml:space="preserve"> </w:t>
      </w:r>
      <w:r w:rsidR="006275AE" w:rsidRPr="001D5AC5">
        <w:rPr>
          <w:rFonts w:ascii="Aptos" w:hAnsi="Aptos"/>
          <w:sz w:val="24"/>
          <w:szCs w:val="24"/>
        </w:rPr>
        <w:t xml:space="preserve">and which </w:t>
      </w:r>
      <w:r w:rsidR="0081117A" w:rsidRPr="001D5AC5">
        <w:rPr>
          <w:rFonts w:ascii="Aptos" w:hAnsi="Aptos"/>
          <w:sz w:val="24"/>
          <w:szCs w:val="24"/>
        </w:rPr>
        <w:t xml:space="preserve">performs well at </w:t>
      </w:r>
      <w:r w:rsidR="00A5121D" w:rsidRPr="001D5AC5">
        <w:rPr>
          <w:rFonts w:ascii="Aptos" w:hAnsi="Aptos"/>
          <w:sz w:val="24"/>
          <w:szCs w:val="24"/>
        </w:rPr>
        <w:t>generat</w:t>
      </w:r>
      <w:r w:rsidR="0081117A" w:rsidRPr="001D5AC5">
        <w:rPr>
          <w:rFonts w:ascii="Aptos" w:hAnsi="Aptos"/>
          <w:sz w:val="24"/>
          <w:szCs w:val="24"/>
        </w:rPr>
        <w:t xml:space="preserve">ing out-of-sample </w:t>
      </w:r>
      <w:r w:rsidR="00EB4AD6" w:rsidRPr="001D5AC5">
        <w:rPr>
          <w:rFonts w:ascii="Aptos" w:hAnsi="Aptos"/>
          <w:sz w:val="24"/>
          <w:szCs w:val="24"/>
        </w:rPr>
        <w:t xml:space="preserve">yield response </w:t>
      </w:r>
      <w:r w:rsidR="00A5121D" w:rsidRPr="001D5AC5">
        <w:rPr>
          <w:rFonts w:ascii="Aptos" w:hAnsi="Aptos"/>
          <w:sz w:val="24"/>
          <w:szCs w:val="24"/>
        </w:rPr>
        <w:t>predictions</w:t>
      </w:r>
      <w:r w:rsidR="00EB4AD6" w:rsidRPr="001D5AC5">
        <w:rPr>
          <w:rFonts w:ascii="Aptos" w:hAnsi="Aptos"/>
          <w:sz w:val="24"/>
          <w:szCs w:val="24"/>
        </w:rPr>
        <w:t xml:space="preserve"> to inputs</w:t>
      </w:r>
      <w:r w:rsidR="00A27F7A" w:rsidRPr="001D5AC5">
        <w:rPr>
          <w:rFonts w:ascii="Aptos" w:hAnsi="Aptos"/>
          <w:sz w:val="24"/>
          <w:szCs w:val="24"/>
        </w:rPr>
        <w:t xml:space="preserve"> </w:t>
      </w:r>
      <w:r w:rsidR="005C33D6" w:rsidRPr="001D5AC5">
        <w:rPr>
          <w:rFonts w:ascii="Aptos" w:hAnsi="Aptos"/>
          <w:sz w:val="24"/>
          <w:szCs w:val="24"/>
        </w:rPr>
        <w:t>(</w:t>
      </w:r>
      <w:r w:rsidR="008E7A4C" w:rsidRPr="007D2314">
        <w:rPr>
          <w:rFonts w:ascii="Aptos" w:hAnsi="Aptos"/>
          <w:sz w:val="24"/>
          <w:szCs w:val="24"/>
        </w:rPr>
        <w:t xml:space="preserve">Athey et al 2019, Credit and </w:t>
      </w:r>
      <w:r w:rsidR="00F42998" w:rsidRPr="007D2314">
        <w:rPr>
          <w:rFonts w:ascii="Aptos" w:hAnsi="Aptos"/>
          <w:sz w:val="24"/>
          <w:szCs w:val="24"/>
        </w:rPr>
        <w:t>Lehnert 2023</w:t>
      </w:r>
      <w:r w:rsidR="005C33D6" w:rsidRPr="001D5AC5">
        <w:rPr>
          <w:rFonts w:ascii="Aptos" w:hAnsi="Aptos"/>
          <w:sz w:val="24"/>
          <w:szCs w:val="24"/>
        </w:rPr>
        <w:t>)</w:t>
      </w:r>
      <w:r w:rsidR="00A5121D" w:rsidRPr="001D5AC5">
        <w:rPr>
          <w:rFonts w:ascii="Aptos" w:hAnsi="Aptos"/>
          <w:sz w:val="24"/>
          <w:szCs w:val="24"/>
        </w:rPr>
        <w:t xml:space="preserve">. </w:t>
      </w:r>
    </w:p>
    <w:p w14:paraId="237DBDB4" w14:textId="790498EA" w:rsidR="0051268C" w:rsidRPr="001578B0" w:rsidRDefault="00987BF9" w:rsidP="00C1012F">
      <w:pPr>
        <w:rPr>
          <w:rFonts w:ascii="Aptos" w:hAnsi="Aptos"/>
          <w:sz w:val="24"/>
          <w:szCs w:val="24"/>
        </w:rPr>
      </w:pPr>
      <w:r w:rsidRPr="001D5AC5">
        <w:rPr>
          <w:rFonts w:ascii="Aptos" w:hAnsi="Aptos"/>
          <w:sz w:val="24"/>
          <w:szCs w:val="24"/>
        </w:rPr>
        <w:t xml:space="preserve">We </w:t>
      </w:r>
      <w:r w:rsidR="00A27F7A" w:rsidRPr="001D5AC5">
        <w:rPr>
          <w:rFonts w:ascii="Aptos" w:hAnsi="Aptos"/>
          <w:sz w:val="24"/>
          <w:szCs w:val="24"/>
        </w:rPr>
        <w:t xml:space="preserve">combine this approach with </w:t>
      </w:r>
      <w:r w:rsidRPr="001D5AC5">
        <w:rPr>
          <w:rFonts w:ascii="Aptos" w:hAnsi="Aptos"/>
          <w:sz w:val="24"/>
          <w:szCs w:val="24"/>
        </w:rPr>
        <w:t xml:space="preserve">the policy tree algorithm </w:t>
      </w:r>
      <w:r w:rsidR="00A27F7A" w:rsidRPr="001D5AC5">
        <w:rPr>
          <w:rFonts w:ascii="Aptos" w:hAnsi="Aptos"/>
          <w:sz w:val="24"/>
          <w:szCs w:val="24"/>
        </w:rPr>
        <w:t>(</w:t>
      </w:r>
      <w:r w:rsidR="008E7A4C" w:rsidRPr="007D2314">
        <w:rPr>
          <w:rFonts w:ascii="Aptos" w:hAnsi="Aptos"/>
          <w:sz w:val="24"/>
          <w:szCs w:val="24"/>
        </w:rPr>
        <w:t>Athey et al 2021</w:t>
      </w:r>
      <w:r w:rsidR="005C33D6" w:rsidRPr="001D5AC5">
        <w:rPr>
          <w:rFonts w:ascii="Aptos" w:hAnsi="Aptos"/>
          <w:sz w:val="24"/>
          <w:szCs w:val="24"/>
        </w:rPr>
        <w:t xml:space="preserve">) </w:t>
      </w:r>
      <w:r w:rsidRPr="001D5AC5">
        <w:rPr>
          <w:rFonts w:ascii="Aptos" w:hAnsi="Aptos"/>
          <w:sz w:val="24"/>
          <w:szCs w:val="24"/>
        </w:rPr>
        <w:t xml:space="preserve">to suggest who would likely benefit from targeted recommendations on agronomic practices. </w:t>
      </w:r>
      <w:r w:rsidR="00215226" w:rsidRPr="001D5AC5">
        <w:rPr>
          <w:rFonts w:ascii="Aptos" w:hAnsi="Aptos"/>
          <w:sz w:val="24"/>
          <w:szCs w:val="24"/>
        </w:rPr>
        <w:t>The combine</w:t>
      </w:r>
      <w:r w:rsidR="002D79FB" w:rsidRPr="001D5AC5">
        <w:rPr>
          <w:rFonts w:ascii="Aptos" w:hAnsi="Aptos"/>
          <w:sz w:val="24"/>
          <w:szCs w:val="24"/>
        </w:rPr>
        <w:t>d</w:t>
      </w:r>
      <w:r w:rsidR="00215226" w:rsidRPr="001D5AC5">
        <w:rPr>
          <w:rFonts w:ascii="Aptos" w:hAnsi="Aptos"/>
          <w:sz w:val="24"/>
          <w:szCs w:val="24"/>
        </w:rPr>
        <w:t xml:space="preserve"> causal random forest and policy tree optimization approach is </w:t>
      </w:r>
      <w:commentRangeStart w:id="37"/>
      <w:commentRangeStart w:id="38"/>
      <w:r w:rsidR="00215226" w:rsidRPr="001D5AC5">
        <w:rPr>
          <w:rFonts w:ascii="Aptos" w:hAnsi="Aptos"/>
          <w:sz w:val="24"/>
          <w:szCs w:val="24"/>
        </w:rPr>
        <w:t xml:space="preserve">different </w:t>
      </w:r>
      <w:commentRangeEnd w:id="37"/>
      <w:r w:rsidR="00CC51B5" w:rsidRPr="001D5AC5">
        <w:rPr>
          <w:rStyle w:val="CommentReference"/>
          <w:rFonts w:ascii="Aptos" w:hAnsi="Aptos"/>
        </w:rPr>
        <w:commentReference w:id="37"/>
      </w:r>
      <w:commentRangeEnd w:id="38"/>
      <w:r w:rsidR="004D13E8" w:rsidRPr="001D5AC5">
        <w:rPr>
          <w:rStyle w:val="CommentReference"/>
        </w:rPr>
        <w:commentReference w:id="38"/>
      </w:r>
      <w:r w:rsidR="00215226" w:rsidRPr="001D5AC5">
        <w:rPr>
          <w:rFonts w:ascii="Aptos" w:hAnsi="Aptos"/>
          <w:sz w:val="24"/>
          <w:szCs w:val="24"/>
        </w:rPr>
        <w:t xml:space="preserve">from the </w:t>
      </w:r>
      <w:proofErr w:type="gramStart"/>
      <w:r w:rsidR="00215226" w:rsidRPr="001D5AC5">
        <w:rPr>
          <w:rFonts w:ascii="Aptos" w:hAnsi="Aptos"/>
          <w:sz w:val="24"/>
          <w:szCs w:val="24"/>
        </w:rPr>
        <w:t>prediction oriented</w:t>
      </w:r>
      <w:proofErr w:type="gramEnd"/>
      <w:r w:rsidR="00215226" w:rsidRPr="001D5AC5">
        <w:rPr>
          <w:rFonts w:ascii="Aptos" w:hAnsi="Aptos"/>
          <w:sz w:val="24"/>
          <w:szCs w:val="24"/>
        </w:rPr>
        <w:t xml:space="preserve"> machine learning approach of using random forest.</w:t>
      </w:r>
      <w:r w:rsidR="004D29AC" w:rsidRPr="001D5AC5">
        <w:rPr>
          <w:rFonts w:ascii="Aptos" w:hAnsi="Aptos"/>
          <w:sz w:val="24"/>
          <w:szCs w:val="24"/>
        </w:rPr>
        <w:t xml:space="preserve"> </w:t>
      </w:r>
      <w:r w:rsidR="00A46412" w:rsidRPr="007D2314">
        <w:rPr>
          <w:rFonts w:ascii="Aptos" w:hAnsi="Aptos"/>
          <w:sz w:val="24"/>
          <w:szCs w:val="24"/>
        </w:rPr>
        <w:t xml:space="preserve">A succinct comparison is provided by </w:t>
      </w:r>
      <w:r w:rsidR="00215226" w:rsidRPr="007D2314">
        <w:rPr>
          <w:rFonts w:ascii="Aptos" w:hAnsi="Aptos"/>
          <w:sz w:val="24"/>
          <w:szCs w:val="24"/>
        </w:rPr>
        <w:t>Wager and Athey (2018)</w:t>
      </w:r>
      <w:r w:rsidR="00B55C0F" w:rsidRPr="001D5AC5">
        <w:rPr>
          <w:rFonts w:ascii="Aptos" w:hAnsi="Aptos"/>
          <w:sz w:val="24"/>
          <w:szCs w:val="24"/>
        </w:rPr>
        <w:t xml:space="preserve"> and Kakimoto</w:t>
      </w:r>
      <w:r w:rsidR="00331188" w:rsidRPr="001D5AC5">
        <w:rPr>
          <w:rFonts w:ascii="Aptos" w:hAnsi="Aptos"/>
          <w:sz w:val="24"/>
          <w:szCs w:val="24"/>
        </w:rPr>
        <w:t xml:space="preserve"> et al (2022</w:t>
      </w:r>
      <w:proofErr w:type="gramStart"/>
      <w:r w:rsidR="00331188" w:rsidRPr="001D5AC5">
        <w:rPr>
          <w:rFonts w:ascii="Aptos" w:hAnsi="Aptos"/>
          <w:sz w:val="24"/>
          <w:szCs w:val="24"/>
        </w:rPr>
        <w:t>)</w:t>
      </w:r>
      <w:r w:rsidR="00B55C0F" w:rsidRPr="001D5AC5">
        <w:rPr>
          <w:rFonts w:ascii="Aptos" w:hAnsi="Aptos"/>
          <w:sz w:val="24"/>
          <w:szCs w:val="24"/>
        </w:rPr>
        <w:t xml:space="preserve"> </w:t>
      </w:r>
      <w:r w:rsidR="00215226" w:rsidRPr="001D5AC5">
        <w:rPr>
          <w:rFonts w:ascii="Aptos" w:hAnsi="Aptos"/>
          <w:sz w:val="24"/>
          <w:szCs w:val="24"/>
        </w:rPr>
        <w:t xml:space="preserve"> </w:t>
      </w:r>
      <w:r w:rsidR="00A46412" w:rsidRPr="001D5AC5">
        <w:rPr>
          <w:rFonts w:ascii="Aptos" w:hAnsi="Aptos"/>
          <w:sz w:val="24"/>
          <w:szCs w:val="24"/>
        </w:rPr>
        <w:t>who</w:t>
      </w:r>
      <w:proofErr w:type="gramEnd"/>
      <w:r w:rsidR="00A46412" w:rsidRPr="001D5AC5">
        <w:rPr>
          <w:rFonts w:ascii="Aptos" w:hAnsi="Aptos"/>
          <w:sz w:val="24"/>
          <w:szCs w:val="24"/>
        </w:rPr>
        <w:t xml:space="preserve"> </w:t>
      </w:r>
      <w:r w:rsidR="00215226" w:rsidRPr="001D5AC5">
        <w:rPr>
          <w:rFonts w:ascii="Aptos" w:hAnsi="Aptos"/>
          <w:sz w:val="24"/>
          <w:szCs w:val="24"/>
        </w:rPr>
        <w:t>review</w:t>
      </w:r>
      <w:r w:rsidR="00A46412" w:rsidRPr="001D5AC5">
        <w:rPr>
          <w:rFonts w:ascii="Aptos" w:hAnsi="Aptos"/>
          <w:sz w:val="24"/>
          <w:szCs w:val="24"/>
        </w:rPr>
        <w:t>ed</w:t>
      </w:r>
      <w:r w:rsidR="00215226" w:rsidRPr="001D5AC5">
        <w:rPr>
          <w:rFonts w:ascii="Aptos" w:hAnsi="Aptos"/>
          <w:sz w:val="24"/>
          <w:szCs w:val="24"/>
        </w:rPr>
        <w:t xml:space="preserve"> the theoretical differences between causal random</w:t>
      </w:r>
      <w:r w:rsidR="00215226" w:rsidRPr="001578B0">
        <w:rPr>
          <w:rFonts w:ascii="Aptos" w:hAnsi="Aptos"/>
          <w:sz w:val="24"/>
          <w:szCs w:val="24"/>
        </w:rPr>
        <w:t xml:space="preserve"> forest and random forest </w:t>
      </w:r>
      <w:r w:rsidR="00353197">
        <w:rPr>
          <w:rFonts w:ascii="Aptos" w:hAnsi="Aptos"/>
          <w:sz w:val="24"/>
          <w:szCs w:val="24"/>
        </w:rPr>
        <w:t>estimators</w:t>
      </w:r>
      <w:r w:rsidR="00215226" w:rsidRPr="001578B0">
        <w:rPr>
          <w:rFonts w:ascii="Aptos" w:hAnsi="Aptos"/>
          <w:sz w:val="24"/>
          <w:szCs w:val="24"/>
        </w:rPr>
        <w:t xml:space="preserve">. </w:t>
      </w:r>
      <w:r w:rsidR="00B64063">
        <w:rPr>
          <w:rFonts w:ascii="Aptos" w:hAnsi="Aptos"/>
          <w:sz w:val="24"/>
          <w:szCs w:val="24"/>
        </w:rPr>
        <w:t xml:space="preserve">The main difference is that </w:t>
      </w:r>
      <w:r w:rsidR="00CB6B7C">
        <w:rPr>
          <w:rFonts w:ascii="Aptos" w:hAnsi="Aptos"/>
          <w:sz w:val="24"/>
          <w:szCs w:val="24"/>
        </w:rPr>
        <w:t>in random forest, the sample is split to minimize mean squared error of yield predictions while in causal random forest</w:t>
      </w:r>
      <w:r w:rsidR="00C01615">
        <w:rPr>
          <w:rFonts w:ascii="Aptos" w:hAnsi="Aptos"/>
          <w:sz w:val="24"/>
          <w:szCs w:val="24"/>
        </w:rPr>
        <w:t xml:space="preserve"> splits the sample to</w:t>
      </w:r>
      <w:r w:rsidR="005F10A0">
        <w:rPr>
          <w:rFonts w:ascii="Aptos" w:hAnsi="Aptos"/>
          <w:sz w:val="24"/>
          <w:szCs w:val="24"/>
        </w:rPr>
        <w:t xml:space="preserve"> minimize the mean squared error of the treatment effects</w:t>
      </w:r>
      <w:r w:rsidR="008F4355">
        <w:rPr>
          <w:rFonts w:ascii="Aptos" w:hAnsi="Aptos"/>
          <w:sz w:val="24"/>
          <w:szCs w:val="24"/>
        </w:rPr>
        <w:t xml:space="preserve"> </w:t>
      </w:r>
      <w:r w:rsidR="00E671B8">
        <w:rPr>
          <w:rFonts w:ascii="Aptos" w:hAnsi="Aptos"/>
          <w:sz w:val="24"/>
          <w:szCs w:val="24"/>
        </w:rPr>
        <w:t>by using honest trees</w:t>
      </w:r>
      <w:r w:rsidR="006B7EE2">
        <w:rPr>
          <w:rFonts w:ascii="Aptos" w:hAnsi="Aptos"/>
          <w:sz w:val="24"/>
          <w:szCs w:val="24"/>
        </w:rPr>
        <w:t xml:space="preserve"> (Kakimoto et al 2022)</w:t>
      </w:r>
      <w:r w:rsidR="008F4355">
        <w:rPr>
          <w:rFonts w:ascii="Aptos" w:hAnsi="Aptos"/>
          <w:sz w:val="24"/>
          <w:szCs w:val="24"/>
        </w:rPr>
        <w:t xml:space="preserve">. </w:t>
      </w:r>
      <w:r w:rsidR="006B7EE2">
        <w:rPr>
          <w:rFonts w:ascii="Aptos" w:hAnsi="Aptos"/>
          <w:sz w:val="24"/>
          <w:szCs w:val="24"/>
        </w:rPr>
        <w:t xml:space="preserve">For treatment </w:t>
      </w:r>
      <w:proofErr w:type="spellStart"/>
      <w:r w:rsidR="006B7EE2">
        <w:rPr>
          <w:rFonts w:ascii="Aptos" w:hAnsi="Aptos"/>
          <w:sz w:val="24"/>
          <w:szCs w:val="24"/>
        </w:rPr>
        <w:t>assigment</w:t>
      </w:r>
      <w:proofErr w:type="spellEnd"/>
      <w:r w:rsidR="006B7EE2">
        <w:rPr>
          <w:rFonts w:ascii="Aptos" w:hAnsi="Aptos"/>
          <w:sz w:val="24"/>
          <w:szCs w:val="24"/>
        </w:rPr>
        <w:t xml:space="preserve">, </w:t>
      </w:r>
      <w:commentRangeStart w:id="39"/>
      <w:commentRangeStart w:id="40"/>
      <w:r w:rsidR="006B7EE2">
        <w:rPr>
          <w:rFonts w:ascii="Aptos" w:hAnsi="Aptos"/>
          <w:sz w:val="24"/>
          <w:szCs w:val="24"/>
        </w:rPr>
        <w:t>p</w:t>
      </w:r>
      <w:r w:rsidR="00215226" w:rsidRPr="001578B0">
        <w:rPr>
          <w:rFonts w:ascii="Aptos" w:hAnsi="Aptos"/>
          <w:sz w:val="24"/>
          <w:szCs w:val="24"/>
        </w:rPr>
        <w:t>olicy trees are</w:t>
      </w:r>
      <w:r w:rsidR="006B7EE2">
        <w:rPr>
          <w:rFonts w:ascii="Aptos" w:hAnsi="Aptos"/>
          <w:sz w:val="24"/>
          <w:szCs w:val="24"/>
        </w:rPr>
        <w:t xml:space="preserve"> also</w:t>
      </w:r>
      <w:r w:rsidR="00215226" w:rsidRPr="001578B0">
        <w:rPr>
          <w:rFonts w:ascii="Aptos" w:hAnsi="Aptos"/>
          <w:sz w:val="24"/>
          <w:szCs w:val="24"/>
        </w:rPr>
        <w:t xml:space="preserve"> different from CART in several ways. </w:t>
      </w:r>
      <w:r w:rsidR="007708AC">
        <w:rPr>
          <w:rFonts w:ascii="Aptos" w:hAnsi="Aptos"/>
          <w:sz w:val="24"/>
          <w:szCs w:val="24"/>
        </w:rPr>
        <w:t xml:space="preserve">First, </w:t>
      </w:r>
      <w:r w:rsidR="003B6DF1">
        <w:rPr>
          <w:rFonts w:ascii="Aptos" w:hAnsi="Aptos"/>
          <w:sz w:val="24"/>
          <w:szCs w:val="24"/>
        </w:rPr>
        <w:t>CART select</w:t>
      </w:r>
      <w:r w:rsidR="006B7EE2">
        <w:rPr>
          <w:rFonts w:ascii="Aptos" w:hAnsi="Aptos"/>
          <w:sz w:val="24"/>
          <w:szCs w:val="24"/>
        </w:rPr>
        <w:t>s</w:t>
      </w:r>
      <w:r w:rsidR="003B6DF1">
        <w:rPr>
          <w:rFonts w:ascii="Aptos" w:hAnsi="Aptos"/>
          <w:sz w:val="24"/>
          <w:szCs w:val="24"/>
        </w:rPr>
        <w:t xml:space="preserve"> the partition by adding recursive sample splits to the tree without </w:t>
      </w:r>
      <w:r w:rsidR="00752680">
        <w:rPr>
          <w:rFonts w:ascii="Aptos" w:hAnsi="Aptos"/>
          <w:sz w:val="24"/>
          <w:szCs w:val="24"/>
        </w:rPr>
        <w:t>anticipating later splits while policy trees</w:t>
      </w:r>
      <w:r w:rsidR="00234EFC">
        <w:rPr>
          <w:rFonts w:ascii="Aptos" w:hAnsi="Aptos"/>
          <w:sz w:val="24"/>
          <w:szCs w:val="24"/>
        </w:rPr>
        <w:t xml:space="preserve"> search for a fixed tree depth over all possible targeting policies (</w:t>
      </w:r>
      <w:proofErr w:type="spellStart"/>
      <w:r w:rsidR="00234EFC">
        <w:rPr>
          <w:rFonts w:ascii="Aptos" w:hAnsi="Aptos"/>
          <w:sz w:val="24"/>
          <w:szCs w:val="24"/>
        </w:rPr>
        <w:t>Cagala</w:t>
      </w:r>
      <w:proofErr w:type="spellEnd"/>
      <w:r w:rsidR="00234EFC">
        <w:rPr>
          <w:rFonts w:ascii="Aptos" w:hAnsi="Aptos"/>
          <w:sz w:val="24"/>
          <w:szCs w:val="24"/>
        </w:rPr>
        <w:t xml:space="preserve"> et al 202</w:t>
      </w:r>
      <w:r w:rsidR="0036628A">
        <w:rPr>
          <w:rFonts w:ascii="Aptos" w:hAnsi="Aptos"/>
          <w:sz w:val="24"/>
          <w:szCs w:val="24"/>
        </w:rPr>
        <w:t>1). Second</w:t>
      </w:r>
      <w:r w:rsidR="00215226" w:rsidRPr="001578B0">
        <w:rPr>
          <w:rFonts w:ascii="Aptos" w:hAnsi="Aptos"/>
          <w:sz w:val="24"/>
          <w:szCs w:val="24"/>
        </w:rPr>
        <w:t>,</w:t>
      </w:r>
      <w:r w:rsidR="0036628A">
        <w:rPr>
          <w:rFonts w:ascii="Aptos" w:hAnsi="Aptos"/>
          <w:sz w:val="24"/>
          <w:szCs w:val="24"/>
        </w:rPr>
        <w:t xml:space="preserve"> </w:t>
      </w:r>
      <w:r w:rsidR="00EF0A98">
        <w:rPr>
          <w:rFonts w:ascii="Aptos" w:hAnsi="Aptos"/>
          <w:sz w:val="24"/>
          <w:szCs w:val="24"/>
        </w:rPr>
        <w:t>policy trees allow one to include constraints including budgetary limits and fairness</w:t>
      </w:r>
      <w:r w:rsidR="00215226" w:rsidRPr="001578B0">
        <w:rPr>
          <w:rFonts w:ascii="Aptos" w:hAnsi="Aptos"/>
          <w:sz w:val="24"/>
          <w:szCs w:val="24"/>
        </w:rPr>
        <w:t xml:space="preserve">. </w:t>
      </w:r>
      <w:commentRangeStart w:id="41"/>
      <w:commentRangeStart w:id="42"/>
      <w:commentRangeEnd w:id="41"/>
      <w:r w:rsidR="00215226" w:rsidRPr="001578B0">
        <w:rPr>
          <w:rStyle w:val="CommentReference"/>
          <w:rFonts w:ascii="Aptos" w:hAnsi="Aptos"/>
        </w:rPr>
        <w:commentReference w:id="41"/>
      </w:r>
      <w:commentRangeEnd w:id="39"/>
      <w:commentRangeEnd w:id="42"/>
      <w:r w:rsidR="008364ED">
        <w:rPr>
          <w:rStyle w:val="CommentReference"/>
        </w:rPr>
        <w:commentReference w:id="42"/>
      </w:r>
      <w:r w:rsidR="00D27E4C" w:rsidRPr="001578B0">
        <w:rPr>
          <w:rStyle w:val="CommentReference"/>
          <w:rFonts w:ascii="Aptos" w:hAnsi="Aptos"/>
        </w:rPr>
        <w:commentReference w:id="39"/>
      </w:r>
      <w:commentRangeEnd w:id="40"/>
      <w:r w:rsidR="00EF0A98">
        <w:rPr>
          <w:rStyle w:val="CommentReference"/>
        </w:rPr>
        <w:commentReference w:id="40"/>
      </w:r>
    </w:p>
    <w:p w14:paraId="7BA89FC2" w14:textId="40846129" w:rsidR="002B289C" w:rsidRPr="001578B0" w:rsidRDefault="0061141D" w:rsidP="002B289C">
      <w:pPr>
        <w:rPr>
          <w:rFonts w:ascii="Aptos" w:hAnsi="Aptos"/>
          <w:sz w:val="24"/>
          <w:szCs w:val="24"/>
        </w:rPr>
      </w:pPr>
      <w:r w:rsidRPr="001578B0">
        <w:rPr>
          <w:rFonts w:ascii="Aptos" w:hAnsi="Aptos"/>
          <w:sz w:val="24"/>
          <w:szCs w:val="24"/>
        </w:rPr>
        <w:t>We contribute to t</w:t>
      </w:r>
      <w:r w:rsidR="006D6AAC" w:rsidRPr="001578B0">
        <w:rPr>
          <w:rFonts w:ascii="Aptos" w:hAnsi="Aptos"/>
          <w:sz w:val="24"/>
          <w:szCs w:val="24"/>
        </w:rPr>
        <w:t>wo strands of literature</w:t>
      </w:r>
      <w:r w:rsidRPr="001578B0">
        <w:rPr>
          <w:rFonts w:ascii="Aptos" w:hAnsi="Aptos"/>
          <w:sz w:val="24"/>
          <w:szCs w:val="24"/>
        </w:rPr>
        <w:t xml:space="preserve">. </w:t>
      </w:r>
      <w:r w:rsidR="006D6AAC" w:rsidRPr="001578B0">
        <w:rPr>
          <w:rFonts w:ascii="Aptos" w:hAnsi="Aptos"/>
          <w:sz w:val="24"/>
          <w:szCs w:val="24"/>
        </w:rPr>
        <w:t>The first is on applications of causal machine learning in crop management decisions</w:t>
      </w:r>
      <w:r w:rsidR="00FB20EB" w:rsidRPr="001578B0">
        <w:rPr>
          <w:rFonts w:ascii="Aptos" w:hAnsi="Aptos"/>
          <w:sz w:val="24"/>
          <w:szCs w:val="24"/>
        </w:rPr>
        <w:t xml:space="preserve"> (McCullough et al 2022, </w:t>
      </w:r>
      <w:r w:rsidR="00C16B78" w:rsidRPr="001578B0">
        <w:rPr>
          <w:rFonts w:ascii="Aptos" w:hAnsi="Aptos"/>
          <w:sz w:val="24"/>
          <w:szCs w:val="24"/>
        </w:rPr>
        <w:t xml:space="preserve">Kakimoto et al 2022, </w:t>
      </w:r>
      <w:proofErr w:type="spellStart"/>
      <w:r w:rsidR="00B81D66" w:rsidRPr="001578B0">
        <w:rPr>
          <w:rFonts w:ascii="Aptos" w:hAnsi="Aptos"/>
          <w:sz w:val="24"/>
          <w:szCs w:val="24"/>
        </w:rPr>
        <w:t>Gia</w:t>
      </w:r>
      <w:r w:rsidR="00F64E81" w:rsidRPr="001578B0">
        <w:rPr>
          <w:rFonts w:ascii="Aptos" w:hAnsi="Aptos"/>
          <w:sz w:val="24"/>
          <w:szCs w:val="24"/>
        </w:rPr>
        <w:t>nnarakis</w:t>
      </w:r>
      <w:proofErr w:type="spellEnd"/>
      <w:r w:rsidR="00F64E81" w:rsidRPr="001578B0">
        <w:rPr>
          <w:rFonts w:ascii="Aptos" w:hAnsi="Aptos"/>
          <w:sz w:val="24"/>
          <w:szCs w:val="24"/>
        </w:rPr>
        <w:t xml:space="preserve"> et al 2022, </w:t>
      </w:r>
      <w:r w:rsidR="00517CA2" w:rsidRPr="001578B0">
        <w:rPr>
          <w:rFonts w:ascii="Aptos" w:hAnsi="Aptos"/>
          <w:sz w:val="24"/>
          <w:szCs w:val="24"/>
        </w:rPr>
        <w:t xml:space="preserve">Deines et al </w:t>
      </w:r>
      <w:r w:rsidR="00842729" w:rsidRPr="001578B0">
        <w:rPr>
          <w:rFonts w:ascii="Aptos" w:hAnsi="Aptos"/>
          <w:sz w:val="24"/>
          <w:szCs w:val="24"/>
        </w:rPr>
        <w:t xml:space="preserve">2022, Quigley et al 2023, </w:t>
      </w:r>
      <w:proofErr w:type="spellStart"/>
      <w:r w:rsidR="00842729" w:rsidRPr="001578B0">
        <w:rPr>
          <w:rFonts w:ascii="Aptos" w:hAnsi="Aptos"/>
          <w:sz w:val="24"/>
          <w:szCs w:val="24"/>
        </w:rPr>
        <w:t>Klueger</w:t>
      </w:r>
      <w:proofErr w:type="spellEnd"/>
      <w:r w:rsidR="00842729" w:rsidRPr="001578B0">
        <w:rPr>
          <w:rFonts w:ascii="Aptos" w:hAnsi="Aptos"/>
          <w:sz w:val="24"/>
          <w:szCs w:val="24"/>
        </w:rPr>
        <w:t xml:space="preserve"> et al 2022, </w:t>
      </w:r>
      <w:r w:rsidR="00C16B78" w:rsidRPr="001578B0">
        <w:rPr>
          <w:rFonts w:ascii="Aptos" w:hAnsi="Aptos"/>
          <w:sz w:val="24"/>
          <w:szCs w:val="24"/>
        </w:rPr>
        <w:t>Cambron et al 2024</w:t>
      </w:r>
      <w:r w:rsidR="005231A9" w:rsidRPr="001578B0">
        <w:rPr>
          <w:rFonts w:ascii="Aptos" w:hAnsi="Aptos"/>
          <w:sz w:val="24"/>
          <w:szCs w:val="24"/>
        </w:rPr>
        <w:t>, Stetter et al 2022</w:t>
      </w:r>
      <w:r w:rsidR="006156FD" w:rsidRPr="001578B0">
        <w:rPr>
          <w:rFonts w:ascii="Aptos" w:hAnsi="Aptos"/>
          <w:sz w:val="24"/>
          <w:szCs w:val="24"/>
        </w:rPr>
        <w:t xml:space="preserve">, </w:t>
      </w:r>
      <w:r w:rsidR="000360A1" w:rsidRPr="001578B0">
        <w:rPr>
          <w:rFonts w:ascii="Aptos" w:hAnsi="Aptos"/>
          <w:sz w:val="24"/>
          <w:szCs w:val="24"/>
        </w:rPr>
        <w:t>Mulungu et al 2023</w:t>
      </w:r>
      <w:r w:rsidR="00C16B78" w:rsidRPr="001578B0">
        <w:rPr>
          <w:rFonts w:ascii="Aptos" w:hAnsi="Aptos"/>
          <w:sz w:val="24"/>
          <w:szCs w:val="24"/>
        </w:rPr>
        <w:t>)</w:t>
      </w:r>
      <w:r w:rsidR="00647A02" w:rsidRPr="001578B0">
        <w:rPr>
          <w:rFonts w:ascii="Aptos" w:hAnsi="Aptos"/>
          <w:sz w:val="24"/>
          <w:szCs w:val="24"/>
        </w:rPr>
        <w:t xml:space="preserve">. </w:t>
      </w:r>
      <w:r w:rsidR="002B289C" w:rsidRPr="001578B0">
        <w:rPr>
          <w:rFonts w:ascii="Aptos" w:hAnsi="Aptos"/>
          <w:sz w:val="24"/>
          <w:szCs w:val="24"/>
        </w:rPr>
        <w:t xml:space="preserve">McCullough et al (2022) compared estimates from random forest and causal random forest on the nitrogen effect on maize yields in sub-Saharan Africa. They found that the predicted fertilizer response with a </w:t>
      </w:r>
      <w:commentRangeStart w:id="43"/>
      <w:r w:rsidR="002B289C" w:rsidRPr="001578B0">
        <w:rPr>
          <w:rFonts w:ascii="Aptos" w:hAnsi="Aptos"/>
          <w:sz w:val="24"/>
          <w:szCs w:val="24"/>
        </w:rPr>
        <w:t xml:space="preserve">causal random forest model (1.49) was higher than that for a random forest model (1.26) but lower than that of a feasible generalized least squares estimator (2.07).  </w:t>
      </w:r>
      <w:commentRangeEnd w:id="43"/>
      <w:r w:rsidR="002B289C" w:rsidRPr="001578B0">
        <w:rPr>
          <w:rStyle w:val="CommentReference"/>
          <w:rFonts w:ascii="Aptos" w:hAnsi="Aptos"/>
        </w:rPr>
        <w:commentReference w:id="43"/>
      </w:r>
      <w:r w:rsidR="002B289C" w:rsidRPr="001578B0">
        <w:rPr>
          <w:rFonts w:ascii="Aptos" w:hAnsi="Aptos"/>
          <w:sz w:val="24"/>
          <w:szCs w:val="24"/>
        </w:rPr>
        <w:t xml:space="preserve">In terms of prediction which could be done by comparing a random forest estimator and generalized least squares estimator, they found that the random forest predicted better with a small root mean squared error (RMSE). Kakimoto et al (2022) discusses the differences between prediction-oriented machine learning methods (e.g., random forest, convolutional neural networks) and causal random forest in an agronomy related simulated data of N optimal management. They found that causal random forests are </w:t>
      </w:r>
      <w:commentRangeStart w:id="44"/>
      <w:commentRangeStart w:id="45"/>
      <w:r w:rsidR="002B289C" w:rsidRPr="001578B0">
        <w:rPr>
          <w:rFonts w:ascii="Aptos" w:hAnsi="Aptos"/>
          <w:sz w:val="24"/>
          <w:szCs w:val="24"/>
        </w:rPr>
        <w:t xml:space="preserve">advantageous </w:t>
      </w:r>
      <w:commentRangeEnd w:id="44"/>
      <w:r w:rsidR="002B289C" w:rsidRPr="001578B0">
        <w:rPr>
          <w:rStyle w:val="CommentReference"/>
          <w:rFonts w:ascii="Aptos" w:hAnsi="Aptos"/>
        </w:rPr>
        <w:commentReference w:id="44"/>
      </w:r>
      <w:commentRangeEnd w:id="45"/>
      <w:r w:rsidR="009A2092">
        <w:rPr>
          <w:rStyle w:val="CommentReference"/>
        </w:rPr>
        <w:commentReference w:id="45"/>
      </w:r>
      <w:r w:rsidR="00EC4731">
        <w:rPr>
          <w:rFonts w:ascii="Aptos" w:hAnsi="Aptos"/>
          <w:sz w:val="24"/>
          <w:szCs w:val="24"/>
        </w:rPr>
        <w:t xml:space="preserve">because of </w:t>
      </w:r>
      <w:r w:rsidR="001112BB">
        <w:rPr>
          <w:rFonts w:ascii="Aptos" w:hAnsi="Aptos"/>
          <w:sz w:val="24"/>
          <w:szCs w:val="24"/>
        </w:rPr>
        <w:t xml:space="preserve">a lower mean squared error (MSE) for predicting crop responses </w:t>
      </w:r>
      <w:r w:rsidR="009A2092">
        <w:rPr>
          <w:rFonts w:ascii="Aptos" w:hAnsi="Aptos"/>
          <w:sz w:val="24"/>
          <w:szCs w:val="24"/>
        </w:rPr>
        <w:t xml:space="preserve">in Monte Carlo experiments </w:t>
      </w:r>
      <w:r w:rsidR="002B289C" w:rsidRPr="001578B0">
        <w:rPr>
          <w:rFonts w:ascii="Aptos" w:hAnsi="Aptos"/>
          <w:sz w:val="24"/>
          <w:szCs w:val="24"/>
        </w:rPr>
        <w:t xml:space="preserve">as compared to the </w:t>
      </w:r>
      <w:proofErr w:type="gramStart"/>
      <w:r w:rsidR="002B289C" w:rsidRPr="001578B0">
        <w:rPr>
          <w:rFonts w:ascii="Aptos" w:hAnsi="Aptos"/>
          <w:sz w:val="24"/>
          <w:szCs w:val="24"/>
        </w:rPr>
        <w:t>prediction based</w:t>
      </w:r>
      <w:proofErr w:type="gramEnd"/>
      <w:r w:rsidR="002B289C" w:rsidRPr="001578B0">
        <w:rPr>
          <w:rFonts w:ascii="Aptos" w:hAnsi="Aptos"/>
          <w:sz w:val="24"/>
          <w:szCs w:val="24"/>
        </w:rPr>
        <w:t xml:space="preserve"> machine learning approaches</w:t>
      </w:r>
      <w:r w:rsidR="006A6FA9">
        <w:rPr>
          <w:rFonts w:ascii="Aptos" w:hAnsi="Aptos"/>
          <w:sz w:val="24"/>
          <w:szCs w:val="24"/>
        </w:rPr>
        <w:t xml:space="preserve"> (e.g., random forest, </w:t>
      </w:r>
      <w:r w:rsidR="00B16EF7">
        <w:rPr>
          <w:rFonts w:ascii="Aptos" w:hAnsi="Aptos"/>
          <w:sz w:val="24"/>
          <w:szCs w:val="24"/>
        </w:rPr>
        <w:t>and convolutional neural networks)</w:t>
      </w:r>
      <w:r w:rsidR="002B289C" w:rsidRPr="001578B0">
        <w:rPr>
          <w:rFonts w:ascii="Aptos" w:hAnsi="Aptos"/>
          <w:sz w:val="24"/>
          <w:szCs w:val="24"/>
        </w:rPr>
        <w:t xml:space="preserve">. </w:t>
      </w:r>
      <w:r w:rsidR="009A2092">
        <w:rPr>
          <w:rFonts w:ascii="Aptos" w:hAnsi="Aptos"/>
          <w:sz w:val="24"/>
          <w:szCs w:val="24"/>
        </w:rPr>
        <w:t>This is because causal random forest estimator relies on honest trees which</w:t>
      </w:r>
      <w:del w:id="46" w:author="MKONDIWA, Maxwell (CIMMYT-India)" w:date="2024-07-22T16:56:00Z" w16du:dateUtc="2024-07-22T11:26:00Z">
        <w:r w:rsidR="009A2092" w:rsidDel="00D436AE">
          <w:rPr>
            <w:rFonts w:ascii="Aptos" w:hAnsi="Aptos"/>
            <w:sz w:val="24"/>
            <w:szCs w:val="24"/>
          </w:rPr>
          <w:delText xml:space="preserve"> which</w:delText>
        </w:r>
      </w:del>
      <w:r w:rsidR="009A2092">
        <w:rPr>
          <w:rFonts w:ascii="Aptos" w:hAnsi="Aptos"/>
          <w:sz w:val="24"/>
          <w:szCs w:val="24"/>
        </w:rPr>
        <w:t xml:space="preserve"> a</w:t>
      </w:r>
      <w:ins w:id="47" w:author="MKONDIWA, Maxwell (CIMMYT-India)" w:date="2024-07-22T16:56:00Z" w16du:dateUtc="2024-07-22T11:26:00Z">
        <w:r w:rsidR="00F638E6">
          <w:rPr>
            <w:rFonts w:ascii="Aptos" w:hAnsi="Aptos"/>
            <w:sz w:val="24"/>
            <w:szCs w:val="24"/>
          </w:rPr>
          <w:t>re</w:t>
        </w:r>
      </w:ins>
      <w:r w:rsidR="009A2092">
        <w:rPr>
          <w:rFonts w:ascii="Aptos" w:hAnsi="Aptos"/>
          <w:sz w:val="24"/>
          <w:szCs w:val="24"/>
        </w:rPr>
        <w:t xml:space="preserve"> constructed to m</w:t>
      </w:r>
      <w:r w:rsidR="004C0A65">
        <w:rPr>
          <w:rFonts w:ascii="Aptos" w:hAnsi="Aptos"/>
          <w:sz w:val="24"/>
          <w:szCs w:val="24"/>
        </w:rPr>
        <w:t xml:space="preserve">inimize MSE for heterogeneous treatment effects while </w:t>
      </w:r>
      <w:r w:rsidR="002746CE">
        <w:rPr>
          <w:rFonts w:ascii="Aptos" w:hAnsi="Aptos"/>
          <w:sz w:val="24"/>
          <w:szCs w:val="24"/>
        </w:rPr>
        <w:t xml:space="preserve">random forest relies on sample splitting to minimize MSE for yield outcome prediction. </w:t>
      </w:r>
      <w:r w:rsidR="002B289C" w:rsidRPr="001578B0">
        <w:rPr>
          <w:rFonts w:ascii="Aptos" w:hAnsi="Aptos"/>
          <w:sz w:val="24"/>
          <w:szCs w:val="24"/>
        </w:rPr>
        <w:t xml:space="preserve">We depart from Kakimoto et al (2022) on the optimization framework in that instead of using individual comparison of the different categories, we instead using policy tree algorithm (Zhou et al 2022) which also specifies which variables would efficiently allocate farmers to the different categories. </w:t>
      </w:r>
    </w:p>
    <w:p w14:paraId="573124B4" w14:textId="40EEF1A1" w:rsidR="00647A02" w:rsidRPr="001578B0" w:rsidRDefault="00647A02" w:rsidP="00647A02">
      <w:pPr>
        <w:rPr>
          <w:rFonts w:ascii="Aptos" w:hAnsi="Aptos"/>
          <w:sz w:val="24"/>
          <w:szCs w:val="24"/>
        </w:rPr>
      </w:pPr>
      <w:r w:rsidRPr="001578B0">
        <w:rPr>
          <w:rFonts w:ascii="Aptos" w:hAnsi="Aptos"/>
          <w:sz w:val="24"/>
          <w:szCs w:val="24"/>
        </w:rPr>
        <w:t xml:space="preserve">While the agricultural related applications cited above used a binary classification of the treatment variable, we consider applications in which the treatment variable is a </w:t>
      </w:r>
      <w:r w:rsidRPr="001578B0">
        <w:rPr>
          <w:rFonts w:ascii="Aptos" w:hAnsi="Aptos"/>
          <w:sz w:val="24"/>
          <w:szCs w:val="24"/>
        </w:rPr>
        <w:lastRenderedPageBreak/>
        <w:t xml:space="preserve">categorical variable. This allows us to provide transition pathways across the different categories of technologies. For example, whether it is best for farmers to first switch from no weeding to manual weeding or that they can simply switch to herbicide weed management options. </w:t>
      </w:r>
      <w:r w:rsidR="005C489B">
        <w:rPr>
          <w:rFonts w:ascii="Aptos" w:hAnsi="Aptos"/>
          <w:sz w:val="24"/>
          <w:szCs w:val="24"/>
        </w:rPr>
        <w:t xml:space="preserve">Unlike many of the agricultural related applications that considered only biophysical variables, we include several </w:t>
      </w:r>
      <w:r w:rsidR="00280C79">
        <w:rPr>
          <w:rFonts w:ascii="Aptos" w:hAnsi="Aptos"/>
          <w:sz w:val="24"/>
          <w:szCs w:val="24"/>
        </w:rPr>
        <w:t xml:space="preserve">controls including other management variables, and socioeconomic variables (e.g., education, caste). </w:t>
      </w:r>
    </w:p>
    <w:p w14:paraId="7E3B7DDB" w14:textId="6AD9D0DA" w:rsidR="00836542" w:rsidRPr="001578B0" w:rsidRDefault="00647A02" w:rsidP="00C1012F">
      <w:pPr>
        <w:rPr>
          <w:rFonts w:ascii="Aptos" w:hAnsi="Aptos"/>
          <w:sz w:val="24"/>
          <w:szCs w:val="24"/>
        </w:rPr>
      </w:pPr>
      <w:r w:rsidRPr="001578B0">
        <w:rPr>
          <w:rFonts w:ascii="Aptos" w:hAnsi="Aptos"/>
          <w:sz w:val="24"/>
          <w:szCs w:val="24"/>
        </w:rPr>
        <w:t>T</w:t>
      </w:r>
      <w:r w:rsidR="006D6AAC" w:rsidRPr="001578B0">
        <w:rPr>
          <w:rFonts w:ascii="Aptos" w:hAnsi="Aptos"/>
          <w:sz w:val="24"/>
          <w:szCs w:val="24"/>
        </w:rPr>
        <w:t xml:space="preserve">he second </w:t>
      </w:r>
      <w:r w:rsidRPr="001578B0">
        <w:rPr>
          <w:rFonts w:ascii="Aptos" w:hAnsi="Aptos"/>
          <w:sz w:val="24"/>
          <w:szCs w:val="24"/>
        </w:rPr>
        <w:t xml:space="preserve">strand of literature </w:t>
      </w:r>
      <w:r w:rsidR="006D6AAC" w:rsidRPr="001578B0">
        <w:rPr>
          <w:rFonts w:ascii="Aptos" w:hAnsi="Aptos"/>
          <w:sz w:val="24"/>
          <w:szCs w:val="24"/>
        </w:rPr>
        <w:t>is on</w:t>
      </w:r>
      <w:r w:rsidR="00C679FB" w:rsidRPr="001578B0">
        <w:rPr>
          <w:rFonts w:ascii="Aptos" w:hAnsi="Aptos"/>
          <w:sz w:val="24"/>
          <w:szCs w:val="24"/>
        </w:rPr>
        <w:t xml:space="preserve"> </w:t>
      </w:r>
      <w:proofErr w:type="spellStart"/>
      <w:r w:rsidR="00C679FB" w:rsidRPr="001578B0">
        <w:rPr>
          <w:rFonts w:ascii="Aptos" w:hAnsi="Aptos"/>
          <w:sz w:val="24"/>
          <w:szCs w:val="24"/>
        </w:rPr>
        <w:t>exante</w:t>
      </w:r>
      <w:proofErr w:type="spellEnd"/>
      <w:r w:rsidR="006D6AAC" w:rsidRPr="001578B0">
        <w:rPr>
          <w:rFonts w:ascii="Aptos" w:hAnsi="Aptos"/>
          <w:sz w:val="24"/>
          <w:szCs w:val="24"/>
        </w:rPr>
        <w:t xml:space="preserve"> </w:t>
      </w:r>
      <w:r w:rsidR="00C679FB" w:rsidRPr="001578B0">
        <w:rPr>
          <w:rFonts w:ascii="Aptos" w:hAnsi="Aptos"/>
          <w:sz w:val="24"/>
          <w:szCs w:val="24"/>
        </w:rPr>
        <w:t xml:space="preserve">spatial </w:t>
      </w:r>
      <w:proofErr w:type="spellStart"/>
      <w:r w:rsidR="006D6AAC" w:rsidRPr="001578B0">
        <w:rPr>
          <w:rFonts w:ascii="Aptos" w:hAnsi="Aptos"/>
          <w:sz w:val="24"/>
          <w:szCs w:val="24"/>
        </w:rPr>
        <w:t>priorization</w:t>
      </w:r>
      <w:proofErr w:type="spellEnd"/>
      <w:r w:rsidR="006D6AAC" w:rsidRPr="001578B0">
        <w:rPr>
          <w:rFonts w:ascii="Aptos" w:hAnsi="Aptos"/>
          <w:sz w:val="24"/>
          <w:szCs w:val="24"/>
        </w:rPr>
        <w:t xml:space="preserve"> frameworks</w:t>
      </w:r>
      <w:r w:rsidR="00C679FB" w:rsidRPr="001578B0">
        <w:rPr>
          <w:rFonts w:ascii="Aptos" w:hAnsi="Aptos"/>
          <w:sz w:val="24"/>
          <w:szCs w:val="24"/>
        </w:rPr>
        <w:t xml:space="preserve"> that </w:t>
      </w:r>
      <w:r w:rsidR="00070762" w:rsidRPr="001578B0">
        <w:rPr>
          <w:rFonts w:ascii="Aptos" w:hAnsi="Aptos"/>
          <w:sz w:val="24"/>
          <w:szCs w:val="24"/>
        </w:rPr>
        <w:t>rely on credible causal evidence</w:t>
      </w:r>
      <w:r w:rsidR="005231A9" w:rsidRPr="001578B0">
        <w:rPr>
          <w:rFonts w:ascii="Aptos" w:hAnsi="Aptos"/>
          <w:sz w:val="24"/>
          <w:szCs w:val="24"/>
        </w:rPr>
        <w:t>, costs of implementation,</w:t>
      </w:r>
      <w:r w:rsidR="00070762" w:rsidRPr="001578B0">
        <w:rPr>
          <w:rFonts w:ascii="Aptos" w:hAnsi="Aptos"/>
          <w:sz w:val="24"/>
          <w:szCs w:val="24"/>
        </w:rPr>
        <w:t xml:space="preserve"> and </w:t>
      </w:r>
      <w:r w:rsidR="002126DA" w:rsidRPr="001578B0">
        <w:rPr>
          <w:rFonts w:ascii="Aptos" w:hAnsi="Aptos"/>
          <w:sz w:val="24"/>
          <w:szCs w:val="24"/>
        </w:rPr>
        <w:t>leveraging on</w:t>
      </w:r>
      <w:r w:rsidR="00070762" w:rsidRPr="001578B0">
        <w:rPr>
          <w:rFonts w:ascii="Aptos" w:hAnsi="Aptos"/>
          <w:sz w:val="24"/>
          <w:szCs w:val="24"/>
        </w:rPr>
        <w:t xml:space="preserve"> spatial dependence</w:t>
      </w:r>
      <w:r w:rsidR="00AD71F3" w:rsidRPr="001578B0">
        <w:rPr>
          <w:rFonts w:ascii="Aptos" w:hAnsi="Aptos"/>
          <w:sz w:val="24"/>
          <w:szCs w:val="24"/>
        </w:rPr>
        <w:t xml:space="preserve"> and clustering for efficient targeting</w:t>
      </w:r>
      <w:r w:rsidR="002126DA" w:rsidRPr="001578B0">
        <w:rPr>
          <w:rFonts w:ascii="Aptos" w:hAnsi="Aptos"/>
          <w:sz w:val="24"/>
          <w:szCs w:val="24"/>
        </w:rPr>
        <w:t xml:space="preserve"> (</w:t>
      </w:r>
      <w:proofErr w:type="spellStart"/>
      <w:r w:rsidR="00D26FE6" w:rsidRPr="001578B0">
        <w:rPr>
          <w:rFonts w:ascii="Aptos" w:hAnsi="Aptos"/>
          <w:sz w:val="24"/>
          <w:szCs w:val="24"/>
        </w:rPr>
        <w:t>Giannarakis</w:t>
      </w:r>
      <w:proofErr w:type="spellEnd"/>
      <w:r w:rsidR="00D26FE6" w:rsidRPr="001578B0">
        <w:rPr>
          <w:rFonts w:ascii="Aptos" w:hAnsi="Aptos"/>
          <w:sz w:val="24"/>
          <w:szCs w:val="24"/>
        </w:rPr>
        <w:t xml:space="preserve"> et al 2022</w:t>
      </w:r>
      <w:r w:rsidR="001D5EFF" w:rsidRPr="001578B0">
        <w:rPr>
          <w:rFonts w:ascii="Aptos" w:hAnsi="Aptos"/>
          <w:sz w:val="24"/>
          <w:szCs w:val="24"/>
        </w:rPr>
        <w:t>, Cameron-Harp et al 2024</w:t>
      </w:r>
      <w:r w:rsidR="00D538EF" w:rsidRPr="001578B0">
        <w:rPr>
          <w:rFonts w:ascii="Aptos" w:hAnsi="Aptos"/>
          <w:sz w:val="24"/>
          <w:szCs w:val="24"/>
        </w:rPr>
        <w:t xml:space="preserve">, </w:t>
      </w:r>
      <w:r w:rsidR="00657A34" w:rsidRPr="001578B0">
        <w:rPr>
          <w:rFonts w:ascii="Aptos" w:hAnsi="Aptos"/>
          <w:sz w:val="24"/>
          <w:szCs w:val="24"/>
        </w:rPr>
        <w:t>McCullough et al 2022</w:t>
      </w:r>
      <w:r w:rsidR="002126DA" w:rsidRPr="001578B0">
        <w:rPr>
          <w:rFonts w:ascii="Aptos" w:hAnsi="Aptos"/>
          <w:sz w:val="24"/>
          <w:szCs w:val="24"/>
        </w:rPr>
        <w:t>)</w:t>
      </w:r>
      <w:r w:rsidR="00070762" w:rsidRPr="001578B0">
        <w:rPr>
          <w:rFonts w:ascii="Aptos" w:hAnsi="Aptos"/>
          <w:sz w:val="24"/>
          <w:szCs w:val="24"/>
        </w:rPr>
        <w:t xml:space="preserve">. </w:t>
      </w:r>
      <w:r w:rsidR="00DC2D81" w:rsidRPr="001578B0">
        <w:rPr>
          <w:rFonts w:ascii="Aptos" w:hAnsi="Aptos"/>
          <w:sz w:val="24"/>
          <w:szCs w:val="24"/>
        </w:rPr>
        <w:t xml:space="preserve">The applications of causal random forest modelling for targeting recommendations have mostly relied on using gridded data </w:t>
      </w:r>
      <w:r w:rsidR="00ED0EC7" w:rsidRPr="001578B0">
        <w:rPr>
          <w:rFonts w:ascii="Aptos" w:hAnsi="Aptos"/>
          <w:sz w:val="24"/>
          <w:szCs w:val="24"/>
        </w:rPr>
        <w:t>and bivariate mapping to prioritise locations with unfulfilled adoption</w:t>
      </w:r>
      <w:r w:rsidR="002E030F" w:rsidRPr="001578B0">
        <w:rPr>
          <w:rFonts w:ascii="Aptos" w:hAnsi="Aptos"/>
          <w:sz w:val="24"/>
          <w:szCs w:val="24"/>
        </w:rPr>
        <w:t xml:space="preserve"> levels but high </w:t>
      </w:r>
      <w:proofErr w:type="spellStart"/>
      <w:r w:rsidR="002E030F" w:rsidRPr="001578B0">
        <w:rPr>
          <w:rFonts w:ascii="Aptos" w:hAnsi="Aptos"/>
          <w:sz w:val="24"/>
          <w:szCs w:val="24"/>
        </w:rPr>
        <w:t>exante</w:t>
      </w:r>
      <w:proofErr w:type="spellEnd"/>
      <w:r w:rsidR="002E030F" w:rsidRPr="001578B0">
        <w:rPr>
          <w:rFonts w:ascii="Aptos" w:hAnsi="Aptos"/>
          <w:sz w:val="24"/>
          <w:szCs w:val="24"/>
        </w:rPr>
        <w:t xml:space="preserve"> yield gain potential due to the technology (e.g.,</w:t>
      </w:r>
      <w:r w:rsidR="00836542" w:rsidRPr="001578B0">
        <w:rPr>
          <w:rFonts w:ascii="Aptos" w:hAnsi="Aptos"/>
          <w:sz w:val="24"/>
          <w:szCs w:val="24"/>
        </w:rPr>
        <w:t xml:space="preserve"> Cameron-Harp et al 2024</w:t>
      </w:r>
      <w:r w:rsidR="00C03179" w:rsidRPr="001578B0">
        <w:rPr>
          <w:rFonts w:ascii="Aptos" w:hAnsi="Aptos"/>
          <w:sz w:val="24"/>
          <w:szCs w:val="24"/>
        </w:rPr>
        <w:t xml:space="preserve">). </w:t>
      </w:r>
      <w:r w:rsidR="00E52357" w:rsidRPr="001578B0">
        <w:rPr>
          <w:rFonts w:ascii="Aptos" w:hAnsi="Aptos"/>
          <w:sz w:val="24"/>
          <w:szCs w:val="24"/>
        </w:rPr>
        <w:t xml:space="preserve">This approach provides a simple approach for targeting locations </w:t>
      </w:r>
      <w:r w:rsidR="00B51A24" w:rsidRPr="001578B0">
        <w:rPr>
          <w:rFonts w:ascii="Aptos" w:hAnsi="Aptos"/>
          <w:sz w:val="24"/>
          <w:szCs w:val="24"/>
        </w:rPr>
        <w:t xml:space="preserve">by </w:t>
      </w:r>
      <w:r w:rsidR="00FF32B0" w:rsidRPr="001578B0">
        <w:rPr>
          <w:rFonts w:ascii="Aptos" w:hAnsi="Aptos"/>
          <w:sz w:val="24"/>
          <w:szCs w:val="24"/>
        </w:rPr>
        <w:t>prioritizing areas with high</w:t>
      </w:r>
      <w:r w:rsidR="001D7B0E" w:rsidRPr="001578B0">
        <w:rPr>
          <w:rFonts w:ascii="Aptos" w:hAnsi="Aptos"/>
          <w:sz w:val="24"/>
          <w:szCs w:val="24"/>
        </w:rPr>
        <w:t xml:space="preserve"> yield potential and </w:t>
      </w:r>
      <w:r w:rsidR="00FF32B0" w:rsidRPr="001578B0">
        <w:rPr>
          <w:rFonts w:ascii="Aptos" w:hAnsi="Aptos"/>
          <w:sz w:val="24"/>
          <w:szCs w:val="24"/>
        </w:rPr>
        <w:t xml:space="preserve">high </w:t>
      </w:r>
      <w:r w:rsidR="001D7B0E" w:rsidRPr="001578B0">
        <w:rPr>
          <w:rFonts w:ascii="Aptos" w:hAnsi="Aptos"/>
          <w:sz w:val="24"/>
          <w:szCs w:val="24"/>
        </w:rPr>
        <w:t>unfulfilled adoption potential</w:t>
      </w:r>
      <w:del w:id="48" w:author="MKONDIWA, Maxwell (CIMMYT-India)" w:date="2024-07-22T17:00:00Z" w16du:dateUtc="2024-07-22T11:30:00Z">
        <w:r w:rsidR="001D7B0E" w:rsidRPr="001578B0" w:rsidDel="00F90065">
          <w:rPr>
            <w:rFonts w:ascii="Aptos" w:hAnsi="Aptos"/>
            <w:sz w:val="24"/>
            <w:szCs w:val="24"/>
          </w:rPr>
          <w:delText>.</w:delText>
        </w:r>
      </w:del>
      <w:ins w:id="49" w:author="MKONDIWA, Maxwell (CIMMYT-India)" w:date="2024-07-22T17:00:00Z" w16du:dateUtc="2024-07-22T11:30:00Z">
        <w:r w:rsidR="00F90065">
          <w:rPr>
            <w:rFonts w:ascii="Aptos" w:hAnsi="Aptos"/>
            <w:sz w:val="24"/>
            <w:szCs w:val="24"/>
          </w:rPr>
          <w:t xml:space="preserve">. </w:t>
        </w:r>
      </w:ins>
      <w:del w:id="50" w:author="MKONDIWA, Maxwell (CIMMYT-India)" w:date="2024-07-22T17:00:00Z" w16du:dateUtc="2024-07-22T11:30:00Z">
        <w:r w:rsidR="002D5B02" w:rsidRPr="001578B0" w:rsidDel="00F90065">
          <w:rPr>
            <w:rFonts w:ascii="Aptos" w:hAnsi="Aptos"/>
            <w:sz w:val="24"/>
            <w:szCs w:val="24"/>
          </w:rPr>
          <w:delText xml:space="preserve"> </w:delText>
        </w:r>
      </w:del>
      <w:r w:rsidR="00DE7E01" w:rsidRPr="001578B0">
        <w:rPr>
          <w:rFonts w:ascii="Aptos" w:hAnsi="Aptos"/>
          <w:sz w:val="24"/>
          <w:szCs w:val="24"/>
        </w:rPr>
        <w:t>For studies that are based on point data like McCullough et al (</w:t>
      </w:r>
      <w:r w:rsidR="00E951CC" w:rsidRPr="001578B0">
        <w:rPr>
          <w:rFonts w:ascii="Aptos" w:hAnsi="Aptos"/>
          <w:sz w:val="24"/>
          <w:szCs w:val="24"/>
        </w:rPr>
        <w:t>2022), they have relied on predicting the responses to an appropriate grid</w:t>
      </w:r>
      <w:r w:rsidR="00FC7A82" w:rsidRPr="001578B0">
        <w:rPr>
          <w:rFonts w:ascii="Aptos" w:hAnsi="Aptos"/>
          <w:sz w:val="24"/>
          <w:szCs w:val="24"/>
        </w:rPr>
        <w:t xml:space="preserve"> for the area of interest by masking crop production areas. </w:t>
      </w:r>
      <w:ins w:id="51" w:author="MKONDIWA, Maxwell (CIMMYT-India)" w:date="2024-07-22T17:00:00Z" w16du:dateUtc="2024-07-22T11:30:00Z">
        <w:r w:rsidR="00F90065">
          <w:rPr>
            <w:rFonts w:ascii="Aptos" w:hAnsi="Aptos"/>
            <w:sz w:val="24"/>
            <w:szCs w:val="24"/>
          </w:rPr>
          <w:t>This approach can be considered as full targeting in that one is using all variables in the targeting procedure.</w:t>
        </w:r>
        <w:r w:rsidR="00FA0C71">
          <w:rPr>
            <w:rFonts w:ascii="Aptos" w:hAnsi="Aptos"/>
            <w:sz w:val="24"/>
            <w:szCs w:val="24"/>
          </w:rPr>
          <w:t xml:space="preserve"> It is however almost impossible</w:t>
        </w:r>
      </w:ins>
      <w:ins w:id="52" w:author="MKONDIWA, Maxwell (CIMMYT-India)" w:date="2024-07-22T17:01:00Z" w16du:dateUtc="2024-07-22T11:31:00Z">
        <w:r w:rsidR="00FA0C71">
          <w:rPr>
            <w:rFonts w:ascii="Aptos" w:hAnsi="Aptos"/>
            <w:sz w:val="24"/>
            <w:szCs w:val="24"/>
          </w:rPr>
          <w:t xml:space="preserve"> to implement in practice because of the cost of conducting the surveys needed to assign farmers into the different </w:t>
        </w:r>
        <w:r w:rsidR="003B488E">
          <w:rPr>
            <w:rFonts w:ascii="Aptos" w:hAnsi="Aptos"/>
            <w:sz w:val="24"/>
            <w:szCs w:val="24"/>
          </w:rPr>
          <w:t>crop production practices.</w:t>
        </w:r>
      </w:ins>
    </w:p>
    <w:p w14:paraId="77EDE450" w14:textId="7DB688FB" w:rsidR="00DC2D81" w:rsidRPr="001578B0" w:rsidRDefault="00C03179" w:rsidP="00C1012F">
      <w:pPr>
        <w:rPr>
          <w:rFonts w:ascii="Aptos" w:hAnsi="Aptos"/>
          <w:sz w:val="24"/>
          <w:szCs w:val="24"/>
        </w:rPr>
      </w:pPr>
      <w:r w:rsidRPr="001578B0">
        <w:rPr>
          <w:rFonts w:ascii="Aptos" w:hAnsi="Aptos"/>
          <w:sz w:val="24"/>
          <w:szCs w:val="24"/>
        </w:rPr>
        <w:t xml:space="preserve">Another more comprehensive approach </w:t>
      </w:r>
      <w:r w:rsidR="00F70CB4" w:rsidRPr="001578B0">
        <w:rPr>
          <w:rFonts w:ascii="Aptos" w:hAnsi="Aptos"/>
          <w:sz w:val="24"/>
          <w:szCs w:val="24"/>
        </w:rPr>
        <w:t>proposed by Athey et al (2021)</w:t>
      </w:r>
      <w:ins w:id="53" w:author="MKONDIWA, Maxwell (CIMMYT-India)" w:date="2024-07-22T17:01:00Z" w16du:dateUtc="2024-07-22T11:31:00Z">
        <w:r w:rsidR="003B488E">
          <w:rPr>
            <w:rFonts w:ascii="Aptos" w:hAnsi="Aptos"/>
            <w:sz w:val="24"/>
            <w:szCs w:val="24"/>
          </w:rPr>
          <w:t xml:space="preserve"> approximates the </w:t>
        </w:r>
      </w:ins>
      <w:ins w:id="54" w:author="MKONDIWA, Maxwell (CIMMYT-India)" w:date="2024-07-22T17:50:00Z" w16du:dateUtc="2024-07-22T12:20:00Z">
        <w:r w:rsidR="00FD198B">
          <w:rPr>
            <w:rFonts w:ascii="Aptos" w:hAnsi="Aptos"/>
            <w:sz w:val="24"/>
            <w:szCs w:val="24"/>
          </w:rPr>
          <w:t xml:space="preserve">full </w:t>
        </w:r>
      </w:ins>
      <w:ins w:id="55" w:author="MKONDIWA, Maxwell (CIMMYT-India)" w:date="2024-07-22T17:01:00Z" w16du:dateUtc="2024-07-22T11:31:00Z">
        <w:r w:rsidR="003B488E">
          <w:rPr>
            <w:rFonts w:ascii="Aptos" w:hAnsi="Aptos"/>
            <w:sz w:val="24"/>
            <w:szCs w:val="24"/>
          </w:rPr>
          <w:t>targeting proc</w:t>
        </w:r>
      </w:ins>
      <w:ins w:id="56" w:author="MKONDIWA, Maxwell (CIMMYT-India)" w:date="2024-07-22T17:02:00Z" w16du:dateUtc="2024-07-22T11:32:00Z">
        <w:r w:rsidR="003B488E">
          <w:rPr>
            <w:rFonts w:ascii="Aptos" w:hAnsi="Aptos"/>
            <w:sz w:val="24"/>
            <w:szCs w:val="24"/>
          </w:rPr>
          <w:t>edure and allows the use</w:t>
        </w:r>
      </w:ins>
      <w:ins w:id="57" w:author="MKONDIWA, Maxwell (CIMMYT-India)" w:date="2024-07-22T17:50:00Z" w16du:dateUtc="2024-07-22T12:20:00Z">
        <w:r w:rsidR="006C76AC">
          <w:rPr>
            <w:rFonts w:ascii="Aptos" w:hAnsi="Aptos"/>
            <w:sz w:val="24"/>
            <w:szCs w:val="24"/>
          </w:rPr>
          <w:t xml:space="preserve"> of a limited set of observable and easy to collect variables</w:t>
        </w:r>
      </w:ins>
      <w:ins w:id="58" w:author="MKONDIWA, Maxwell (CIMMYT-India)" w:date="2024-07-22T17:02:00Z" w16du:dateUtc="2024-07-22T11:32:00Z">
        <w:r w:rsidR="0025451D">
          <w:rPr>
            <w:rFonts w:ascii="Aptos" w:hAnsi="Aptos"/>
            <w:sz w:val="24"/>
            <w:szCs w:val="24"/>
          </w:rPr>
          <w:t>. This approach</w:t>
        </w:r>
      </w:ins>
      <w:r w:rsidR="00F70CB4" w:rsidRPr="001578B0">
        <w:rPr>
          <w:rFonts w:ascii="Aptos" w:hAnsi="Aptos"/>
          <w:sz w:val="24"/>
          <w:szCs w:val="24"/>
        </w:rPr>
        <w:t xml:space="preserve"> is </w:t>
      </w:r>
      <w:del w:id="59" w:author="MKONDIWA, Maxwell (CIMMYT-India)" w:date="2024-07-22T17:02:00Z" w16du:dateUtc="2024-07-22T11:32:00Z">
        <w:r w:rsidR="00F70CB4" w:rsidRPr="001578B0" w:rsidDel="0025451D">
          <w:rPr>
            <w:rFonts w:ascii="Aptos" w:hAnsi="Aptos"/>
            <w:sz w:val="24"/>
            <w:szCs w:val="24"/>
          </w:rPr>
          <w:delText xml:space="preserve">also </w:delText>
        </w:r>
      </w:del>
      <w:r w:rsidR="00F70CB4" w:rsidRPr="001578B0">
        <w:rPr>
          <w:rFonts w:ascii="Aptos" w:hAnsi="Aptos"/>
          <w:sz w:val="24"/>
          <w:szCs w:val="24"/>
        </w:rPr>
        <w:t>gaining prominence especially for out-of-sample predictions and adaptive e</w:t>
      </w:r>
      <w:r w:rsidR="009C7FDC" w:rsidRPr="001578B0">
        <w:rPr>
          <w:rFonts w:ascii="Aptos" w:hAnsi="Aptos"/>
          <w:sz w:val="24"/>
          <w:szCs w:val="24"/>
        </w:rPr>
        <w:t xml:space="preserve">xperimentation. </w:t>
      </w:r>
      <w:r w:rsidR="00836542" w:rsidRPr="001578B0">
        <w:rPr>
          <w:rFonts w:ascii="Aptos" w:hAnsi="Aptos"/>
          <w:sz w:val="24"/>
          <w:szCs w:val="24"/>
        </w:rPr>
        <w:t>For example, Athey et al (2023)</w:t>
      </w:r>
      <w:r w:rsidR="00E066BA" w:rsidRPr="001578B0">
        <w:rPr>
          <w:rFonts w:ascii="Aptos" w:hAnsi="Aptos"/>
          <w:sz w:val="24"/>
          <w:szCs w:val="24"/>
        </w:rPr>
        <w:t xml:space="preserve"> has) has piloted the use of causal machine learning based recommender systems and have found them to be better than conventional approaches. </w:t>
      </w:r>
    </w:p>
    <w:p w14:paraId="4276C234" w14:textId="4A95BE56" w:rsidR="000375C1" w:rsidRDefault="008A3DD3" w:rsidP="00C1012F">
      <w:pPr>
        <w:rPr>
          <w:rFonts w:ascii="Aptos" w:hAnsi="Aptos"/>
          <w:sz w:val="24"/>
          <w:szCs w:val="24"/>
        </w:rPr>
      </w:pPr>
      <w:r w:rsidRPr="001578B0">
        <w:rPr>
          <w:rFonts w:ascii="Aptos" w:hAnsi="Aptos"/>
          <w:sz w:val="24"/>
          <w:szCs w:val="24"/>
        </w:rPr>
        <w:t>Using this causal random forest and policy tree optimization approach, w</w:t>
      </w:r>
      <w:r w:rsidR="002B289C" w:rsidRPr="001578B0">
        <w:rPr>
          <w:rFonts w:ascii="Aptos" w:hAnsi="Aptos"/>
          <w:sz w:val="24"/>
          <w:szCs w:val="24"/>
        </w:rPr>
        <w:t>e find that the recommended practices include broad-spectrum herbicides, early sowing, repeated irrigation, and using high-yielding long-duration varieties</w:t>
      </w:r>
      <w:r w:rsidR="000E7E99">
        <w:rPr>
          <w:rFonts w:ascii="Aptos" w:hAnsi="Aptos"/>
          <w:sz w:val="24"/>
          <w:szCs w:val="24"/>
        </w:rPr>
        <w:t xml:space="preserve"> (HD 2967 and </w:t>
      </w:r>
      <w:r w:rsidR="005F5B91">
        <w:rPr>
          <w:rFonts w:ascii="Aptos" w:hAnsi="Aptos"/>
          <w:sz w:val="24"/>
          <w:szCs w:val="24"/>
        </w:rPr>
        <w:t>Shriram Super</w:t>
      </w:r>
      <w:r w:rsidR="000E7E99">
        <w:rPr>
          <w:rFonts w:ascii="Aptos" w:hAnsi="Aptos"/>
          <w:sz w:val="24"/>
          <w:szCs w:val="24"/>
        </w:rPr>
        <w:t xml:space="preserve"> 303)</w:t>
      </w:r>
      <w:r w:rsidR="002B289C" w:rsidRPr="001578B0">
        <w:rPr>
          <w:rFonts w:ascii="Aptos" w:hAnsi="Aptos"/>
          <w:sz w:val="24"/>
          <w:szCs w:val="24"/>
        </w:rPr>
        <w:t>.</w:t>
      </w:r>
      <w:r w:rsidR="000375C1">
        <w:rPr>
          <w:rFonts w:ascii="Aptos" w:hAnsi="Aptos"/>
          <w:sz w:val="24"/>
          <w:szCs w:val="24"/>
        </w:rPr>
        <w:t xml:space="preserve"> In terms of the yield </w:t>
      </w:r>
      <w:r w:rsidR="00AC58AB">
        <w:rPr>
          <w:rFonts w:ascii="Aptos" w:hAnsi="Aptos"/>
          <w:sz w:val="24"/>
          <w:szCs w:val="24"/>
        </w:rPr>
        <w:t xml:space="preserve">gains as compared to the status quo, we find that using mixture herbicide like </w:t>
      </w:r>
      <w:proofErr w:type="spellStart"/>
      <w:r w:rsidR="00AC58AB">
        <w:rPr>
          <w:rFonts w:ascii="Aptos" w:hAnsi="Aptos"/>
          <w:sz w:val="24"/>
          <w:szCs w:val="24"/>
        </w:rPr>
        <w:t>Sulfus</w:t>
      </w:r>
      <w:r w:rsidR="00CB7DBB">
        <w:rPr>
          <w:rFonts w:ascii="Aptos" w:hAnsi="Aptos"/>
          <w:sz w:val="24"/>
          <w:szCs w:val="24"/>
        </w:rPr>
        <w:t>ulfuron+Metsulfuron</w:t>
      </w:r>
      <w:proofErr w:type="spellEnd"/>
      <w:r w:rsidR="00CB7DBB">
        <w:rPr>
          <w:rFonts w:ascii="Aptos" w:hAnsi="Aptos"/>
          <w:sz w:val="24"/>
          <w:szCs w:val="24"/>
        </w:rPr>
        <w:t xml:space="preserve"> provides the highest yield gains followed by 2,4-D</w:t>
      </w:r>
      <w:r w:rsidR="00185FD2">
        <w:rPr>
          <w:rFonts w:ascii="Aptos" w:hAnsi="Aptos"/>
          <w:sz w:val="24"/>
          <w:szCs w:val="24"/>
        </w:rPr>
        <w:t xml:space="preserve">, manual plus herbicides, </w:t>
      </w:r>
      <w:proofErr w:type="gramStart"/>
      <w:r w:rsidR="00185FD2">
        <w:rPr>
          <w:rFonts w:ascii="Aptos" w:hAnsi="Aptos"/>
          <w:sz w:val="24"/>
          <w:szCs w:val="24"/>
        </w:rPr>
        <w:t>and  lastly</w:t>
      </w:r>
      <w:proofErr w:type="gramEnd"/>
      <w:r w:rsidR="00185FD2">
        <w:rPr>
          <w:rFonts w:ascii="Aptos" w:hAnsi="Aptos"/>
          <w:sz w:val="24"/>
          <w:szCs w:val="24"/>
        </w:rPr>
        <w:t xml:space="preserve"> manual. </w:t>
      </w:r>
      <w:r w:rsidR="009D3118">
        <w:rPr>
          <w:rFonts w:ascii="Aptos" w:hAnsi="Aptos"/>
          <w:sz w:val="24"/>
          <w:szCs w:val="24"/>
        </w:rPr>
        <w:t xml:space="preserve">This applies both in terms of the average returns as well as </w:t>
      </w:r>
      <w:r w:rsidR="008A1C17">
        <w:rPr>
          <w:rFonts w:ascii="Aptos" w:hAnsi="Aptos"/>
          <w:sz w:val="24"/>
          <w:szCs w:val="24"/>
        </w:rPr>
        <w:t>for each individual farmer.</w:t>
      </w:r>
      <w:r w:rsidR="009674EC">
        <w:rPr>
          <w:rFonts w:ascii="Aptos" w:hAnsi="Aptos"/>
          <w:sz w:val="24"/>
          <w:szCs w:val="24"/>
        </w:rPr>
        <w:t xml:space="preserve"> Spatially, there is substantial variation which </w:t>
      </w:r>
      <w:r w:rsidR="00E35494">
        <w:rPr>
          <w:rFonts w:ascii="Aptos" w:hAnsi="Aptos"/>
          <w:sz w:val="24"/>
          <w:szCs w:val="24"/>
        </w:rPr>
        <w:t xml:space="preserve">provides a simple targeting rule that policy makers can use—focus on the areas where there </w:t>
      </w:r>
      <w:r w:rsidR="007D2314">
        <w:rPr>
          <w:rFonts w:ascii="Aptos" w:hAnsi="Aptos"/>
          <w:sz w:val="24"/>
          <w:szCs w:val="24"/>
        </w:rPr>
        <w:t xml:space="preserve">are high potential yield gains and high adoption gap. </w:t>
      </w:r>
      <w:r w:rsidR="008A1C17">
        <w:rPr>
          <w:rFonts w:ascii="Aptos" w:hAnsi="Aptos"/>
          <w:sz w:val="24"/>
          <w:szCs w:val="24"/>
        </w:rPr>
        <w:t xml:space="preserve"> </w:t>
      </w:r>
    </w:p>
    <w:p w14:paraId="1FF29A03" w14:textId="624F5026" w:rsidR="00F34493" w:rsidRDefault="00FF1640" w:rsidP="00C1012F">
      <w:pPr>
        <w:rPr>
          <w:ins w:id="60" w:author="MKONDIWA, Maxwell (CIMMYT-India)" w:date="2024-07-23T15:03:00Z" w16du:dateUtc="2024-07-23T09:33:00Z"/>
          <w:rFonts w:ascii="Aptos" w:hAnsi="Aptos"/>
          <w:sz w:val="24"/>
          <w:szCs w:val="24"/>
        </w:rPr>
      </w:pPr>
      <w:r>
        <w:rPr>
          <w:rFonts w:ascii="Aptos" w:hAnsi="Aptos"/>
          <w:sz w:val="24"/>
          <w:szCs w:val="24"/>
        </w:rPr>
        <w:t>The policy</w:t>
      </w:r>
      <w:ins w:id="61" w:author="MKONDIWA, Maxwell (CIMMYT-India)" w:date="2024-07-23T15:03:00Z" w16du:dateUtc="2024-07-23T09:33:00Z">
        <w:r w:rsidR="001E270B">
          <w:rPr>
            <w:rFonts w:ascii="Aptos" w:hAnsi="Aptos"/>
            <w:sz w:val="24"/>
            <w:szCs w:val="24"/>
          </w:rPr>
          <w:t xml:space="preserve"> tree</w:t>
        </w:r>
      </w:ins>
      <w:r>
        <w:rPr>
          <w:rFonts w:ascii="Aptos" w:hAnsi="Aptos"/>
          <w:sz w:val="24"/>
          <w:szCs w:val="24"/>
        </w:rPr>
        <w:t xml:space="preserve"> targeting procedure</w:t>
      </w:r>
      <w:ins w:id="62" w:author="MKONDIWA, Maxwell (CIMMYT-India)" w:date="2024-07-23T15:03:00Z" w16du:dateUtc="2024-07-23T09:33:00Z">
        <w:r w:rsidR="001E270B">
          <w:rPr>
            <w:rFonts w:ascii="Aptos" w:hAnsi="Aptos"/>
            <w:sz w:val="24"/>
            <w:szCs w:val="24"/>
          </w:rPr>
          <w:t xml:space="preserve"> which approximates the full targeting using a few variables</w:t>
        </w:r>
      </w:ins>
      <w:del w:id="63" w:author="MKONDIWA, Maxwell (CIMMYT-India)" w:date="2024-07-23T15:03:00Z" w16du:dateUtc="2024-07-23T09:33:00Z">
        <w:r w:rsidDel="001E270B">
          <w:rPr>
            <w:rFonts w:ascii="Aptos" w:hAnsi="Aptos"/>
            <w:sz w:val="24"/>
            <w:szCs w:val="24"/>
          </w:rPr>
          <w:delText xml:space="preserve"> </w:delText>
        </w:r>
      </w:del>
      <w:ins w:id="64" w:author="MKONDIWA, Maxwell (CIMMYT-India)" w:date="2024-07-23T15:03:00Z" w16du:dateUtc="2024-07-23T09:33:00Z">
        <w:r w:rsidR="001E270B">
          <w:rPr>
            <w:rFonts w:ascii="Aptos" w:hAnsi="Aptos"/>
            <w:sz w:val="24"/>
            <w:szCs w:val="24"/>
          </w:rPr>
          <w:t xml:space="preserve"> </w:t>
        </w:r>
      </w:ins>
      <w:r w:rsidR="00480FB6">
        <w:rPr>
          <w:rFonts w:ascii="Aptos" w:hAnsi="Aptos"/>
          <w:sz w:val="24"/>
          <w:szCs w:val="24"/>
        </w:rPr>
        <w:t>provides very high welfare gains</w:t>
      </w:r>
      <w:r w:rsidR="00F46E25">
        <w:rPr>
          <w:rFonts w:ascii="Aptos" w:hAnsi="Aptos"/>
          <w:sz w:val="24"/>
          <w:szCs w:val="24"/>
        </w:rPr>
        <w:t xml:space="preserve"> across all the crop management practices</w:t>
      </w:r>
      <w:r w:rsidR="00480FB6">
        <w:rPr>
          <w:rFonts w:ascii="Aptos" w:hAnsi="Aptos"/>
          <w:sz w:val="24"/>
          <w:szCs w:val="24"/>
        </w:rPr>
        <w:t xml:space="preserve"> especially to those who </w:t>
      </w:r>
      <w:del w:id="65" w:author="MKONDIWA, Maxwell (CIMMYT-India)" w:date="2024-07-23T15:04:00Z" w16du:dateUtc="2024-07-23T09:34:00Z">
        <w:r w:rsidR="00480FB6" w:rsidDel="00174801">
          <w:rPr>
            <w:rFonts w:ascii="Aptos" w:hAnsi="Aptos"/>
            <w:sz w:val="24"/>
            <w:szCs w:val="24"/>
          </w:rPr>
          <w:delText>are not currently applying the superior</w:delText>
        </w:r>
      </w:del>
      <w:ins w:id="66" w:author="MKONDIWA, Maxwell (CIMMYT-India)" w:date="2024-07-23T15:04:00Z" w16du:dateUtc="2024-07-23T09:34:00Z">
        <w:r w:rsidR="00174801">
          <w:rPr>
            <w:rFonts w:ascii="Aptos" w:hAnsi="Aptos"/>
            <w:sz w:val="24"/>
            <w:szCs w:val="24"/>
          </w:rPr>
          <w:t xml:space="preserve">those using </w:t>
        </w:r>
        <w:r w:rsidR="00EC4EDC">
          <w:rPr>
            <w:rFonts w:ascii="Aptos" w:hAnsi="Aptos"/>
            <w:sz w:val="24"/>
            <w:szCs w:val="24"/>
          </w:rPr>
          <w:t>traditional</w:t>
        </w:r>
      </w:ins>
      <w:r w:rsidR="00480FB6">
        <w:rPr>
          <w:rFonts w:ascii="Aptos" w:hAnsi="Aptos"/>
          <w:sz w:val="24"/>
          <w:szCs w:val="24"/>
        </w:rPr>
        <w:t xml:space="preserve"> crop management practices</w:t>
      </w:r>
      <w:r w:rsidR="00F46E25">
        <w:rPr>
          <w:rFonts w:ascii="Aptos" w:hAnsi="Aptos"/>
          <w:sz w:val="24"/>
          <w:szCs w:val="24"/>
        </w:rPr>
        <w:t xml:space="preserve"> (e.g., not weeding, sowing late, </w:t>
      </w:r>
      <w:r w:rsidR="00AF5AA8">
        <w:rPr>
          <w:rFonts w:ascii="Aptos" w:hAnsi="Aptos"/>
          <w:sz w:val="24"/>
          <w:szCs w:val="24"/>
        </w:rPr>
        <w:t>applying less than</w:t>
      </w:r>
      <w:r w:rsidR="00637AA6">
        <w:rPr>
          <w:rFonts w:ascii="Aptos" w:hAnsi="Aptos"/>
          <w:sz w:val="24"/>
          <w:szCs w:val="24"/>
        </w:rPr>
        <w:t xml:space="preserve"> or equal to</w:t>
      </w:r>
      <w:r w:rsidR="00AF5AA8">
        <w:rPr>
          <w:rFonts w:ascii="Aptos" w:hAnsi="Aptos"/>
          <w:sz w:val="24"/>
          <w:szCs w:val="24"/>
        </w:rPr>
        <w:t xml:space="preserve"> two irrigations, and using short duration wheat varieties)</w:t>
      </w:r>
      <w:r w:rsidR="00480FB6">
        <w:rPr>
          <w:rFonts w:ascii="Aptos" w:hAnsi="Aptos"/>
          <w:sz w:val="24"/>
          <w:szCs w:val="24"/>
        </w:rPr>
        <w:t xml:space="preserve">. </w:t>
      </w:r>
      <w:r w:rsidR="00637AA6">
        <w:rPr>
          <w:rFonts w:ascii="Aptos" w:hAnsi="Aptos"/>
          <w:sz w:val="24"/>
          <w:szCs w:val="24"/>
        </w:rPr>
        <w:t xml:space="preserve">For each of these categories of farmers, the targeted </w:t>
      </w:r>
      <w:r w:rsidR="00D34E9A">
        <w:rPr>
          <w:rFonts w:ascii="Aptos" w:hAnsi="Aptos"/>
          <w:sz w:val="24"/>
          <w:szCs w:val="24"/>
        </w:rPr>
        <w:t xml:space="preserve">policy substantially allows them to get higher yields. </w:t>
      </w:r>
    </w:p>
    <w:p w14:paraId="1B173CA7" w14:textId="744A276B" w:rsidR="00D34E9A" w:rsidRDefault="005E516E" w:rsidP="00C1012F">
      <w:pPr>
        <w:rPr>
          <w:rFonts w:ascii="Aptos" w:hAnsi="Aptos"/>
          <w:sz w:val="24"/>
          <w:szCs w:val="24"/>
        </w:rPr>
      </w:pPr>
      <w:r>
        <w:rPr>
          <w:rFonts w:ascii="Aptos" w:hAnsi="Aptos"/>
          <w:sz w:val="24"/>
          <w:szCs w:val="24"/>
        </w:rPr>
        <w:lastRenderedPageBreak/>
        <w:t xml:space="preserve">For the case of the superior practices however, the targeted policy does not effectively improve the welfare of the median farmer </w:t>
      </w:r>
      <w:r w:rsidR="001B5F21">
        <w:rPr>
          <w:rFonts w:ascii="Aptos" w:hAnsi="Aptos"/>
          <w:sz w:val="24"/>
          <w:szCs w:val="24"/>
        </w:rPr>
        <w:t xml:space="preserve">if they had instead used the best uniform practice for the entire area of interest (e.g., apply S&amp;M herbicide, sowing in 1-10 Nov, </w:t>
      </w:r>
      <w:r w:rsidR="00F359F9">
        <w:rPr>
          <w:rFonts w:ascii="Aptos" w:hAnsi="Aptos"/>
          <w:sz w:val="24"/>
          <w:szCs w:val="24"/>
        </w:rPr>
        <w:t>irrigation at least four times, and planting long duration varieties). For farmers</w:t>
      </w:r>
      <w:r w:rsidR="008A1C17">
        <w:rPr>
          <w:rFonts w:ascii="Aptos" w:hAnsi="Aptos"/>
          <w:sz w:val="24"/>
          <w:szCs w:val="24"/>
        </w:rPr>
        <w:t xml:space="preserve"> </w:t>
      </w:r>
      <w:r w:rsidR="00F359F9">
        <w:rPr>
          <w:rFonts w:ascii="Aptos" w:hAnsi="Aptos"/>
          <w:sz w:val="24"/>
          <w:szCs w:val="24"/>
        </w:rPr>
        <w:t xml:space="preserve">who are </w:t>
      </w:r>
      <w:r w:rsidR="006A4F89">
        <w:rPr>
          <w:rFonts w:ascii="Aptos" w:hAnsi="Aptos"/>
          <w:sz w:val="24"/>
          <w:szCs w:val="24"/>
        </w:rPr>
        <w:t>already doing these interventions</w:t>
      </w:r>
      <w:r w:rsidR="008A1C17">
        <w:rPr>
          <w:rFonts w:ascii="Aptos" w:hAnsi="Aptos"/>
          <w:sz w:val="24"/>
          <w:szCs w:val="24"/>
        </w:rPr>
        <w:t>,</w:t>
      </w:r>
      <w:r w:rsidR="006A4F89">
        <w:rPr>
          <w:rFonts w:ascii="Aptos" w:hAnsi="Aptos"/>
          <w:sz w:val="24"/>
          <w:szCs w:val="24"/>
        </w:rPr>
        <w:t xml:space="preserve"> the </w:t>
      </w:r>
      <w:r w:rsidR="008A1C17">
        <w:rPr>
          <w:rFonts w:ascii="Aptos" w:hAnsi="Aptos"/>
          <w:sz w:val="24"/>
          <w:szCs w:val="24"/>
        </w:rPr>
        <w:t>targeted policy</w:t>
      </w:r>
      <w:r w:rsidR="006A4F89">
        <w:rPr>
          <w:rFonts w:ascii="Aptos" w:hAnsi="Aptos"/>
          <w:sz w:val="24"/>
          <w:szCs w:val="24"/>
        </w:rPr>
        <w:t xml:space="preserve"> </w:t>
      </w:r>
      <w:r w:rsidR="009D3118">
        <w:rPr>
          <w:rFonts w:ascii="Aptos" w:hAnsi="Aptos"/>
          <w:sz w:val="24"/>
          <w:szCs w:val="24"/>
        </w:rPr>
        <w:t xml:space="preserve">shifts some of them to the </w:t>
      </w:r>
      <w:r w:rsidR="00FC29C9">
        <w:rPr>
          <w:rFonts w:ascii="Aptos" w:hAnsi="Aptos"/>
          <w:sz w:val="24"/>
          <w:szCs w:val="24"/>
        </w:rPr>
        <w:t>other better alternative leading to a welfare loss. Th</w:t>
      </w:r>
      <w:r w:rsidR="00000549">
        <w:rPr>
          <w:rFonts w:ascii="Aptos" w:hAnsi="Aptos"/>
          <w:sz w:val="24"/>
          <w:szCs w:val="24"/>
        </w:rPr>
        <w:t>ese</w:t>
      </w:r>
      <w:r w:rsidR="00180AD7">
        <w:rPr>
          <w:rFonts w:ascii="Aptos" w:hAnsi="Aptos"/>
          <w:sz w:val="24"/>
          <w:szCs w:val="24"/>
        </w:rPr>
        <w:t xml:space="preserve"> finding</w:t>
      </w:r>
      <w:r w:rsidR="00000549">
        <w:rPr>
          <w:rFonts w:ascii="Aptos" w:hAnsi="Aptos"/>
          <w:sz w:val="24"/>
          <w:szCs w:val="24"/>
        </w:rPr>
        <w:t xml:space="preserve">s are consistent with prior studies that </w:t>
      </w:r>
      <w:r w:rsidR="00485828">
        <w:rPr>
          <w:rFonts w:ascii="Aptos" w:hAnsi="Aptos"/>
          <w:sz w:val="24"/>
          <w:szCs w:val="24"/>
        </w:rPr>
        <w:t xml:space="preserve">observed that in datasets in which there is a clearly </w:t>
      </w:r>
      <w:r w:rsidR="006A197E">
        <w:rPr>
          <w:rFonts w:ascii="Aptos" w:hAnsi="Aptos"/>
          <w:sz w:val="24"/>
          <w:szCs w:val="24"/>
        </w:rPr>
        <w:t xml:space="preserve">beneficial intervention across all sites, the policy tree approach </w:t>
      </w:r>
      <w:r w:rsidR="00803161">
        <w:rPr>
          <w:rFonts w:ascii="Aptos" w:hAnsi="Aptos"/>
          <w:sz w:val="24"/>
          <w:szCs w:val="24"/>
        </w:rPr>
        <w:t>assigns few of the observations to the less superior treatment</w:t>
      </w:r>
      <w:ins w:id="67" w:author="MKONDIWA, Maxwell (CIMMYT-India)" w:date="2024-07-23T15:05:00Z" w16du:dateUtc="2024-07-23T09:35:00Z">
        <w:r w:rsidR="002031EC">
          <w:rPr>
            <w:rFonts w:ascii="Aptos" w:hAnsi="Aptos"/>
            <w:sz w:val="24"/>
            <w:szCs w:val="24"/>
          </w:rPr>
          <w:t xml:space="preserve"> (Athey et al 2024b). </w:t>
        </w:r>
      </w:ins>
      <w:del w:id="68" w:author="MKONDIWA, Maxwell (CIMMYT-India)" w:date="2024-07-23T15:05:00Z" w16du:dateUtc="2024-07-23T09:35:00Z">
        <w:r w:rsidR="00803161" w:rsidDel="00EC4EDC">
          <w:rPr>
            <w:rFonts w:ascii="Aptos" w:hAnsi="Aptos"/>
            <w:sz w:val="24"/>
            <w:szCs w:val="24"/>
          </w:rPr>
          <w:delText xml:space="preserve"> ()</w:delText>
        </w:r>
        <w:r w:rsidR="00180AD7" w:rsidDel="00EC4EDC">
          <w:rPr>
            <w:rFonts w:ascii="Aptos" w:hAnsi="Aptos"/>
            <w:sz w:val="24"/>
            <w:szCs w:val="24"/>
          </w:rPr>
          <w:delText xml:space="preserve"> </w:delText>
        </w:r>
      </w:del>
    </w:p>
    <w:p w14:paraId="03E120BF" w14:textId="112F99E3" w:rsidR="0051268C" w:rsidRPr="001578B0" w:rsidRDefault="0051268C" w:rsidP="00C1012F">
      <w:pPr>
        <w:rPr>
          <w:rFonts w:ascii="Aptos" w:hAnsi="Aptos"/>
          <w:sz w:val="24"/>
          <w:szCs w:val="24"/>
        </w:rPr>
      </w:pPr>
      <w:r w:rsidRPr="001578B0">
        <w:rPr>
          <w:rFonts w:ascii="Aptos" w:hAnsi="Aptos"/>
          <w:sz w:val="24"/>
          <w:szCs w:val="24"/>
        </w:rPr>
        <w:t xml:space="preserve">The rest of the paper is organized as follows. We present next the methods section </w:t>
      </w:r>
      <w:r w:rsidR="003B13E1" w:rsidRPr="001578B0">
        <w:rPr>
          <w:rFonts w:ascii="Aptos" w:hAnsi="Aptos"/>
          <w:sz w:val="24"/>
          <w:szCs w:val="24"/>
        </w:rPr>
        <w:t xml:space="preserve">(section 2) </w:t>
      </w:r>
      <w:r w:rsidRPr="001578B0">
        <w:rPr>
          <w:rFonts w:ascii="Aptos" w:hAnsi="Aptos"/>
          <w:sz w:val="24"/>
          <w:szCs w:val="24"/>
        </w:rPr>
        <w:t xml:space="preserve">detailing the data and empirical strategy. We then present the results </w:t>
      </w:r>
      <w:r w:rsidR="003B13E1" w:rsidRPr="001578B0">
        <w:rPr>
          <w:rFonts w:ascii="Aptos" w:hAnsi="Aptos"/>
          <w:sz w:val="24"/>
          <w:szCs w:val="24"/>
        </w:rPr>
        <w:t xml:space="preserve">in section 3 following by a discussion section 4. We finally conclude in section 5. </w:t>
      </w:r>
    </w:p>
    <w:p w14:paraId="3A865EF1" w14:textId="2027E165" w:rsidR="004E325E" w:rsidRPr="001578B0" w:rsidRDefault="00337327" w:rsidP="004E325E">
      <w:pPr>
        <w:pStyle w:val="Heading1"/>
        <w:rPr>
          <w:rFonts w:ascii="Aptos" w:hAnsi="Aptos"/>
          <w:sz w:val="24"/>
          <w:szCs w:val="24"/>
        </w:rPr>
      </w:pPr>
      <w:r w:rsidRPr="001578B0">
        <w:rPr>
          <w:rFonts w:ascii="Aptos" w:hAnsi="Aptos"/>
          <w:sz w:val="24"/>
          <w:szCs w:val="24"/>
        </w:rPr>
        <w:t xml:space="preserve">2. </w:t>
      </w:r>
      <w:r w:rsidR="00B4469A" w:rsidRPr="001578B0">
        <w:rPr>
          <w:rFonts w:ascii="Aptos" w:hAnsi="Aptos"/>
          <w:sz w:val="24"/>
          <w:szCs w:val="24"/>
        </w:rPr>
        <w:t>Methods</w:t>
      </w:r>
    </w:p>
    <w:p w14:paraId="23D88C64" w14:textId="7E34B5AC" w:rsidR="00B06436" w:rsidRPr="001578B0" w:rsidRDefault="001375F8" w:rsidP="00B93303">
      <w:pPr>
        <w:pStyle w:val="Heading2"/>
        <w:rPr>
          <w:szCs w:val="24"/>
        </w:rPr>
      </w:pPr>
      <w:r w:rsidRPr="001578B0">
        <w:rPr>
          <w:szCs w:val="24"/>
        </w:rPr>
        <w:t xml:space="preserve">2.1. </w:t>
      </w:r>
      <w:r w:rsidR="00B4469A" w:rsidRPr="001578B0">
        <w:rPr>
          <w:szCs w:val="24"/>
        </w:rPr>
        <w:t>Data</w:t>
      </w:r>
    </w:p>
    <w:p w14:paraId="28D6BA0B" w14:textId="43A1912F" w:rsidR="0054710D" w:rsidRPr="001578B0" w:rsidRDefault="004F51C3">
      <w:pPr>
        <w:rPr>
          <w:rFonts w:ascii="Aptos" w:hAnsi="Aptos"/>
          <w:sz w:val="24"/>
          <w:szCs w:val="24"/>
        </w:rPr>
      </w:pPr>
      <w:r w:rsidRPr="001578B0">
        <w:rPr>
          <w:rFonts w:ascii="Aptos" w:hAnsi="Aptos"/>
          <w:sz w:val="24"/>
          <w:szCs w:val="24"/>
        </w:rPr>
        <w:t>We use t</w:t>
      </w:r>
      <w:ins w:id="69" w:author="MKONDIWA, Maxwell (CIMMYT-India)" w:date="2024-07-23T07:11:00Z" w16du:dateUtc="2024-07-23T01:41:00Z">
        <w:r w:rsidR="007F41AE">
          <w:rPr>
            <w:rFonts w:ascii="Aptos" w:hAnsi="Aptos"/>
            <w:sz w:val="24"/>
            <w:szCs w:val="24"/>
          </w:rPr>
          <w:t>hree main data sources</w:t>
        </w:r>
      </w:ins>
      <w:del w:id="70" w:author="MKONDIWA, Maxwell (CIMMYT-India)" w:date="2024-07-23T07:11:00Z" w16du:dateUtc="2024-07-23T01:41:00Z">
        <w:r w:rsidR="002D67E3" w:rsidRPr="001578B0" w:rsidDel="007F41AE">
          <w:rPr>
            <w:rFonts w:ascii="Aptos" w:hAnsi="Aptos"/>
            <w:sz w:val="24"/>
            <w:szCs w:val="24"/>
          </w:rPr>
          <w:delText xml:space="preserve">wo </w:delText>
        </w:r>
        <w:r w:rsidRPr="001578B0" w:rsidDel="007F41AE">
          <w:rPr>
            <w:rFonts w:ascii="Aptos" w:hAnsi="Aptos"/>
            <w:sz w:val="24"/>
            <w:szCs w:val="24"/>
          </w:rPr>
          <w:delText>main data</w:delText>
        </w:r>
        <w:r w:rsidR="00442FE9" w:rsidRPr="001578B0" w:rsidDel="007F41AE">
          <w:rPr>
            <w:rFonts w:ascii="Aptos" w:hAnsi="Aptos"/>
            <w:sz w:val="24"/>
            <w:szCs w:val="24"/>
          </w:rPr>
          <w:delText>bases</w:delText>
        </w:r>
      </w:del>
      <w:r w:rsidR="00442FE9" w:rsidRPr="001578B0">
        <w:rPr>
          <w:rFonts w:ascii="Aptos" w:hAnsi="Aptos"/>
          <w:sz w:val="24"/>
          <w:szCs w:val="24"/>
        </w:rPr>
        <w:t xml:space="preserve">: </w:t>
      </w:r>
      <w:r w:rsidR="008E4D70" w:rsidRPr="001578B0">
        <w:rPr>
          <w:rFonts w:ascii="Aptos" w:hAnsi="Aptos"/>
          <w:sz w:val="24"/>
          <w:szCs w:val="24"/>
        </w:rPr>
        <w:t xml:space="preserve">the </w:t>
      </w:r>
      <w:r w:rsidR="00442FE9" w:rsidRPr="001578B0">
        <w:rPr>
          <w:rFonts w:ascii="Aptos" w:hAnsi="Aptos"/>
          <w:sz w:val="24"/>
          <w:szCs w:val="24"/>
        </w:rPr>
        <w:t>Landscape Diagnostic Survey</w:t>
      </w:r>
      <w:r w:rsidR="001A3C21" w:rsidRPr="001578B0">
        <w:rPr>
          <w:rFonts w:ascii="Aptos" w:hAnsi="Aptos"/>
          <w:sz w:val="24"/>
          <w:szCs w:val="24"/>
        </w:rPr>
        <w:t xml:space="preserve"> (LDS)</w:t>
      </w:r>
      <w:r w:rsidR="00F95471" w:rsidRPr="001578B0">
        <w:rPr>
          <w:rFonts w:ascii="Aptos" w:hAnsi="Aptos"/>
          <w:sz w:val="24"/>
          <w:szCs w:val="24"/>
        </w:rPr>
        <w:t xml:space="preserve"> data</w:t>
      </w:r>
      <w:r w:rsidR="00442FE9" w:rsidRPr="001578B0">
        <w:rPr>
          <w:rFonts w:ascii="Aptos" w:hAnsi="Aptos"/>
          <w:sz w:val="24"/>
          <w:szCs w:val="24"/>
        </w:rPr>
        <w:t xml:space="preserve"> for wheat,</w:t>
      </w:r>
      <w:r w:rsidR="002D67E3" w:rsidRPr="001578B0">
        <w:rPr>
          <w:rFonts w:ascii="Aptos" w:hAnsi="Aptos"/>
          <w:sz w:val="24"/>
          <w:szCs w:val="24"/>
        </w:rPr>
        <w:t xml:space="preserve"> </w:t>
      </w:r>
      <w:del w:id="71" w:author="MKONDIWA, Maxwell (CIMMYT-India)" w:date="2024-07-23T07:12:00Z" w16du:dateUtc="2024-07-23T01:42:00Z">
        <w:r w:rsidR="00442FE9" w:rsidRPr="007F41AE" w:rsidDel="007F41AE">
          <w:rPr>
            <w:rFonts w:ascii="Aptos" w:hAnsi="Aptos"/>
            <w:i/>
            <w:iCs/>
            <w:sz w:val="24"/>
            <w:szCs w:val="24"/>
            <w:rPrChange w:id="72" w:author="MKONDIWA, Maxwell (CIMMYT-India)" w:date="2024-07-23T07:12:00Z" w16du:dateUtc="2024-07-23T01:42:00Z">
              <w:rPr>
                <w:rFonts w:ascii="Aptos" w:hAnsi="Aptos"/>
                <w:sz w:val="24"/>
                <w:szCs w:val="24"/>
              </w:rPr>
            </w:rPrChange>
          </w:rPr>
          <w:delText xml:space="preserve">and </w:delText>
        </w:r>
      </w:del>
      <w:commentRangeStart w:id="73"/>
      <w:commentRangeStart w:id="74"/>
      <w:r w:rsidR="00442FE9" w:rsidRPr="007F41AE">
        <w:rPr>
          <w:rFonts w:ascii="Aptos" w:hAnsi="Aptos"/>
          <w:i/>
          <w:iCs/>
          <w:sz w:val="24"/>
          <w:szCs w:val="24"/>
          <w:rPrChange w:id="75" w:author="MKONDIWA, Maxwell (CIMMYT-India)" w:date="2024-07-23T07:12:00Z" w16du:dateUtc="2024-07-23T01:42:00Z">
            <w:rPr>
              <w:rFonts w:ascii="Aptos" w:hAnsi="Aptos"/>
              <w:sz w:val="24"/>
              <w:szCs w:val="24"/>
            </w:rPr>
          </w:rPrChange>
        </w:rPr>
        <w:t>geodata</w:t>
      </w:r>
      <w:r w:rsidR="00442FE9" w:rsidRPr="001578B0">
        <w:rPr>
          <w:rFonts w:ascii="Aptos" w:hAnsi="Aptos"/>
          <w:sz w:val="24"/>
          <w:szCs w:val="24"/>
        </w:rPr>
        <w:t xml:space="preserve"> R package </w:t>
      </w:r>
      <w:ins w:id="76" w:author="MKONDIWA, Maxwell (CIMMYT-India)" w:date="2024-07-23T07:12:00Z" w16du:dateUtc="2024-07-23T01:42:00Z">
        <w:r w:rsidR="007F41AE">
          <w:rPr>
            <w:rFonts w:ascii="Aptos" w:hAnsi="Aptos"/>
            <w:sz w:val="24"/>
            <w:szCs w:val="24"/>
          </w:rPr>
          <w:t xml:space="preserve">and </w:t>
        </w:r>
      </w:ins>
      <w:ins w:id="77" w:author="MKONDIWA, Maxwell (CIMMYT-India)" w:date="2024-07-23T07:13:00Z" w16du:dateUtc="2024-07-23T01:43:00Z">
        <w:r w:rsidR="00BD71C0">
          <w:rPr>
            <w:rFonts w:ascii="Aptos" w:hAnsi="Aptos"/>
            <w:sz w:val="24"/>
            <w:szCs w:val="24"/>
          </w:rPr>
          <w:t>Clim</w:t>
        </w:r>
      </w:ins>
      <w:ins w:id="78" w:author="MKONDIWA, Maxwell (CIMMYT-India)" w:date="2024-07-23T07:14:00Z" w16du:dateUtc="2024-07-23T01:44:00Z">
        <w:r w:rsidR="00BD71C0">
          <w:rPr>
            <w:rFonts w:ascii="Aptos" w:hAnsi="Aptos"/>
            <w:sz w:val="24"/>
            <w:szCs w:val="24"/>
          </w:rPr>
          <w:t xml:space="preserve">ate </w:t>
        </w:r>
        <w:r w:rsidR="00402A80">
          <w:rPr>
            <w:rFonts w:ascii="Aptos" w:hAnsi="Aptos"/>
            <w:sz w:val="24"/>
            <w:szCs w:val="24"/>
          </w:rPr>
          <w:t>Hazards Group InfraRed Precipitation with Station data (CHIRPS).</w:t>
        </w:r>
      </w:ins>
      <w:del w:id="79" w:author="MKONDIWA, Maxwell (CIMMYT-India)" w:date="2024-07-23T07:12:00Z" w16du:dateUtc="2024-07-23T01:42:00Z">
        <w:r w:rsidR="00442FE9" w:rsidRPr="001578B0" w:rsidDel="007F41AE">
          <w:rPr>
            <w:rFonts w:ascii="Aptos" w:hAnsi="Aptos"/>
            <w:sz w:val="24"/>
            <w:szCs w:val="24"/>
          </w:rPr>
          <w:delText>soil grids</w:delText>
        </w:r>
        <w:commentRangeEnd w:id="73"/>
        <w:r w:rsidR="00B9502A" w:rsidRPr="001578B0" w:rsidDel="007F41AE">
          <w:rPr>
            <w:rStyle w:val="CommentReference"/>
            <w:rFonts w:ascii="Aptos" w:hAnsi="Aptos"/>
          </w:rPr>
          <w:commentReference w:id="73"/>
        </w:r>
        <w:commentRangeEnd w:id="74"/>
        <w:r w:rsidR="005F4FC4" w:rsidRPr="001578B0" w:rsidDel="007F41AE">
          <w:rPr>
            <w:rStyle w:val="CommentReference"/>
            <w:rFonts w:ascii="Aptos" w:hAnsi="Aptos"/>
          </w:rPr>
          <w:commentReference w:id="74"/>
        </w:r>
        <w:r w:rsidR="00442FE9" w:rsidRPr="001578B0" w:rsidDel="007F41AE">
          <w:rPr>
            <w:rFonts w:ascii="Aptos" w:hAnsi="Aptos"/>
            <w:sz w:val="24"/>
            <w:szCs w:val="24"/>
          </w:rPr>
          <w:delText>.</w:delText>
        </w:r>
      </w:del>
      <w:r w:rsidR="00442FE9" w:rsidRPr="001578B0">
        <w:rPr>
          <w:rFonts w:ascii="Aptos" w:hAnsi="Aptos"/>
          <w:sz w:val="24"/>
          <w:szCs w:val="24"/>
        </w:rPr>
        <w:t xml:space="preserve"> </w:t>
      </w:r>
      <w:r w:rsidR="00797FF3" w:rsidRPr="001578B0">
        <w:rPr>
          <w:rFonts w:ascii="Aptos" w:hAnsi="Aptos"/>
          <w:sz w:val="24"/>
          <w:szCs w:val="24"/>
        </w:rPr>
        <w:t xml:space="preserve">The landscape diagnostic survey is a landscape level crop assessment </w:t>
      </w:r>
      <w:r w:rsidR="000340DA" w:rsidRPr="001578B0">
        <w:rPr>
          <w:rFonts w:ascii="Aptos" w:hAnsi="Aptos"/>
          <w:sz w:val="24"/>
          <w:szCs w:val="24"/>
        </w:rPr>
        <w:t xml:space="preserve">survey </w:t>
      </w:r>
      <w:r w:rsidR="00726628" w:rsidRPr="001578B0">
        <w:rPr>
          <w:rFonts w:ascii="Aptos" w:hAnsi="Aptos"/>
          <w:sz w:val="24"/>
          <w:szCs w:val="24"/>
        </w:rPr>
        <w:t xml:space="preserve">covering about </w:t>
      </w:r>
      <w:r w:rsidR="008630E0" w:rsidRPr="001578B0">
        <w:rPr>
          <w:rFonts w:ascii="Aptos" w:hAnsi="Aptos"/>
          <w:sz w:val="24"/>
          <w:szCs w:val="24"/>
        </w:rPr>
        <w:t>8</w:t>
      </w:r>
      <w:r w:rsidR="00726628" w:rsidRPr="001578B0">
        <w:rPr>
          <w:rFonts w:ascii="Aptos" w:hAnsi="Aptos"/>
          <w:sz w:val="24"/>
          <w:szCs w:val="24"/>
        </w:rPr>
        <w:t xml:space="preserve">000 households </w:t>
      </w:r>
      <w:r w:rsidR="000340DA" w:rsidRPr="001578B0">
        <w:rPr>
          <w:rFonts w:ascii="Aptos" w:hAnsi="Aptos"/>
          <w:sz w:val="24"/>
          <w:szCs w:val="24"/>
        </w:rPr>
        <w:t>administered in</w:t>
      </w:r>
      <w:r w:rsidR="00AC6935" w:rsidRPr="001578B0">
        <w:rPr>
          <w:rFonts w:ascii="Aptos" w:hAnsi="Aptos"/>
          <w:sz w:val="24"/>
          <w:szCs w:val="24"/>
        </w:rPr>
        <w:t xml:space="preserve"> 2017-1</w:t>
      </w:r>
      <w:r w:rsidR="008630E0" w:rsidRPr="001578B0">
        <w:rPr>
          <w:rFonts w:ascii="Aptos" w:hAnsi="Aptos"/>
          <w:sz w:val="24"/>
          <w:szCs w:val="24"/>
        </w:rPr>
        <w:t>8</w:t>
      </w:r>
      <w:r w:rsidR="00AC6935" w:rsidRPr="001578B0">
        <w:rPr>
          <w:rFonts w:ascii="Aptos" w:hAnsi="Aptos"/>
          <w:sz w:val="24"/>
          <w:szCs w:val="24"/>
        </w:rPr>
        <w:t xml:space="preserve"> in </w:t>
      </w:r>
      <w:r w:rsidR="008630E0" w:rsidRPr="001578B0">
        <w:rPr>
          <w:rFonts w:ascii="Aptos" w:hAnsi="Aptos"/>
          <w:sz w:val="24"/>
          <w:szCs w:val="24"/>
        </w:rPr>
        <w:t xml:space="preserve">Bihar and </w:t>
      </w:r>
      <w:r w:rsidR="00E45F8E" w:rsidRPr="001578B0">
        <w:rPr>
          <w:rFonts w:ascii="Aptos" w:hAnsi="Aptos"/>
          <w:sz w:val="24"/>
          <w:szCs w:val="24"/>
        </w:rPr>
        <w:t>Eastern Uttar Pradesh</w:t>
      </w:r>
      <w:r w:rsidR="00AC6935" w:rsidRPr="001578B0">
        <w:rPr>
          <w:rFonts w:ascii="Aptos" w:hAnsi="Aptos"/>
          <w:sz w:val="24"/>
          <w:szCs w:val="24"/>
        </w:rPr>
        <w:t xml:space="preserve"> by the Cereal Systems Initiative for South Asia (CSISA). </w:t>
      </w:r>
    </w:p>
    <w:p w14:paraId="4DC1C9A2" w14:textId="75BE5D81" w:rsidR="0054383A" w:rsidRDefault="00E65FA5">
      <w:pPr>
        <w:rPr>
          <w:rFonts w:ascii="Aptos" w:hAnsi="Aptos"/>
          <w:sz w:val="24"/>
          <w:szCs w:val="24"/>
        </w:rPr>
      </w:pPr>
      <w:r w:rsidRPr="001578B0">
        <w:rPr>
          <w:rFonts w:ascii="Aptos" w:hAnsi="Aptos"/>
          <w:sz w:val="24"/>
          <w:szCs w:val="24"/>
        </w:rPr>
        <w:t xml:space="preserve">Figure 1 shows the count of farmers who use </w:t>
      </w:r>
      <w:r w:rsidR="00AD7FED">
        <w:rPr>
          <w:rFonts w:ascii="Aptos" w:hAnsi="Aptos"/>
          <w:sz w:val="24"/>
          <w:szCs w:val="24"/>
        </w:rPr>
        <w:t xml:space="preserve">weed management and </w:t>
      </w:r>
      <w:r w:rsidR="002048B3">
        <w:rPr>
          <w:rFonts w:ascii="Aptos" w:hAnsi="Aptos"/>
          <w:sz w:val="24"/>
          <w:szCs w:val="24"/>
        </w:rPr>
        <w:t>irrigation</w:t>
      </w:r>
      <w:r w:rsidR="001505A0">
        <w:rPr>
          <w:rFonts w:ascii="Aptos" w:hAnsi="Aptos"/>
          <w:sz w:val="24"/>
          <w:szCs w:val="24"/>
        </w:rPr>
        <w:t xml:space="preserve"> options</w:t>
      </w:r>
      <w:r w:rsidR="001D329A" w:rsidRPr="001578B0">
        <w:rPr>
          <w:rStyle w:val="FootnoteReference"/>
          <w:rFonts w:ascii="Aptos" w:hAnsi="Aptos"/>
          <w:sz w:val="24"/>
          <w:szCs w:val="24"/>
        </w:rPr>
        <w:footnoteReference w:id="2"/>
      </w:r>
      <w:r w:rsidR="00F42B29" w:rsidRPr="001578B0">
        <w:rPr>
          <w:rFonts w:ascii="Aptos" w:hAnsi="Aptos"/>
          <w:sz w:val="24"/>
          <w:szCs w:val="24"/>
        </w:rPr>
        <w:t>. Figure 1a shows th</w:t>
      </w:r>
      <w:r w:rsidR="000A2474" w:rsidRPr="001578B0">
        <w:rPr>
          <w:rFonts w:ascii="Aptos" w:hAnsi="Aptos"/>
          <w:sz w:val="24"/>
          <w:szCs w:val="24"/>
        </w:rPr>
        <w:t xml:space="preserve">e count of farmers using </w:t>
      </w:r>
      <w:r w:rsidR="0052143A" w:rsidRPr="001578B0">
        <w:rPr>
          <w:rFonts w:ascii="Aptos" w:hAnsi="Aptos"/>
          <w:sz w:val="24"/>
          <w:szCs w:val="24"/>
        </w:rPr>
        <w:t>different weed management options</w:t>
      </w:r>
      <w:r w:rsidR="001505A0">
        <w:rPr>
          <w:rFonts w:ascii="Aptos" w:hAnsi="Aptos"/>
          <w:sz w:val="24"/>
          <w:szCs w:val="24"/>
        </w:rPr>
        <w:t xml:space="preserve"> while figure 1b shows the corresponding yields </w:t>
      </w:r>
      <w:r w:rsidR="00057BAD">
        <w:rPr>
          <w:rFonts w:ascii="Aptos" w:hAnsi="Aptos"/>
          <w:sz w:val="24"/>
          <w:szCs w:val="24"/>
        </w:rPr>
        <w:t xml:space="preserve">for farmers using these options. A substantial number of farmers do not </w:t>
      </w:r>
      <w:r w:rsidR="00EB1471">
        <w:rPr>
          <w:rFonts w:ascii="Aptos" w:hAnsi="Aptos"/>
          <w:sz w:val="24"/>
          <w:szCs w:val="24"/>
        </w:rPr>
        <w:t>weed at all resulting in very low</w:t>
      </w:r>
      <w:r w:rsidR="002048B3">
        <w:rPr>
          <w:rFonts w:ascii="Aptos" w:hAnsi="Aptos"/>
          <w:sz w:val="24"/>
          <w:szCs w:val="24"/>
        </w:rPr>
        <w:t xml:space="preserve"> yields. </w:t>
      </w:r>
      <w:proofErr w:type="spellStart"/>
      <w:r w:rsidR="005E7413" w:rsidRPr="001578B0">
        <w:rPr>
          <w:rFonts w:ascii="Aptos" w:hAnsi="Aptos"/>
          <w:sz w:val="24"/>
          <w:szCs w:val="24"/>
        </w:rPr>
        <w:t>Sulfosulfuron+Metsulfuron</w:t>
      </w:r>
      <w:proofErr w:type="spellEnd"/>
      <w:r w:rsidR="005E7413" w:rsidRPr="001578B0">
        <w:rPr>
          <w:rFonts w:ascii="Aptos" w:hAnsi="Aptos"/>
          <w:sz w:val="24"/>
          <w:szCs w:val="24"/>
        </w:rPr>
        <w:t xml:space="preserve"> </w:t>
      </w:r>
      <w:r w:rsidR="005E7413">
        <w:rPr>
          <w:rFonts w:ascii="Aptos" w:hAnsi="Aptos"/>
          <w:sz w:val="24"/>
          <w:szCs w:val="24"/>
        </w:rPr>
        <w:t xml:space="preserve">(S&amp;M) </w:t>
      </w:r>
      <w:r w:rsidR="005E7413" w:rsidRPr="001578B0">
        <w:rPr>
          <w:rFonts w:ascii="Aptos" w:hAnsi="Aptos"/>
          <w:sz w:val="24"/>
          <w:szCs w:val="24"/>
        </w:rPr>
        <w:t xml:space="preserve">has the highest unconditional yield followed by </w:t>
      </w:r>
      <w:r w:rsidR="0054383A">
        <w:rPr>
          <w:rFonts w:ascii="Aptos" w:hAnsi="Aptos"/>
          <w:sz w:val="24"/>
          <w:szCs w:val="24"/>
        </w:rPr>
        <w:t xml:space="preserve">manual plus herbicide, and </w:t>
      </w:r>
      <w:r w:rsidR="005E7413" w:rsidRPr="001578B0">
        <w:rPr>
          <w:rFonts w:ascii="Aptos" w:hAnsi="Aptos"/>
          <w:sz w:val="24"/>
          <w:szCs w:val="24"/>
        </w:rPr>
        <w:t>2</w:t>
      </w:r>
      <w:r w:rsidR="0054383A">
        <w:rPr>
          <w:rFonts w:ascii="Aptos" w:hAnsi="Aptos"/>
          <w:sz w:val="24"/>
          <w:szCs w:val="24"/>
        </w:rPr>
        <w:t>,</w:t>
      </w:r>
      <w:r w:rsidR="005E7413" w:rsidRPr="001578B0">
        <w:rPr>
          <w:rFonts w:ascii="Aptos" w:hAnsi="Aptos"/>
          <w:sz w:val="24"/>
          <w:szCs w:val="24"/>
        </w:rPr>
        <w:t>4</w:t>
      </w:r>
      <w:r w:rsidR="0054383A">
        <w:rPr>
          <w:rFonts w:ascii="Aptos" w:hAnsi="Aptos"/>
          <w:sz w:val="24"/>
          <w:szCs w:val="24"/>
        </w:rPr>
        <w:t>-</w:t>
      </w:r>
      <w:r w:rsidR="005E7413" w:rsidRPr="001578B0">
        <w:rPr>
          <w:rFonts w:ascii="Aptos" w:hAnsi="Aptos"/>
          <w:sz w:val="24"/>
          <w:szCs w:val="24"/>
        </w:rPr>
        <w:t>D</w:t>
      </w:r>
      <w:r w:rsidR="0054383A">
        <w:rPr>
          <w:rFonts w:ascii="Aptos" w:hAnsi="Aptos"/>
          <w:sz w:val="24"/>
          <w:szCs w:val="24"/>
        </w:rPr>
        <w:t>.</w:t>
      </w:r>
    </w:p>
    <w:p w14:paraId="66F98C97" w14:textId="2180F007" w:rsidR="00E65FA5" w:rsidRPr="001578B0" w:rsidRDefault="002048B3">
      <w:pPr>
        <w:rPr>
          <w:rFonts w:ascii="Aptos" w:hAnsi="Aptos"/>
          <w:sz w:val="24"/>
          <w:szCs w:val="24"/>
        </w:rPr>
      </w:pPr>
      <w:r>
        <w:rPr>
          <w:rFonts w:ascii="Aptos" w:hAnsi="Aptos"/>
          <w:sz w:val="24"/>
          <w:szCs w:val="24"/>
        </w:rPr>
        <w:t>Figure 1c shows count of farmers by the number of irrigations they apply. Most farmer</w:t>
      </w:r>
      <w:r w:rsidR="00FD09F2">
        <w:rPr>
          <w:rFonts w:ascii="Aptos" w:hAnsi="Aptos"/>
          <w:sz w:val="24"/>
          <w:szCs w:val="24"/>
        </w:rPr>
        <w:t xml:space="preserve">s irrigate two times, despite substantial yields they would get if they had increased the number of irrigations (figure 1d). </w:t>
      </w:r>
    </w:p>
    <w:p w14:paraId="29FD681C" w14:textId="4A685733" w:rsidR="001121AD" w:rsidRPr="001578B0" w:rsidRDefault="004B40B0">
      <w:pPr>
        <w:rPr>
          <w:rFonts w:ascii="Aptos" w:hAnsi="Aptos"/>
          <w:sz w:val="24"/>
          <w:szCs w:val="24"/>
        </w:rPr>
      </w:pPr>
      <w:r w:rsidRPr="001578B0">
        <w:rPr>
          <w:rFonts w:ascii="Aptos" w:hAnsi="Aptos"/>
          <w:noProof/>
          <w:sz w:val="24"/>
          <w:szCs w:val="24"/>
        </w:rPr>
        <w:lastRenderedPageBreak/>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Pr="001578B0" w:rsidRDefault="00080B53">
      <w:pPr>
        <w:rPr>
          <w:rFonts w:ascii="Aptos" w:hAnsi="Aptos"/>
          <w:sz w:val="24"/>
          <w:szCs w:val="24"/>
        </w:rPr>
      </w:pPr>
      <w:r w:rsidRPr="001578B0">
        <w:rPr>
          <w:rFonts w:ascii="Aptos" w:hAnsi="Aptos"/>
          <w:sz w:val="24"/>
          <w:szCs w:val="24"/>
        </w:rPr>
        <w:t>Figure</w:t>
      </w:r>
      <w:r w:rsidR="00E52222" w:rsidRPr="001578B0">
        <w:rPr>
          <w:rFonts w:ascii="Aptos" w:hAnsi="Aptos"/>
          <w:sz w:val="24"/>
          <w:szCs w:val="24"/>
        </w:rPr>
        <w:t xml:space="preserve"> 1</w:t>
      </w:r>
      <w:r w:rsidRPr="001578B0">
        <w:rPr>
          <w:rFonts w:ascii="Aptos" w:hAnsi="Aptos"/>
          <w:sz w:val="24"/>
          <w:szCs w:val="24"/>
        </w:rPr>
        <w:t>:</w:t>
      </w:r>
      <w:r w:rsidR="005232DF" w:rsidRPr="001578B0">
        <w:rPr>
          <w:rFonts w:ascii="Aptos" w:hAnsi="Aptos"/>
          <w:sz w:val="24"/>
          <w:szCs w:val="24"/>
        </w:rPr>
        <w:t xml:space="preserve"> Frequency </w:t>
      </w:r>
      <w:r w:rsidR="003D51BB" w:rsidRPr="001578B0">
        <w:rPr>
          <w:rFonts w:ascii="Aptos" w:hAnsi="Aptos"/>
          <w:sz w:val="24"/>
          <w:szCs w:val="24"/>
        </w:rPr>
        <w:t>of farmers</w:t>
      </w:r>
      <w:r w:rsidR="001339BE" w:rsidRPr="001578B0">
        <w:rPr>
          <w:rFonts w:ascii="Aptos" w:hAnsi="Aptos"/>
          <w:sz w:val="24"/>
          <w:szCs w:val="24"/>
        </w:rPr>
        <w:t xml:space="preserve"> and </w:t>
      </w:r>
      <w:r w:rsidR="00D3261B" w:rsidRPr="001578B0">
        <w:rPr>
          <w:rFonts w:ascii="Aptos" w:hAnsi="Aptos"/>
          <w:sz w:val="24"/>
          <w:szCs w:val="24"/>
        </w:rPr>
        <w:t>yields</w:t>
      </w:r>
      <w:r w:rsidR="003D51BB" w:rsidRPr="001578B0">
        <w:rPr>
          <w:rFonts w:ascii="Aptos" w:hAnsi="Aptos"/>
          <w:sz w:val="24"/>
          <w:szCs w:val="24"/>
        </w:rPr>
        <w:t xml:space="preserve"> by agronomic practices followed</w:t>
      </w:r>
      <w:r w:rsidR="009B06A9" w:rsidRPr="001578B0">
        <w:rPr>
          <w:rFonts w:ascii="Aptos" w:hAnsi="Aptos"/>
          <w:sz w:val="24"/>
          <w:szCs w:val="24"/>
        </w:rPr>
        <w:t>.</w:t>
      </w:r>
    </w:p>
    <w:p w14:paraId="25FCA59B" w14:textId="772B7751" w:rsidR="009B06A9" w:rsidRDefault="009B06A9">
      <w:pPr>
        <w:rPr>
          <w:rFonts w:ascii="Aptos" w:hAnsi="Aptos"/>
          <w:sz w:val="24"/>
          <w:szCs w:val="24"/>
        </w:rPr>
      </w:pPr>
      <w:r w:rsidRPr="001578B0">
        <w:rPr>
          <w:rFonts w:ascii="Aptos" w:hAnsi="Aptos"/>
          <w:sz w:val="24"/>
          <w:szCs w:val="24"/>
        </w:rPr>
        <w:t>Note: Panel a and c show the number of farmers adopting each of the practices while panel b and d show the average and confidence interval of wheat yields by the agronomic practices.</w:t>
      </w:r>
    </w:p>
    <w:p w14:paraId="3E9E246E" w14:textId="75622035" w:rsidR="00FD09F2" w:rsidRPr="001578B0" w:rsidRDefault="00FD09F2" w:rsidP="00FD09F2">
      <w:pPr>
        <w:rPr>
          <w:rFonts w:ascii="Aptos" w:hAnsi="Aptos"/>
          <w:sz w:val="24"/>
          <w:szCs w:val="24"/>
        </w:rPr>
      </w:pPr>
      <w:r w:rsidRPr="001578B0">
        <w:rPr>
          <w:rFonts w:ascii="Aptos" w:hAnsi="Aptos"/>
          <w:sz w:val="24"/>
          <w:szCs w:val="24"/>
        </w:rPr>
        <w:t xml:space="preserve">Figure 2 shows the </w:t>
      </w:r>
      <w:r w:rsidR="0054383A">
        <w:rPr>
          <w:rFonts w:ascii="Aptos" w:hAnsi="Aptos"/>
          <w:sz w:val="24"/>
          <w:szCs w:val="24"/>
        </w:rPr>
        <w:t xml:space="preserve">count and </w:t>
      </w:r>
      <w:r w:rsidRPr="001578B0">
        <w:rPr>
          <w:rFonts w:ascii="Aptos" w:hAnsi="Aptos"/>
          <w:sz w:val="24"/>
          <w:szCs w:val="24"/>
        </w:rPr>
        <w:t xml:space="preserve">mean yield distribution </w:t>
      </w:r>
      <w:proofErr w:type="spellStart"/>
      <w:r w:rsidRPr="001578B0">
        <w:rPr>
          <w:rFonts w:ascii="Aptos" w:hAnsi="Aptos"/>
          <w:sz w:val="24"/>
          <w:szCs w:val="24"/>
        </w:rPr>
        <w:t>by</w:t>
      </w:r>
      <w:r w:rsidR="0054383A">
        <w:rPr>
          <w:rFonts w:ascii="Aptos" w:hAnsi="Aptos"/>
          <w:sz w:val="24"/>
          <w:szCs w:val="24"/>
        </w:rPr>
        <w:t>sowing</w:t>
      </w:r>
      <w:proofErr w:type="spellEnd"/>
      <w:r w:rsidR="0054383A">
        <w:rPr>
          <w:rFonts w:ascii="Aptos" w:hAnsi="Aptos"/>
          <w:sz w:val="24"/>
          <w:szCs w:val="24"/>
        </w:rPr>
        <w:t xml:space="preserve"> date and varietal options</w:t>
      </w:r>
      <w:r w:rsidRPr="001578B0">
        <w:rPr>
          <w:rFonts w:ascii="Aptos" w:hAnsi="Aptos"/>
          <w:sz w:val="24"/>
          <w:szCs w:val="24"/>
        </w:rPr>
        <w:t xml:space="preserve">. The sowing date comparisons are clear with </w:t>
      </w:r>
      <w:r w:rsidR="005646DA">
        <w:rPr>
          <w:rFonts w:ascii="Aptos" w:hAnsi="Aptos"/>
          <w:sz w:val="24"/>
          <w:szCs w:val="24"/>
        </w:rPr>
        <w:t>sowing in 1-10 Nov window</w:t>
      </w:r>
      <w:r w:rsidRPr="001578B0">
        <w:rPr>
          <w:rFonts w:ascii="Aptos" w:hAnsi="Aptos"/>
          <w:sz w:val="24"/>
          <w:szCs w:val="24"/>
        </w:rPr>
        <w:t xml:space="preserve"> giving the highest yields (figure 2b)</w:t>
      </w:r>
      <w:r w:rsidR="006E75CD">
        <w:rPr>
          <w:rFonts w:ascii="Aptos" w:hAnsi="Aptos"/>
          <w:sz w:val="24"/>
          <w:szCs w:val="24"/>
        </w:rPr>
        <w:t xml:space="preserve"> yet the majority of farmers sow</w:t>
      </w:r>
      <w:r w:rsidR="005646DA">
        <w:rPr>
          <w:rFonts w:ascii="Aptos" w:hAnsi="Aptos"/>
          <w:sz w:val="24"/>
          <w:szCs w:val="24"/>
        </w:rPr>
        <w:t xml:space="preserve"> in 21-30 Nov</w:t>
      </w:r>
      <w:r w:rsidR="00D55C46">
        <w:rPr>
          <w:rFonts w:ascii="Aptos" w:hAnsi="Aptos"/>
          <w:sz w:val="24"/>
          <w:szCs w:val="24"/>
        </w:rPr>
        <w:t xml:space="preserve"> (figure 2a). </w:t>
      </w:r>
      <w:r w:rsidRPr="001578B0">
        <w:rPr>
          <w:rFonts w:ascii="Aptos" w:hAnsi="Aptos"/>
          <w:sz w:val="24"/>
          <w:szCs w:val="24"/>
        </w:rPr>
        <w:t>For varieties, the higher yielders include HD 2967, HD 2733 and SUPER 303 (figure 2</w:t>
      </w:r>
      <w:r w:rsidR="001F0467">
        <w:rPr>
          <w:rFonts w:ascii="Aptos" w:hAnsi="Aptos"/>
          <w:sz w:val="24"/>
          <w:szCs w:val="24"/>
        </w:rPr>
        <w:t>d</w:t>
      </w:r>
      <w:r w:rsidRPr="001578B0">
        <w:rPr>
          <w:rFonts w:ascii="Aptos" w:hAnsi="Aptos"/>
          <w:sz w:val="24"/>
          <w:szCs w:val="24"/>
        </w:rPr>
        <w:t xml:space="preserve">). </w:t>
      </w:r>
    </w:p>
    <w:p w14:paraId="7C8BCB7C" w14:textId="77777777" w:rsidR="00FD09F2" w:rsidRPr="001578B0" w:rsidRDefault="00FD09F2">
      <w:pPr>
        <w:rPr>
          <w:rFonts w:ascii="Aptos" w:hAnsi="Aptos"/>
          <w:sz w:val="24"/>
          <w:szCs w:val="24"/>
        </w:rPr>
      </w:pPr>
    </w:p>
    <w:p w14:paraId="7FB4AACA" w14:textId="77777777" w:rsidR="00080B53" w:rsidRPr="001578B0" w:rsidRDefault="00080B53">
      <w:pPr>
        <w:rPr>
          <w:rFonts w:ascii="Aptos" w:hAnsi="Aptos"/>
          <w:sz w:val="24"/>
          <w:szCs w:val="24"/>
        </w:rPr>
      </w:pPr>
    </w:p>
    <w:p w14:paraId="2358597E" w14:textId="3C9AF24C" w:rsidR="00080B53" w:rsidRPr="001578B0" w:rsidRDefault="00C55FD8">
      <w:pPr>
        <w:rPr>
          <w:rFonts w:ascii="Aptos" w:hAnsi="Aptos"/>
          <w:sz w:val="24"/>
          <w:szCs w:val="24"/>
        </w:rPr>
      </w:pPr>
      <w:r w:rsidRPr="001578B0">
        <w:rPr>
          <w:rFonts w:ascii="Aptos" w:hAnsi="Aptos"/>
          <w:noProof/>
          <w:sz w:val="24"/>
          <w:szCs w:val="24"/>
        </w:rPr>
        <w:lastRenderedPageBreak/>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Pr="001578B0" w:rsidRDefault="00080B53">
      <w:pPr>
        <w:rPr>
          <w:rFonts w:ascii="Aptos" w:hAnsi="Aptos"/>
          <w:sz w:val="24"/>
          <w:szCs w:val="24"/>
        </w:rPr>
      </w:pPr>
      <w:r w:rsidRPr="001578B0">
        <w:rPr>
          <w:rFonts w:ascii="Aptos" w:hAnsi="Aptos"/>
          <w:sz w:val="24"/>
          <w:szCs w:val="24"/>
        </w:rPr>
        <w:t>Figure</w:t>
      </w:r>
      <w:r w:rsidR="00E52222" w:rsidRPr="001578B0">
        <w:rPr>
          <w:rFonts w:ascii="Aptos" w:hAnsi="Aptos"/>
          <w:sz w:val="24"/>
          <w:szCs w:val="24"/>
        </w:rPr>
        <w:t xml:space="preserve"> 2</w:t>
      </w:r>
      <w:r w:rsidRPr="001578B0">
        <w:rPr>
          <w:rFonts w:ascii="Aptos" w:hAnsi="Aptos"/>
          <w:sz w:val="24"/>
          <w:szCs w:val="24"/>
        </w:rPr>
        <w:t xml:space="preserve">: </w:t>
      </w:r>
      <w:r w:rsidR="000E11A1" w:rsidRPr="001578B0">
        <w:rPr>
          <w:rFonts w:ascii="Aptos" w:hAnsi="Aptos"/>
          <w:sz w:val="24"/>
          <w:szCs w:val="24"/>
        </w:rPr>
        <w:t>Frequency of farmers and m</w:t>
      </w:r>
      <w:r w:rsidR="001F06D3" w:rsidRPr="001578B0">
        <w:rPr>
          <w:rFonts w:ascii="Aptos" w:hAnsi="Aptos"/>
          <w:sz w:val="24"/>
          <w:szCs w:val="24"/>
        </w:rPr>
        <w:t xml:space="preserve">ean yield comparisons </w:t>
      </w:r>
      <w:r w:rsidR="00F6599A" w:rsidRPr="001578B0">
        <w:rPr>
          <w:rFonts w:ascii="Aptos" w:hAnsi="Aptos"/>
          <w:sz w:val="24"/>
          <w:szCs w:val="24"/>
        </w:rPr>
        <w:t>across</w:t>
      </w:r>
      <w:r w:rsidR="001F06D3" w:rsidRPr="001578B0">
        <w:rPr>
          <w:rFonts w:ascii="Aptos" w:hAnsi="Aptos"/>
          <w:sz w:val="24"/>
          <w:szCs w:val="24"/>
        </w:rPr>
        <w:t xml:space="preserve"> agronomic practices</w:t>
      </w:r>
      <w:r w:rsidR="00441B7C" w:rsidRPr="001578B0">
        <w:rPr>
          <w:rFonts w:ascii="Aptos" w:hAnsi="Aptos"/>
          <w:sz w:val="24"/>
          <w:szCs w:val="24"/>
        </w:rPr>
        <w:t xml:space="preserve">. Note: Panel a and c show the number of farmers adopting each of the practices while </w:t>
      </w:r>
      <w:r w:rsidR="009B06A9" w:rsidRPr="001578B0">
        <w:rPr>
          <w:rFonts w:ascii="Aptos" w:hAnsi="Aptos"/>
          <w:sz w:val="24"/>
          <w:szCs w:val="24"/>
        </w:rPr>
        <w:t xml:space="preserve">panel b and d show the average and confidence interval of wheat yields by the agronomic practices. </w:t>
      </w:r>
    </w:p>
    <w:p w14:paraId="566508E2" w14:textId="77777777" w:rsidR="002E4DF4" w:rsidRDefault="002E4DF4" w:rsidP="00B93303">
      <w:pPr>
        <w:pStyle w:val="Heading2"/>
        <w:rPr>
          <w:ins w:id="80" w:author="MKONDIWA, Maxwell (CIMMYT-India)" w:date="2024-07-24T09:26:00Z" w16du:dateUtc="2024-07-24T03:56:00Z"/>
          <w:szCs w:val="24"/>
        </w:rPr>
      </w:pPr>
    </w:p>
    <w:p w14:paraId="4E31DCC5" w14:textId="4B00A809" w:rsidR="005D06B6" w:rsidRPr="005D06B6" w:rsidRDefault="005D06B6" w:rsidP="005D06B6">
      <w:pPr>
        <w:pPrChange w:id="81" w:author="MKONDIWA, Maxwell (CIMMYT-India)" w:date="2024-07-24T09:26:00Z" w16du:dateUtc="2024-07-24T03:56:00Z">
          <w:pPr>
            <w:pStyle w:val="Heading2"/>
          </w:pPr>
        </w:pPrChange>
      </w:pPr>
      <w:ins w:id="82" w:author="MKONDIWA, Maxwell (CIMMYT-India)" w:date="2024-07-24T09:26:00Z" w16du:dateUtc="2024-07-24T03:56:00Z">
        <w:r>
          <w:t xml:space="preserve">The rest of the variables are summarised in appendix table A1. </w:t>
        </w:r>
      </w:ins>
    </w:p>
    <w:p w14:paraId="610B8421" w14:textId="2DFCCD84" w:rsidR="00B93303" w:rsidRPr="001578B0" w:rsidRDefault="001375F8" w:rsidP="00B93303">
      <w:pPr>
        <w:pStyle w:val="Heading2"/>
        <w:rPr>
          <w:szCs w:val="24"/>
        </w:rPr>
      </w:pPr>
      <w:r w:rsidRPr="001578B0">
        <w:rPr>
          <w:szCs w:val="24"/>
        </w:rPr>
        <w:t xml:space="preserve">2.2. </w:t>
      </w:r>
      <w:r w:rsidR="00B93303" w:rsidRPr="001578B0">
        <w:rPr>
          <w:szCs w:val="24"/>
        </w:rPr>
        <w:t xml:space="preserve">Empirical </w:t>
      </w:r>
      <w:r w:rsidR="00B4469A" w:rsidRPr="001578B0">
        <w:rPr>
          <w:szCs w:val="24"/>
        </w:rPr>
        <w:t>strategy</w:t>
      </w:r>
    </w:p>
    <w:p w14:paraId="6900686A" w14:textId="0B352F33" w:rsidR="00F62B1B" w:rsidRPr="001578B0" w:rsidRDefault="00F62B1B" w:rsidP="00DA23E5">
      <w:pPr>
        <w:rPr>
          <w:rFonts w:ascii="Aptos" w:eastAsiaTheme="minorEastAsia" w:hAnsi="Aptos"/>
          <w:sz w:val="24"/>
          <w:szCs w:val="24"/>
        </w:rPr>
      </w:pPr>
      <w:r w:rsidRPr="001578B0">
        <w:rPr>
          <w:rFonts w:ascii="Aptos" w:eastAsiaTheme="minorEastAsia" w:hAnsi="Aptos"/>
          <w:sz w:val="24"/>
          <w:szCs w:val="24"/>
        </w:rPr>
        <w:t xml:space="preserve">We use a four step analytical process (figure 3) beginning with, (1) estimating a probability random forest model followed by a causal random forest model that uses the predicted probabilities from the first random forest as weights, (2) predicting </w:t>
      </w:r>
      <w:commentRangeStart w:id="83"/>
      <w:r w:rsidRPr="001578B0">
        <w:rPr>
          <w:rFonts w:ascii="Aptos" w:eastAsiaTheme="minorEastAsia" w:hAnsi="Aptos"/>
          <w:sz w:val="24"/>
          <w:szCs w:val="24"/>
        </w:rPr>
        <w:t>individualized</w:t>
      </w:r>
      <w:commentRangeEnd w:id="83"/>
      <w:r w:rsidRPr="001578B0">
        <w:rPr>
          <w:rStyle w:val="CommentReference"/>
          <w:rFonts w:ascii="Aptos" w:hAnsi="Aptos"/>
        </w:rPr>
        <w:commentReference w:id="83"/>
      </w:r>
      <w:r w:rsidRPr="001578B0">
        <w:rPr>
          <w:rFonts w:ascii="Aptos" w:eastAsiaTheme="minorEastAsia" w:hAnsi="Aptos"/>
          <w:sz w:val="24"/>
          <w:szCs w:val="24"/>
        </w:rPr>
        <w:t xml:space="preserve"> treatment effects, (3) estimating doubly robust scores, and (4) </w:t>
      </w:r>
      <w:commentRangeStart w:id="84"/>
      <w:commentRangeStart w:id="85"/>
      <w:commentRangeStart w:id="86"/>
      <w:commentRangeStart w:id="87"/>
      <w:r w:rsidRPr="001578B0">
        <w:rPr>
          <w:rFonts w:ascii="Aptos" w:eastAsiaTheme="minorEastAsia" w:hAnsi="Aptos"/>
          <w:sz w:val="24"/>
          <w:szCs w:val="24"/>
        </w:rPr>
        <w:t xml:space="preserve">applying policy tree algorithm </w:t>
      </w:r>
      <w:r w:rsidR="00E9777B">
        <w:rPr>
          <w:rFonts w:ascii="Aptos" w:eastAsiaTheme="minorEastAsia" w:hAnsi="Aptos"/>
          <w:sz w:val="24"/>
          <w:szCs w:val="24"/>
        </w:rPr>
        <w:t xml:space="preserve">that </w:t>
      </w:r>
      <w:r w:rsidR="008554E1">
        <w:rPr>
          <w:rFonts w:ascii="Aptos" w:eastAsiaTheme="minorEastAsia" w:hAnsi="Aptos"/>
          <w:sz w:val="24"/>
          <w:szCs w:val="24"/>
        </w:rPr>
        <w:t>include agronomic variables (e.g., irrigation applied, soil</w:t>
      </w:r>
      <w:r w:rsidR="00745EEA">
        <w:rPr>
          <w:rFonts w:ascii="Aptos" w:eastAsiaTheme="minorEastAsia" w:hAnsi="Aptos"/>
          <w:sz w:val="24"/>
          <w:szCs w:val="24"/>
        </w:rPr>
        <w:t xml:space="preserve"> quality) and socio-economic variables (e.g</w:t>
      </w:r>
      <w:r w:rsidR="008E3C0E">
        <w:rPr>
          <w:rFonts w:ascii="Aptos" w:eastAsiaTheme="minorEastAsia" w:hAnsi="Aptos"/>
          <w:sz w:val="24"/>
          <w:szCs w:val="24"/>
        </w:rPr>
        <w:t xml:space="preserve">., education) </w:t>
      </w:r>
      <w:r w:rsidR="00745EEA">
        <w:rPr>
          <w:rFonts w:ascii="Aptos" w:eastAsiaTheme="minorEastAsia" w:hAnsi="Aptos"/>
          <w:sz w:val="24"/>
          <w:szCs w:val="24"/>
        </w:rPr>
        <w:t xml:space="preserve"> </w:t>
      </w:r>
      <w:r w:rsidRPr="001578B0">
        <w:rPr>
          <w:rFonts w:ascii="Aptos" w:eastAsiaTheme="minorEastAsia" w:hAnsi="Aptos"/>
          <w:sz w:val="24"/>
          <w:szCs w:val="24"/>
        </w:rPr>
        <w:t>to optimally recommend a policy that can be targeted to each farmer</w:t>
      </w:r>
      <w:commentRangeEnd w:id="84"/>
      <w:r w:rsidRPr="001578B0">
        <w:rPr>
          <w:rStyle w:val="CommentReference"/>
          <w:rFonts w:ascii="Aptos" w:hAnsi="Aptos"/>
        </w:rPr>
        <w:commentReference w:id="84"/>
      </w:r>
      <w:commentRangeEnd w:id="85"/>
      <w:r w:rsidRPr="001578B0">
        <w:rPr>
          <w:rStyle w:val="CommentReference"/>
          <w:rFonts w:ascii="Aptos" w:hAnsi="Aptos"/>
        </w:rPr>
        <w:commentReference w:id="85"/>
      </w:r>
      <w:commentRangeEnd w:id="86"/>
      <w:r w:rsidRPr="001578B0">
        <w:rPr>
          <w:rStyle w:val="CommentReference"/>
          <w:rFonts w:ascii="Aptos" w:hAnsi="Aptos"/>
        </w:rPr>
        <w:commentReference w:id="86"/>
      </w:r>
      <w:commentRangeEnd w:id="87"/>
      <w:r w:rsidRPr="001578B0">
        <w:rPr>
          <w:rStyle w:val="CommentReference"/>
          <w:rFonts w:ascii="Aptos" w:hAnsi="Aptos"/>
        </w:rPr>
        <w:commentReference w:id="87"/>
      </w:r>
      <w:r w:rsidRPr="001578B0">
        <w:rPr>
          <w:rFonts w:ascii="Aptos" w:eastAsiaTheme="minorEastAsia" w:hAnsi="Aptos"/>
          <w:sz w:val="24"/>
          <w:szCs w:val="24"/>
        </w:rPr>
        <w:t>. This procedure follows the policy tree algorithm by Zhou et al (2022) and Athey and Wager (2021). Following Athey and Wager (2021), a policy (</w:t>
      </w:r>
      <m:oMath>
        <m:r>
          <w:rPr>
            <w:rFonts w:ascii="Cambria Math" w:eastAsiaTheme="minorEastAsia" w:hAnsi="Cambria Math"/>
            <w:sz w:val="24"/>
            <w:szCs w:val="24"/>
          </w:rPr>
          <m:t>π</m:t>
        </m:r>
      </m:oMath>
      <w:r w:rsidRPr="001578B0">
        <w:rPr>
          <w:rFonts w:ascii="Aptos" w:eastAsiaTheme="minorEastAsia" w:hAnsi="Aptos"/>
          <w:sz w:val="24"/>
          <w:szCs w:val="24"/>
        </w:rPr>
        <w:t xml:space="preserve">) is a rule or method by which we decide, who, </w:t>
      </w:r>
      <w:proofErr w:type="gramStart"/>
      <w:r w:rsidRPr="001578B0">
        <w:rPr>
          <w:rFonts w:ascii="Aptos" w:eastAsiaTheme="minorEastAsia" w:hAnsi="Aptos"/>
          <w:sz w:val="24"/>
          <w:szCs w:val="24"/>
        </w:rPr>
        <w:t>on the basis of</w:t>
      </w:r>
      <w:proofErr w:type="gramEnd"/>
      <w:r w:rsidRPr="001578B0">
        <w:rPr>
          <w:rFonts w:ascii="Aptos" w:eastAsiaTheme="minorEastAsia" w:hAnsi="Aptos"/>
          <w:sz w:val="24"/>
          <w:szCs w:val="24"/>
        </w:rPr>
        <w:t xml:space="preserve"> their characteristics will be targeted to receive intervention: </w:t>
      </w:r>
    </w:p>
    <w:p w14:paraId="4FB29787" w14:textId="67BE97DC" w:rsidR="00F62B1B" w:rsidRPr="001578B0" w:rsidRDefault="00F62B1B" w:rsidP="00F62B1B">
      <w:pPr>
        <w:rPr>
          <w:rFonts w:ascii="Aptos" w:hAnsi="Aptos"/>
          <w:sz w:val="24"/>
          <w:szCs w:val="24"/>
        </w:rPr>
      </w:pPr>
      <m:oMathPara>
        <m:oMathParaPr>
          <m:jc m:val="center"/>
        </m:oMathParaPr>
        <m:oMath>
          <m:r>
            <w:rPr>
              <w:rFonts w:ascii="Cambria Math" w:eastAsiaTheme="minorEastAsia" w:hAnsi="Cambria Math"/>
              <w:sz w:val="24"/>
              <w:szCs w:val="24"/>
            </w:rPr>
            <m:t>π:X→W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1</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116BFAE6" w14:textId="5A908FDC" w:rsidR="00F62B1B" w:rsidRPr="001578B0" w:rsidRDefault="00F62B1B" w:rsidP="00DA23E5">
      <w:pPr>
        <w:rPr>
          <w:rFonts w:ascii="Aptos" w:eastAsiaTheme="minorEastAsia" w:hAnsi="Aptos"/>
          <w:sz w:val="24"/>
          <w:szCs w:val="24"/>
        </w:rPr>
      </w:pPr>
      <w:r w:rsidRPr="001578B0">
        <w:rPr>
          <w:rFonts w:ascii="Aptos" w:hAnsi="Aptos"/>
          <w:sz w:val="24"/>
          <w:szCs w:val="24"/>
        </w:rPr>
        <w:t xml:space="preserve">Where </w:t>
      </w:r>
      <m:oMath>
        <m:r>
          <w:rPr>
            <w:rFonts w:ascii="Cambria Math" w:hAnsi="Cambria Math"/>
            <w:sz w:val="24"/>
            <w:szCs w:val="24"/>
          </w:rPr>
          <m:t>X</m:t>
        </m:r>
      </m:oMath>
      <w:r w:rsidRPr="001578B0">
        <w:rPr>
          <w:rFonts w:ascii="Aptos" w:eastAsiaTheme="minorEastAsia" w:hAnsi="Aptos"/>
          <w:sz w:val="24"/>
          <w:szCs w:val="24"/>
        </w:rPr>
        <w:t xml:space="preserve"> are characteristics of the farmers including their demographics, farm characteristics and plot characteristics. </w:t>
      </w:r>
      <m:oMath>
        <m:r>
          <w:rPr>
            <w:rFonts w:ascii="Cambria Math" w:eastAsiaTheme="minorEastAsia" w:hAnsi="Cambria Math"/>
            <w:sz w:val="24"/>
            <w:szCs w:val="24"/>
          </w:rPr>
          <m:t>W</m:t>
        </m:r>
      </m:oMath>
      <w:r w:rsidRPr="001578B0">
        <w:rPr>
          <w:rFonts w:ascii="Aptos" w:eastAsiaTheme="minorEastAsia" w:hAnsi="Aptos"/>
          <w:sz w:val="24"/>
          <w:szCs w:val="24"/>
        </w:rPr>
        <w:t xml:space="preserve"> indicates the interventions to be targeted. It can be a dichotomous decision (e.g., plant early or late) or a discrete decision (e.g., weekly planting schedules). In most agronomic evaluation, the value of the agronomic practice is represented in form of yield gains which can be defined as a conditional average treatment effect (CATE)</w:t>
      </w:r>
      <w:ins w:id="88" w:author="MKONDIWA, Maxwell (CIMMYT-India)" w:date="2024-07-24T09:56:00Z" w16du:dateUtc="2024-07-24T04:26:00Z">
        <w:r w:rsidR="003C1EBE">
          <w:rPr>
            <w:rFonts w:ascii="Aptos" w:eastAsiaTheme="minorEastAsia" w:hAnsi="Aptos"/>
            <w:sz w:val="24"/>
            <w:szCs w:val="24"/>
          </w:rPr>
          <w:t xml:space="preserve">: </w:t>
        </w:r>
      </w:ins>
    </w:p>
    <w:p w14:paraId="76850FC2" w14:textId="09257B99" w:rsidR="00F62B1B" w:rsidRPr="001578B0" w:rsidRDefault="00F62B1B" w:rsidP="00F62B1B">
      <w:pPr>
        <w:rPr>
          <w:rFonts w:ascii="Aptos" w:eastAsiaTheme="minorEastAsia" w:hAnsi="Aptos"/>
          <w:sz w:val="24"/>
          <w:szCs w:val="24"/>
        </w:rPr>
      </w:pPr>
      <m:oMathPara>
        <m:oMath>
          <m:r>
            <w:rPr>
              <w:rFonts w:ascii="Cambria Math" w:eastAsiaTheme="minorEastAsia" w:hAnsi="Cambria Math"/>
              <w:sz w:val="24"/>
              <w:szCs w:val="24"/>
            </w:rPr>
            <w:lastRenderedPageBreak/>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e>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w:rPr>
                  <w:rFonts w:ascii="Cambria Math" w:eastAsiaTheme="minorEastAsia" w:hAnsi="Cambria Math"/>
                  <w:sz w:val="24"/>
                  <w:szCs w:val="24"/>
                </w:rPr>
                <m:t>x</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2</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 xml:space="preserve">)     </m:t>
          </m:r>
        </m:oMath>
      </m:oMathPara>
    </w:p>
    <w:p w14:paraId="69BA8D3F" w14:textId="77777777" w:rsidR="00F62B1B" w:rsidRPr="001578B0" w:rsidRDefault="00F62B1B" w:rsidP="00DA23E5">
      <w:pPr>
        <w:rPr>
          <w:rFonts w:ascii="Aptos" w:eastAsiaTheme="minorEastAsia" w:hAnsi="Aptos"/>
          <w:sz w:val="24"/>
          <w:szCs w:val="24"/>
        </w:rPr>
      </w:pPr>
      <w:r w:rsidRPr="001578B0">
        <w:rPr>
          <w:rFonts w:ascii="Aptos" w:eastAsiaTheme="minorEastAsia" w:hAnsi="Aptos"/>
          <w:sz w:val="24"/>
          <w:szCs w:val="24"/>
        </w:rPr>
        <w:t xml:space="preserve">Where </w:t>
      </w:r>
      <m:oMath>
        <m:r>
          <w:rPr>
            <w:rFonts w:ascii="Cambria Math" w:eastAsiaTheme="minorEastAsia" w:hAnsi="Cambria Math"/>
            <w:sz w:val="24"/>
            <w:szCs w:val="24"/>
          </w:rPr>
          <m:t>E(.)</m:t>
        </m:r>
      </m:oMath>
      <w:r w:rsidRPr="001578B0">
        <w:rPr>
          <w:rFonts w:ascii="Aptos" w:eastAsiaTheme="minorEastAsia" w:hAnsi="Aptos"/>
          <w:sz w:val="24"/>
          <w:szCs w:val="24"/>
        </w:rPr>
        <w:t xml:space="preserve"> is expectation term. </w:t>
      </w:r>
      <m:oMath>
        <m:r>
          <w:rPr>
            <w:rFonts w:ascii="Cambria Math" w:eastAsiaTheme="minorEastAsia" w:hAnsi="Cambria Math"/>
            <w:sz w:val="24"/>
            <w:szCs w:val="24"/>
          </w:rPr>
          <m:t>Y(.)</m:t>
        </m:r>
      </m:oMath>
      <w:r w:rsidRPr="001578B0">
        <w:rPr>
          <w:rFonts w:ascii="Aptos" w:eastAsiaTheme="minorEastAsia" w:hAnsi="Aptos"/>
          <w:sz w:val="24"/>
          <w:szCs w:val="24"/>
        </w:rPr>
        <w:t xml:space="preserve"> is the yield (it can also be revenue or profits) with </w:t>
      </w:r>
      <m:oMath>
        <m:r>
          <w:rPr>
            <w:rFonts w:ascii="Cambria Math" w:eastAsiaTheme="minorEastAsia" w:hAnsi="Cambria Math"/>
            <w:sz w:val="24"/>
            <w:szCs w:val="24"/>
          </w:rPr>
          <m:t>Y(1)</m:t>
        </m:r>
      </m:oMath>
      <w:r w:rsidRPr="001578B0">
        <w:rPr>
          <w:rFonts w:ascii="Aptos" w:eastAsiaTheme="minorEastAsia" w:hAnsi="Aptos"/>
          <w:sz w:val="24"/>
          <w:szCs w:val="24"/>
        </w:rPr>
        <w:t xml:space="preserve"> being yield with agronomic practice while </w:t>
      </w:r>
      <m:oMath>
        <m:r>
          <w:rPr>
            <w:rFonts w:ascii="Cambria Math" w:eastAsiaTheme="minorEastAsia" w:hAnsi="Cambria Math"/>
            <w:sz w:val="24"/>
            <w:szCs w:val="24"/>
          </w:rPr>
          <m:t>Y(0)</m:t>
        </m:r>
      </m:oMath>
      <w:r w:rsidRPr="001578B0">
        <w:rPr>
          <w:rFonts w:ascii="Aptos" w:eastAsiaTheme="minorEastAsia" w:hAnsi="Aptos"/>
          <w:sz w:val="24"/>
          <w:szCs w:val="24"/>
        </w:rPr>
        <w:t xml:space="preserve"> is the control.</w:t>
      </w:r>
    </w:p>
    <w:p w14:paraId="6D26EBB0" w14:textId="39B761F0" w:rsidR="0055370C" w:rsidRPr="008F79D1" w:rsidRDefault="00CB4828" w:rsidP="001578B0">
      <w:pPr>
        <w:pStyle w:val="Heading3"/>
        <w:rPr>
          <w:rFonts w:eastAsiaTheme="minorEastAsia"/>
        </w:rPr>
      </w:pPr>
      <w:r w:rsidRPr="008F79D1">
        <w:rPr>
          <w:rFonts w:eastAsiaTheme="minorEastAsia"/>
        </w:rPr>
        <w:t xml:space="preserve">2.2.1. </w:t>
      </w:r>
      <w:r w:rsidR="0055370C" w:rsidRPr="008F79D1">
        <w:rPr>
          <w:rFonts w:eastAsiaTheme="minorEastAsia"/>
        </w:rPr>
        <w:t xml:space="preserve">Causal random forest </w:t>
      </w:r>
      <w:r w:rsidRPr="008F79D1">
        <w:rPr>
          <w:rFonts w:eastAsiaTheme="minorEastAsia"/>
        </w:rPr>
        <w:t>conditional average treatment effects (CATE)</w:t>
      </w:r>
    </w:p>
    <w:p w14:paraId="34C988D2" w14:textId="648BD025" w:rsidR="00F62B1B" w:rsidRPr="001578B0" w:rsidRDefault="002E5DA2" w:rsidP="00F62B1B">
      <w:pPr>
        <w:rPr>
          <w:rFonts w:ascii="Aptos" w:hAnsi="Aptos"/>
        </w:rPr>
      </w:pPr>
      <w:r w:rsidRPr="001578B0">
        <w:rPr>
          <w:rFonts w:ascii="Aptos" w:hAnsi="Aptos"/>
        </w:rPr>
        <w:t>We start from s</w:t>
      </w:r>
      <w:r w:rsidR="00F62B1B" w:rsidRPr="001578B0">
        <w:rPr>
          <w:rFonts w:ascii="Aptos" w:hAnsi="Aptos"/>
        </w:rPr>
        <w:t xml:space="preserve">tep 1 </w:t>
      </w:r>
      <w:r w:rsidRPr="001578B0">
        <w:rPr>
          <w:rFonts w:ascii="Aptos" w:hAnsi="Aptos"/>
        </w:rPr>
        <w:t>and</w:t>
      </w:r>
      <w:r w:rsidR="00F62B1B" w:rsidRPr="001578B0">
        <w:rPr>
          <w:rFonts w:ascii="Aptos" w:hAnsi="Aptos"/>
        </w:rPr>
        <w:t xml:space="preserve"> 2</w:t>
      </w:r>
      <w:r w:rsidRPr="001578B0">
        <w:rPr>
          <w:rFonts w:ascii="Aptos" w:hAnsi="Aptos"/>
        </w:rPr>
        <w:t xml:space="preserve"> in </w:t>
      </w:r>
      <w:r w:rsidR="00B90CED" w:rsidRPr="001578B0">
        <w:rPr>
          <w:rFonts w:ascii="Aptos" w:hAnsi="Aptos"/>
        </w:rPr>
        <w:t>the workflow (</w:t>
      </w:r>
      <w:r w:rsidRPr="001578B0">
        <w:rPr>
          <w:rFonts w:ascii="Aptos" w:hAnsi="Aptos"/>
        </w:rPr>
        <w:t>figure</w:t>
      </w:r>
      <w:r w:rsidR="00B90CED" w:rsidRPr="001578B0">
        <w:rPr>
          <w:rFonts w:ascii="Aptos" w:hAnsi="Aptos"/>
        </w:rPr>
        <w:t xml:space="preserve"> 3) in which we e</w:t>
      </w:r>
      <w:r w:rsidR="00F62B1B" w:rsidRPr="001578B0">
        <w:rPr>
          <w:rFonts w:ascii="Aptos" w:hAnsi="Aptos"/>
        </w:rPr>
        <w:t>stimate a yield crop response model using causal random forest model with augmented inverse weighted propensity score (AIWP).</w:t>
      </w:r>
    </w:p>
    <w:p w14:paraId="3292BF73" w14:textId="77777777" w:rsidR="00F62B1B" w:rsidRPr="001578B0" w:rsidRDefault="00F62B1B" w:rsidP="00F62B1B">
      <w:pPr>
        <w:rPr>
          <w:rFonts w:ascii="Aptos" w:eastAsiaTheme="minorEastAsia" w:hAnsi="Aptos"/>
          <w:sz w:val="24"/>
          <w:szCs w:val="24"/>
        </w:rPr>
      </w:pPr>
      <w:r w:rsidRPr="001578B0">
        <w:rPr>
          <w:rFonts w:ascii="Aptos" w:eastAsiaTheme="minorEastAsia" w:hAnsi="Aptos"/>
          <w:sz w:val="24"/>
          <w:szCs w:val="24"/>
        </w:rPr>
        <w:t>Unlike random forest models, causal random forests use honest splitting in which splitting is done on training sample and uses independent sample to estimate leaf means.  Causal random forests also allow orthogonalization for observational (survey) data using Inverse-Probability Weights predicted from probit model. Augmented Inverse-Probability Weighted Conditional Average Treatment Effect (AIPW-CATE) is given by</w:t>
      </w:r>
    </w:p>
    <w:p w14:paraId="42C76C7A" w14:textId="4404BEC5" w:rsidR="00F62B1B" w:rsidRPr="001578B0" w:rsidRDefault="00000000" w:rsidP="00F62B1B">
      <w:pPr>
        <w:rPr>
          <w:rFonts w:ascii="Aptos" w:eastAsiaTheme="minorEastAsia" w:hAnsi="Aptos"/>
          <w:sz w:val="24"/>
          <w:szCs w:val="24"/>
        </w:rPr>
      </w:pPr>
      <m:oMathPara>
        <m:oMathParaPr>
          <m:jc m:val="centerGroup"/>
        </m:oMathParaPr>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τ</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,1</m:t>
                  </m:r>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,0</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3</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741C369C" w14:textId="23579EA0" w:rsidR="004D52FB" w:rsidRDefault="00F62B1B" w:rsidP="00F62B1B">
      <w:pPr>
        <w:rPr>
          <w:rFonts w:ascii="Aptos" w:eastAsiaTheme="minorEastAsia" w:hAnsi="Aptos"/>
          <w:sz w:val="24"/>
          <w:szCs w:val="24"/>
        </w:rPr>
      </w:pPr>
      <w:r w:rsidRPr="001578B0">
        <w:rPr>
          <w:rFonts w:ascii="Aptos" w:eastAsiaTheme="minorEastAsia" w:hAnsi="Aptos"/>
          <w:sz w:val="24"/>
          <w:szCs w:val="24"/>
        </w:rPr>
        <w:t xml:space="preserve">Where </w:t>
      </w:r>
      <m:oMath>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oMath>
      <w:r w:rsidRPr="001578B0">
        <w:rPr>
          <w:rFonts w:ascii="Aptos" w:eastAsiaTheme="minorEastAsia" w:hAnsi="Aptos"/>
          <w:sz w:val="24"/>
          <w:szCs w:val="24"/>
        </w:rPr>
        <w:t xml:space="preserve"> are treatment assignment probabilities. In all the specifications, we control for all confounders including variety type, date of sowing, fertilizer applied, soil quality variables </w:t>
      </w:r>
      <w:r w:rsidR="00E85FA8" w:rsidRPr="001578B0">
        <w:rPr>
          <w:rFonts w:ascii="Aptos" w:eastAsiaTheme="minorEastAsia" w:hAnsi="Aptos"/>
          <w:sz w:val="24"/>
          <w:szCs w:val="24"/>
        </w:rPr>
        <w:t>(</w:t>
      </w:r>
      <w:r w:rsidRPr="001578B0">
        <w:rPr>
          <w:rFonts w:ascii="Aptos" w:eastAsiaTheme="minorEastAsia" w:hAnsi="Aptos"/>
          <w:sz w:val="24"/>
          <w:szCs w:val="24"/>
        </w:rPr>
        <w:t>including soil nitrogen</w:t>
      </w:r>
      <w:r w:rsidR="00E85FA8" w:rsidRPr="001578B0">
        <w:rPr>
          <w:rFonts w:ascii="Aptos" w:eastAsiaTheme="minorEastAsia" w:hAnsi="Aptos"/>
          <w:sz w:val="24"/>
          <w:szCs w:val="24"/>
        </w:rPr>
        <w:t xml:space="preserve"> and pH)</w:t>
      </w:r>
      <w:r w:rsidRPr="001578B0">
        <w:rPr>
          <w:rFonts w:ascii="Aptos" w:eastAsiaTheme="minorEastAsia" w:hAnsi="Aptos"/>
          <w:sz w:val="24"/>
          <w:szCs w:val="24"/>
        </w:rPr>
        <w:t>, precipitation, temperature,</w:t>
      </w:r>
      <w:r w:rsidR="00E85FA8" w:rsidRPr="001578B0">
        <w:rPr>
          <w:rFonts w:ascii="Aptos" w:eastAsiaTheme="minorEastAsia" w:hAnsi="Aptos"/>
          <w:sz w:val="24"/>
          <w:szCs w:val="24"/>
        </w:rPr>
        <w:t xml:space="preserve"> </w:t>
      </w:r>
      <w:r w:rsidRPr="001578B0">
        <w:rPr>
          <w:rFonts w:ascii="Aptos" w:eastAsiaTheme="minorEastAsia" w:hAnsi="Aptos"/>
          <w:sz w:val="24"/>
          <w:szCs w:val="24"/>
        </w:rPr>
        <w:t>farm size</w:t>
      </w:r>
      <w:r w:rsidR="00E85FA8" w:rsidRPr="001578B0">
        <w:rPr>
          <w:rFonts w:ascii="Aptos" w:eastAsiaTheme="minorEastAsia" w:hAnsi="Aptos"/>
          <w:sz w:val="24"/>
          <w:szCs w:val="24"/>
        </w:rPr>
        <w:t xml:space="preserve">, </w:t>
      </w:r>
      <w:r w:rsidR="00F45794" w:rsidRPr="001578B0">
        <w:rPr>
          <w:rFonts w:ascii="Aptos" w:eastAsiaTheme="minorEastAsia" w:hAnsi="Aptos"/>
          <w:sz w:val="24"/>
          <w:szCs w:val="24"/>
        </w:rPr>
        <w:t>latitude and longitude</w:t>
      </w:r>
      <w:r w:rsidRPr="001578B0">
        <w:rPr>
          <w:rFonts w:ascii="Aptos" w:eastAsiaTheme="minorEastAsia" w:hAnsi="Aptos"/>
          <w:sz w:val="24"/>
          <w:szCs w:val="24"/>
        </w:rPr>
        <w:t>.</w:t>
      </w:r>
      <w:r w:rsidR="00F45794" w:rsidRPr="001578B0">
        <w:rPr>
          <w:rFonts w:ascii="Aptos" w:eastAsiaTheme="minorEastAsia" w:hAnsi="Aptos"/>
          <w:sz w:val="24"/>
          <w:szCs w:val="24"/>
        </w:rPr>
        <w:t xml:space="preserve"> We include </w:t>
      </w:r>
      <w:proofErr w:type="spellStart"/>
      <w:r w:rsidR="00F45794" w:rsidRPr="001578B0">
        <w:rPr>
          <w:rFonts w:ascii="Aptos" w:eastAsiaTheme="minorEastAsia" w:hAnsi="Aptos"/>
          <w:sz w:val="24"/>
          <w:szCs w:val="24"/>
        </w:rPr>
        <w:t>latititude</w:t>
      </w:r>
      <w:proofErr w:type="spellEnd"/>
      <w:r w:rsidR="00F45794" w:rsidRPr="001578B0">
        <w:rPr>
          <w:rFonts w:ascii="Aptos" w:eastAsiaTheme="minorEastAsia" w:hAnsi="Aptos"/>
          <w:sz w:val="24"/>
          <w:szCs w:val="24"/>
        </w:rPr>
        <w:t xml:space="preserve"> and longitude in the specifications </w:t>
      </w:r>
      <w:r w:rsidR="00311266" w:rsidRPr="001578B0">
        <w:rPr>
          <w:rFonts w:ascii="Aptos" w:eastAsiaTheme="minorEastAsia" w:hAnsi="Aptos"/>
          <w:sz w:val="24"/>
          <w:szCs w:val="24"/>
        </w:rPr>
        <w:t xml:space="preserve">following prior studies that suggested that </w:t>
      </w:r>
      <w:r w:rsidR="006F7DCA" w:rsidRPr="001578B0">
        <w:rPr>
          <w:rFonts w:ascii="Aptos" w:eastAsiaTheme="minorEastAsia" w:hAnsi="Aptos"/>
          <w:sz w:val="24"/>
          <w:szCs w:val="24"/>
        </w:rPr>
        <w:t xml:space="preserve">this </w:t>
      </w:r>
      <w:proofErr w:type="gramStart"/>
      <w:r w:rsidR="006F7DCA" w:rsidRPr="001578B0">
        <w:rPr>
          <w:rFonts w:ascii="Aptos" w:eastAsiaTheme="minorEastAsia" w:hAnsi="Aptos"/>
          <w:sz w:val="24"/>
          <w:szCs w:val="24"/>
        </w:rPr>
        <w:t>takes into account</w:t>
      </w:r>
      <w:proofErr w:type="gramEnd"/>
      <w:r w:rsidR="006F7DCA" w:rsidRPr="001578B0">
        <w:rPr>
          <w:rFonts w:ascii="Aptos" w:eastAsiaTheme="minorEastAsia" w:hAnsi="Aptos"/>
          <w:sz w:val="24"/>
          <w:szCs w:val="24"/>
        </w:rPr>
        <w:t xml:space="preserve"> uncontrolled spatial factors</w:t>
      </w:r>
      <w:r w:rsidR="00311266" w:rsidRPr="001578B0">
        <w:rPr>
          <w:rFonts w:ascii="Aptos" w:eastAsiaTheme="minorEastAsia" w:hAnsi="Aptos"/>
          <w:sz w:val="24"/>
          <w:szCs w:val="24"/>
        </w:rPr>
        <w:t xml:space="preserve"> (Dienes et al</w:t>
      </w:r>
      <w:r w:rsidR="006F7DCA" w:rsidRPr="001578B0">
        <w:rPr>
          <w:rFonts w:ascii="Aptos" w:eastAsiaTheme="minorEastAsia" w:hAnsi="Aptos"/>
          <w:sz w:val="24"/>
          <w:szCs w:val="24"/>
        </w:rPr>
        <w:t xml:space="preserve"> 202</w:t>
      </w:r>
      <w:r w:rsidR="00176F5D" w:rsidRPr="001578B0">
        <w:rPr>
          <w:rFonts w:ascii="Aptos" w:eastAsiaTheme="minorEastAsia" w:hAnsi="Aptos"/>
          <w:sz w:val="24"/>
          <w:szCs w:val="24"/>
        </w:rPr>
        <w:t>2</w:t>
      </w:r>
      <w:r w:rsidR="006F7DCA" w:rsidRPr="001578B0">
        <w:rPr>
          <w:rFonts w:ascii="Aptos" w:eastAsiaTheme="minorEastAsia" w:hAnsi="Aptos"/>
          <w:sz w:val="24"/>
          <w:szCs w:val="24"/>
        </w:rPr>
        <w:t xml:space="preserve">). </w:t>
      </w:r>
      <w:r w:rsidR="00B57933">
        <w:rPr>
          <w:rFonts w:ascii="Aptos" w:eastAsiaTheme="minorEastAsia" w:hAnsi="Aptos"/>
          <w:sz w:val="24"/>
          <w:szCs w:val="24"/>
        </w:rPr>
        <w:t xml:space="preserve">The estimation is implemented using the </w:t>
      </w:r>
      <w:proofErr w:type="spellStart"/>
      <w:r w:rsidR="00B57933" w:rsidRPr="00826A2A">
        <w:rPr>
          <w:rFonts w:ascii="Aptos" w:eastAsiaTheme="minorEastAsia" w:hAnsi="Aptos"/>
          <w:i/>
          <w:iCs/>
          <w:sz w:val="24"/>
          <w:szCs w:val="24"/>
        </w:rPr>
        <w:t>grf</w:t>
      </w:r>
      <w:proofErr w:type="spellEnd"/>
      <w:r w:rsidR="00B57933">
        <w:rPr>
          <w:rFonts w:ascii="Aptos" w:eastAsiaTheme="minorEastAsia" w:hAnsi="Aptos"/>
          <w:sz w:val="24"/>
          <w:szCs w:val="24"/>
        </w:rPr>
        <w:t xml:space="preserve"> package </w:t>
      </w:r>
      <w:r w:rsidR="00CE3EF5">
        <w:rPr>
          <w:rFonts w:ascii="Aptos" w:eastAsiaTheme="minorEastAsia" w:hAnsi="Aptos"/>
          <w:sz w:val="24"/>
          <w:szCs w:val="24"/>
        </w:rPr>
        <w:t>(Athey et al 2019).</w:t>
      </w:r>
    </w:p>
    <w:p w14:paraId="5223272F" w14:textId="0FED5DE0" w:rsidR="00FD0E68" w:rsidRPr="001578B0" w:rsidRDefault="00FD0E68" w:rsidP="00F62B1B">
      <w:pPr>
        <w:rPr>
          <w:rFonts w:ascii="Aptos" w:eastAsiaTheme="minorEastAsia" w:hAnsi="Aptos"/>
          <w:sz w:val="24"/>
          <w:szCs w:val="24"/>
        </w:rPr>
      </w:pPr>
      <w:r>
        <w:rPr>
          <w:rFonts w:ascii="Aptos" w:eastAsiaTheme="minorEastAsia" w:hAnsi="Aptos"/>
          <w:sz w:val="24"/>
          <w:szCs w:val="24"/>
        </w:rPr>
        <w:t xml:space="preserve">To evaluate </w:t>
      </w:r>
      <w:r w:rsidR="00627BFB">
        <w:rPr>
          <w:rFonts w:ascii="Aptos" w:eastAsiaTheme="minorEastAsia" w:hAnsi="Aptos"/>
          <w:sz w:val="24"/>
          <w:szCs w:val="24"/>
        </w:rPr>
        <w:t xml:space="preserve">if the specification of the causal random forest is correct for mean and heterogeneous predictions, we </w:t>
      </w:r>
      <w:r w:rsidR="009741A2">
        <w:rPr>
          <w:rFonts w:ascii="Aptos" w:eastAsiaTheme="minorEastAsia" w:hAnsi="Aptos"/>
          <w:sz w:val="24"/>
          <w:szCs w:val="24"/>
        </w:rPr>
        <w:t>computed the calibration test reported in appendix Table A2. Both for mean and heterogeneous treatment, the calibration estimates are close to 1 and significant</w:t>
      </w:r>
      <w:r w:rsidR="00DF504D">
        <w:rPr>
          <w:rFonts w:ascii="Aptos" w:eastAsiaTheme="minorEastAsia" w:hAnsi="Aptos"/>
          <w:sz w:val="24"/>
          <w:szCs w:val="24"/>
        </w:rPr>
        <w:t xml:space="preserve"> which gives us confidence in the causal random forest results. </w:t>
      </w:r>
    </w:p>
    <w:p w14:paraId="77996C05" w14:textId="63D13C3D" w:rsidR="00F62B1B" w:rsidRPr="008F79D1" w:rsidRDefault="00CB4828" w:rsidP="001578B0">
      <w:pPr>
        <w:pStyle w:val="Heading3"/>
        <w:rPr>
          <w:rFonts w:eastAsiaTheme="minorEastAsia"/>
        </w:rPr>
      </w:pPr>
      <w:r w:rsidRPr="008F79D1">
        <w:rPr>
          <w:rFonts w:eastAsiaTheme="minorEastAsia"/>
        </w:rPr>
        <w:t xml:space="preserve">2.2.2. </w:t>
      </w:r>
      <w:r w:rsidR="0055370C" w:rsidRPr="008F79D1">
        <w:rPr>
          <w:rFonts w:eastAsiaTheme="minorEastAsia"/>
        </w:rPr>
        <w:t>Policy estimation and evaluation</w:t>
      </w:r>
      <w:r w:rsidR="00F62B1B" w:rsidRPr="008F79D1">
        <w:rPr>
          <w:rFonts w:eastAsiaTheme="minorEastAsia"/>
        </w:rPr>
        <w:t xml:space="preserve"> </w:t>
      </w:r>
    </w:p>
    <w:p w14:paraId="363D45EA" w14:textId="2E8F644A" w:rsidR="00F62B1B" w:rsidRPr="001578B0" w:rsidRDefault="005E5F5A" w:rsidP="00F62B1B">
      <w:pPr>
        <w:rPr>
          <w:rFonts w:ascii="Aptos" w:eastAsiaTheme="minorEastAsia" w:hAnsi="Aptos"/>
          <w:sz w:val="24"/>
          <w:szCs w:val="24"/>
        </w:rPr>
      </w:pPr>
      <w:r w:rsidRPr="001578B0">
        <w:rPr>
          <w:rFonts w:ascii="Aptos" w:eastAsiaTheme="minorEastAsia" w:hAnsi="Aptos"/>
          <w:sz w:val="24"/>
          <w:szCs w:val="24"/>
        </w:rPr>
        <w:t xml:space="preserve">After getting the CATEs, we focus on who should be assigned </w:t>
      </w:r>
      <w:r w:rsidR="009C67F2" w:rsidRPr="001578B0">
        <w:rPr>
          <w:rFonts w:ascii="Aptos" w:eastAsiaTheme="minorEastAsia" w:hAnsi="Aptos"/>
          <w:sz w:val="24"/>
          <w:szCs w:val="24"/>
        </w:rPr>
        <w:t xml:space="preserve">to which treatment. </w:t>
      </w:r>
      <w:r w:rsidR="00565356" w:rsidRPr="001578B0">
        <w:rPr>
          <w:rFonts w:ascii="Aptos" w:eastAsiaTheme="minorEastAsia" w:hAnsi="Aptos"/>
          <w:sz w:val="24"/>
          <w:szCs w:val="24"/>
        </w:rPr>
        <w:t xml:space="preserve">We </w:t>
      </w:r>
      <w:r w:rsidR="00CC7226" w:rsidRPr="001578B0">
        <w:rPr>
          <w:rFonts w:ascii="Aptos" w:eastAsiaTheme="minorEastAsia" w:hAnsi="Aptos"/>
          <w:sz w:val="24"/>
          <w:szCs w:val="24"/>
        </w:rPr>
        <w:t>conduct policy estimation and evaluation by using doubly</w:t>
      </w:r>
      <w:r w:rsidR="00F62B1B" w:rsidRPr="001578B0">
        <w:rPr>
          <w:rFonts w:ascii="Aptos" w:eastAsiaTheme="minorEastAsia" w:hAnsi="Aptos"/>
          <w:sz w:val="24"/>
          <w:szCs w:val="24"/>
        </w:rPr>
        <w:t xml:space="preserve"> robust scores</w:t>
      </w:r>
      <w:r w:rsidR="00CC7226" w:rsidRPr="001578B0">
        <w:rPr>
          <w:rFonts w:ascii="Aptos" w:eastAsiaTheme="minorEastAsia" w:hAnsi="Aptos"/>
          <w:sz w:val="24"/>
          <w:szCs w:val="24"/>
        </w:rPr>
        <w:t xml:space="preserve"> in steps 3 and 4 in the workflow (figure </w:t>
      </w:r>
      <w:r w:rsidR="00040240" w:rsidRPr="001578B0">
        <w:rPr>
          <w:rFonts w:ascii="Aptos" w:eastAsiaTheme="minorEastAsia" w:hAnsi="Aptos"/>
          <w:sz w:val="24"/>
          <w:szCs w:val="24"/>
        </w:rPr>
        <w:t>3)</w:t>
      </w:r>
      <w:r w:rsidR="00CC7226" w:rsidRPr="001578B0">
        <w:rPr>
          <w:rFonts w:ascii="Aptos" w:eastAsiaTheme="minorEastAsia" w:hAnsi="Aptos"/>
          <w:sz w:val="24"/>
          <w:szCs w:val="24"/>
        </w:rPr>
        <w:t xml:space="preserve">. </w:t>
      </w:r>
      <w:r w:rsidR="00F62B1B" w:rsidRPr="001578B0">
        <w:rPr>
          <w:rFonts w:ascii="Aptos" w:eastAsiaTheme="minorEastAsia" w:hAnsi="Aptos"/>
          <w:sz w:val="24"/>
          <w:szCs w:val="24"/>
        </w:rPr>
        <w:t xml:space="preserve">If our goal is to get the highest yields or profits for the individual farmer, then we can define a utilitarian value of the policy </w:t>
      </w:r>
      <m:oMath>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X</m:t>
        </m:r>
        <m:r>
          <m:rPr>
            <m:sty m:val="p"/>
          </m:rPr>
          <w:rPr>
            <w:rFonts w:ascii="Cambria Math" w:eastAsiaTheme="minorEastAsia" w:hAnsi="Cambria Math"/>
            <w:sz w:val="24"/>
            <w:szCs w:val="24"/>
          </w:rPr>
          <m:t>→</m:t>
        </m:r>
        <m:r>
          <w:rPr>
            <w:rFonts w:ascii="Cambria Math" w:eastAsiaTheme="minorEastAsia" w:hAnsi="Cambria Math"/>
            <w:sz w:val="24"/>
            <w:szCs w:val="24"/>
          </w:rPr>
          <m:t>W</m:t>
        </m:r>
      </m:oMath>
    </w:p>
    <w:p w14:paraId="67AFEFC8" w14:textId="2BBEAF5F" w:rsidR="00F62B1B" w:rsidRPr="001578B0" w:rsidRDefault="00F62B1B" w:rsidP="00F62B1B">
      <w:pPr>
        <w:rPr>
          <w:rFonts w:ascii="Aptos" w:eastAsiaTheme="minorEastAsia" w:hAnsi="Aptos"/>
          <w:i/>
          <w:iCs/>
          <w:sz w:val="24"/>
          <w:szCs w:val="24"/>
        </w:rPr>
      </w:pPr>
      <m:oMathPara>
        <m:oMath>
          <m:r>
            <w:rPr>
              <w:rFonts w:ascii="Cambria Math" w:eastAsiaTheme="minorEastAsia" w:hAnsi="Cambria Math"/>
              <w:sz w:val="24"/>
              <w:szCs w:val="24"/>
            </w:rPr>
            <m:t>V</m:t>
          </m:r>
          <m:d>
            <m:dPr>
              <m:ctrlPr>
                <w:rPr>
                  <w:rFonts w:ascii="Cambria Math" w:eastAsiaTheme="minorEastAsia" w:hAnsi="Cambria Math"/>
                  <w:i/>
                  <w:iCs/>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=E</m:t>
          </m:r>
          <m:d>
            <m:dPr>
              <m:begChr m:val="["/>
              <m:endChr m:val="]"/>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i/>
                      <w:iCs/>
                      <w:sz w:val="24"/>
                      <w:szCs w:val="24"/>
                    </w:rPr>
                  </m:ctrlPr>
                </m:dPr>
                <m:e>
                  <m:r>
                    <w:rPr>
                      <w:rFonts w:ascii="Cambria Math" w:eastAsiaTheme="minorEastAsia" w:hAnsi="Cambria Math"/>
                      <w:sz w:val="24"/>
                      <w:szCs w:val="24"/>
                    </w:rPr>
                    <m:t>π</m:t>
                  </m:r>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e>
          </m:d>
          <m:r>
            <w:rPr>
              <w:rFonts w:ascii="Cambria Math" w:eastAsiaTheme="minorEastAsia" w:hAnsi="Cambria Math"/>
              <w:sz w:val="24"/>
              <w:szCs w:val="24"/>
            </w:rPr>
            <m:t xml:space="preserve">                                (</m:t>
          </m:r>
          <m:r>
            <w:rPr>
              <w:rFonts w:ascii="Cambria Math" w:eastAsiaTheme="minorEastAsia" w:hAnsi="Cambria Math"/>
              <w:i/>
              <w:iCs/>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iCs/>
              <w:sz w:val="24"/>
              <w:szCs w:val="24"/>
            </w:rPr>
            <w:fldChar w:fldCharType="separate"/>
          </m:r>
          <m:r>
            <m:rPr>
              <m:sty m:val="p"/>
            </m:rPr>
            <w:rPr>
              <w:rFonts w:ascii="Cambria Math" w:eastAsiaTheme="minorEastAsia" w:hAnsi="Cambria Math"/>
              <w:noProof/>
              <w:sz w:val="24"/>
              <w:szCs w:val="24"/>
            </w:rPr>
            <m:t>4</m:t>
          </m:r>
          <m:r>
            <w:rPr>
              <w:rFonts w:ascii="Cambria Math" w:eastAsiaTheme="minorEastAsia" w:hAnsi="Cambria Math"/>
              <w:i/>
              <w:iCs/>
              <w:sz w:val="24"/>
              <w:szCs w:val="24"/>
            </w:rPr>
            <w:fldChar w:fldCharType="end"/>
          </m:r>
          <m:r>
            <w:rPr>
              <w:rFonts w:ascii="Cambria Math" w:eastAsiaTheme="minorEastAsia" w:hAnsi="Cambria Math"/>
              <w:sz w:val="24"/>
              <w:szCs w:val="24"/>
            </w:rPr>
            <m:t>)</m:t>
          </m:r>
        </m:oMath>
      </m:oMathPara>
    </w:p>
    <w:p w14:paraId="638EBA53" w14:textId="7DE66338" w:rsidR="00F62B1B" w:rsidRPr="001578B0" w:rsidRDefault="00F62B1B" w:rsidP="00F62B1B">
      <w:pPr>
        <w:rPr>
          <w:rFonts w:ascii="Aptos" w:eastAsiaTheme="minorEastAsia" w:hAnsi="Aptos"/>
          <w:sz w:val="24"/>
          <w:szCs w:val="24"/>
        </w:rPr>
      </w:pPr>
      <m:oMathPara>
        <m:oMath>
          <m:r>
            <w:rPr>
              <w:rFonts w:ascii="Cambria Math" w:eastAsiaTheme="minorEastAsia" w:hAnsi="Cambria Math"/>
              <w:sz w:val="24"/>
              <w:szCs w:val="24"/>
            </w:rPr>
            <m:t>V</m:t>
          </m:r>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E</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π</m:t>
              </m:r>
              <m:d>
                <m:dPr>
                  <m:ctrlPr>
                    <w:rPr>
                      <w:rFonts w:ascii="Cambria Math" w:eastAsiaTheme="minorEastAsia" w:hAnsi="Cambria Math"/>
                      <w:sz w:val="24"/>
                      <w:szCs w:val="24"/>
                    </w:rPr>
                  </m:ctrlPr>
                </m:dPr>
                <m:e>
                  <m:r>
                    <w:rPr>
                      <w:rFonts w:ascii="Cambria Math" w:eastAsiaTheme="minorEastAsia" w:hAnsi="Cambria Math"/>
                      <w:sz w:val="24"/>
                      <w:szCs w:val="24"/>
                    </w:rPr>
                    <m:t>X</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5</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758EE6DA" w14:textId="77777777" w:rsidR="00F62B1B" w:rsidRPr="001578B0" w:rsidRDefault="00F62B1B" w:rsidP="00F62B1B">
      <w:pPr>
        <w:rPr>
          <w:rFonts w:ascii="Aptos" w:eastAsiaTheme="minorEastAsia" w:hAnsi="Aptos"/>
          <w:sz w:val="24"/>
          <w:szCs w:val="24"/>
        </w:rPr>
      </w:pPr>
      <w:r w:rsidRPr="001578B0">
        <w:rPr>
          <w:rFonts w:ascii="Aptos" w:eastAsiaTheme="minorEastAsia" w:hAnsi="Aptos"/>
          <w:sz w:val="24"/>
          <w:szCs w:val="24"/>
        </w:rPr>
        <w:t xml:space="preserve">The type of loss function to use when deciding who should get the treatment </w:t>
      </w:r>
      <w:proofErr w:type="gramStart"/>
      <w:r w:rsidRPr="001578B0">
        <w:rPr>
          <w:rFonts w:ascii="Aptos" w:eastAsiaTheme="minorEastAsia" w:hAnsi="Aptos"/>
          <w:sz w:val="24"/>
          <w:szCs w:val="24"/>
        </w:rPr>
        <w:t>on the basis of</w:t>
      </w:r>
      <w:proofErr w:type="gramEnd"/>
      <w:r w:rsidRPr="001578B0">
        <w:rPr>
          <w:rFonts w:ascii="Aptos" w:eastAsiaTheme="minorEastAsia" w:hAnsi="Aptos"/>
          <w:sz w:val="24"/>
          <w:szCs w:val="24"/>
        </w:rPr>
        <w:t xml:space="preserve"> this value can be through threshold target (e.g., if </w:t>
      </w:r>
      <m:oMath>
        <m:r>
          <w:rPr>
            <w:rFonts w:ascii="Cambria Math" w:eastAsiaTheme="minorEastAsia" w:hAnsi="Cambria Math"/>
            <w:sz w:val="24"/>
            <w:szCs w:val="24"/>
          </w:rPr>
          <m:t>τ</m:t>
        </m:r>
        <m:r>
          <m:rPr>
            <m:sty m:val="p"/>
          </m:rPr>
          <w:rPr>
            <w:rFonts w:ascii="Cambria Math" w:eastAsiaTheme="minorEastAsia" w:hAnsi="Cambria Math"/>
            <w:sz w:val="24"/>
            <w:szCs w:val="24"/>
          </w:rPr>
          <m:t>&gt;</m:t>
        </m:r>
        <m:r>
          <w:rPr>
            <w:rFonts w:ascii="Cambria Math" w:eastAsiaTheme="minorEastAsia" w:hAnsi="Cambria Math"/>
            <w:sz w:val="24"/>
            <w:szCs w:val="24"/>
          </w:rPr>
          <m:t>c</m:t>
        </m:r>
      </m:oMath>
      <w:r w:rsidRPr="001578B0">
        <w:rPr>
          <w:rFonts w:ascii="Aptos" w:eastAsiaTheme="minorEastAsia" w:hAnsi="Aptos"/>
          <w:sz w:val="24"/>
          <w:szCs w:val="24"/>
        </w:rPr>
        <w:t xml:space="preserve">, where </w:t>
      </w:r>
      <m:oMath>
        <m:r>
          <m:rPr>
            <m:sty m:val="p"/>
          </m:rPr>
          <w:rPr>
            <w:rFonts w:ascii="Cambria Math" w:eastAsiaTheme="minorEastAsia" w:hAnsi="Cambria Math"/>
            <w:sz w:val="24"/>
            <w:szCs w:val="24"/>
          </w:rPr>
          <m:t xml:space="preserve"> </m:t>
        </m:r>
        <m:r>
          <w:rPr>
            <w:rFonts w:ascii="Cambria Math" w:eastAsiaTheme="minorEastAsia" w:hAnsi="Cambria Math"/>
            <w:sz w:val="24"/>
            <w:szCs w:val="24"/>
          </w:rPr>
          <m:t>c</m:t>
        </m:r>
      </m:oMath>
      <w:r w:rsidRPr="001578B0">
        <w:rPr>
          <w:rFonts w:ascii="Aptos" w:eastAsiaTheme="minorEastAsia" w:hAnsi="Aptos"/>
          <w:sz w:val="24"/>
          <w:szCs w:val="24"/>
        </w:rPr>
        <w:t xml:space="preserve"> is some threshold which can represent cost of delivery), inverse propensity score weighting loss function (Kitagawa and Tetenov 2018) or a doubly robust value estimator (Athey and Wager 2021). </w:t>
      </w:r>
    </w:p>
    <w:p w14:paraId="063B3E32" w14:textId="77777777" w:rsidR="00F62B1B" w:rsidRPr="001578B0" w:rsidRDefault="00F62B1B" w:rsidP="00F62B1B">
      <w:pPr>
        <w:rPr>
          <w:rFonts w:ascii="Aptos" w:eastAsiaTheme="minorEastAsia" w:hAnsi="Aptos"/>
          <w:sz w:val="24"/>
          <w:szCs w:val="24"/>
        </w:rPr>
      </w:pPr>
      <w:r w:rsidRPr="001578B0">
        <w:rPr>
          <w:rFonts w:ascii="Aptos" w:eastAsiaTheme="minorEastAsia" w:hAnsi="Aptos"/>
          <w:sz w:val="24"/>
          <w:szCs w:val="24"/>
        </w:rPr>
        <w:t xml:space="preserve">In observational data settings, doubly robust value estimator (Athey and Wager (2021) has been documented to be effective for generating personalized recommendations. We </w:t>
      </w:r>
      <w:r w:rsidRPr="001578B0">
        <w:rPr>
          <w:rFonts w:ascii="Aptos" w:eastAsiaTheme="minorEastAsia" w:hAnsi="Aptos"/>
          <w:sz w:val="24"/>
          <w:szCs w:val="24"/>
        </w:rPr>
        <w:lastRenderedPageBreak/>
        <w:t>present next the derivation of policy function based on this method. The goal is to choose a policy that maximizes the value function</w:t>
      </w:r>
    </w:p>
    <w:p w14:paraId="29CDC787" w14:textId="1E6433E0" w:rsidR="00F62B1B" w:rsidRPr="001578B0" w:rsidRDefault="00000000" w:rsidP="00F62B1B">
      <w:pPr>
        <w:rPr>
          <w:rFonts w:ascii="Aptos" w:eastAsiaTheme="minorEastAsia" w:hAnsi="Aptos"/>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π</m:t>
              </m:r>
            </m:e>
          </m:acc>
          <m:r>
            <m:rPr>
              <m:sty m:val="p"/>
            </m:rPr>
            <w:rPr>
              <w:rFonts w:ascii="Cambria Math" w:eastAsiaTheme="minorEastAsia" w:hAnsi="Cambria Math"/>
              <w:sz w:val="24"/>
              <w:szCs w:val="24"/>
            </w:rPr>
            <m:t>=</m:t>
          </m:r>
          <m:r>
            <w:rPr>
              <w:rFonts w:ascii="Cambria Math" w:eastAsiaTheme="minorEastAsia" w:hAnsi="Cambria Math"/>
              <w:sz w:val="24"/>
              <w:szCs w:val="24"/>
            </w:rPr>
            <m:t>argmax</m:t>
          </m:r>
          <m:r>
            <m:rPr>
              <m:sty m:val="p"/>
            </m:rPr>
            <w:rPr>
              <w:rFonts w:ascii="Cambria Math" w:eastAsiaTheme="minorEastAsia" w:hAnsi="Cambria Math"/>
              <w:sz w:val="24"/>
              <w:szCs w:val="24"/>
            </w:rPr>
            <m:t xml:space="preserve"> </m:t>
          </m:r>
          <m:d>
            <m:dPr>
              <m:begChr m:val="{"/>
              <m:endChr m:val="}"/>
              <m:ctrlPr>
                <w:rPr>
                  <w:rFonts w:ascii="Cambria Math" w:eastAsiaTheme="minorEastAsia" w:hAnsi="Cambria Math"/>
                  <w:sz w:val="24"/>
                  <w:szCs w:val="24"/>
                </w:rPr>
              </m:ctrlPr>
            </m:dPr>
            <m:e>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Π</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6</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566C44D5" w14:textId="2A80E8F1" w:rsidR="00F62B1B" w:rsidRPr="001578B0" w:rsidRDefault="00000000" w:rsidP="00F62B1B">
      <w:pPr>
        <w:rPr>
          <w:rFonts w:ascii="Aptos" w:eastAsiaTheme="minorEastAsia" w:hAnsi="Aptos"/>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ctrlPr>
                <w:rPr>
                  <w:rFonts w:ascii="Cambria Math" w:eastAsiaTheme="minorEastAsia" w:hAnsi="Cambria Math"/>
                  <w:sz w:val="24"/>
                  <w:szCs w:val="24"/>
                </w:rPr>
              </m:ctrlPr>
            </m:naryPr>
            <m:sub>
              <m:r>
                <w:rPr>
                  <w:rFonts w:ascii="Cambria Math" w:eastAsiaTheme="minorEastAsia" w:hAnsi="Cambria Math"/>
                  <w:sz w:val="24"/>
                  <w:szCs w:val="24"/>
                </w:rPr>
                <m:t>i</m:t>
              </m:r>
              <m:r>
                <m:rPr>
                  <m:sty m:val="p"/>
                </m:rPr>
                <w:rPr>
                  <w:rFonts w:ascii="Cambria Math" w:eastAsiaTheme="minorEastAsia" w:hAnsi="Cambria Math"/>
                  <w:sz w:val="24"/>
                  <w:szCs w:val="24"/>
                </w:rPr>
                <m:t>=1</m:t>
              </m:r>
            </m:sub>
            <m:sup>
              <m:r>
                <w:rPr>
                  <w:rFonts w:ascii="Cambria Math" w:eastAsiaTheme="minorEastAsia" w:hAnsi="Cambria Math"/>
                  <w:sz w:val="24"/>
                  <w:szCs w:val="24"/>
                </w:rPr>
                <m:t>n</m:t>
              </m:r>
            </m:sup>
            <m:e>
              <m:d>
                <m:dPr>
                  <m:ctrlPr>
                    <w:rPr>
                      <w:rFonts w:ascii="Cambria Math" w:eastAsiaTheme="minorEastAsia" w:hAnsi="Cambria Math"/>
                      <w:sz w:val="24"/>
                      <w:szCs w:val="24"/>
                    </w:rPr>
                  </m:ctrlPr>
                </m:dPr>
                <m:e>
                  <m:r>
                    <m:rPr>
                      <m:sty m:val="p"/>
                    </m:rPr>
                    <w:rPr>
                      <w:rFonts w:ascii="Cambria Math" w:eastAsiaTheme="minorEastAsia" w:hAnsi="Cambria Math"/>
                      <w:sz w:val="24"/>
                      <w:szCs w:val="24"/>
                    </w:rPr>
                    <m:t>2</m:t>
                  </m:r>
                  <m:r>
                    <w:rPr>
                      <w:rFonts w:ascii="Cambria Math" w:eastAsiaTheme="minorEastAsia" w:hAnsi="Cambria Math"/>
                      <w:sz w:val="24"/>
                      <w:szCs w:val="24"/>
                    </w:rPr>
                    <m:t>π</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-1</m:t>
                  </m:r>
                </m:e>
              </m:d>
            </m:e>
          </m:nary>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7</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12998177" w14:textId="0227044D" w:rsidR="00F62B1B" w:rsidRPr="001578B0" w:rsidRDefault="00000000" w:rsidP="00F62B1B">
      <w:pPr>
        <w:rPr>
          <w:rFonts w:ascii="Aptos" w:eastAsiaTheme="minorEastAsia" w:hAnsi="Aptos"/>
          <w:sz w:val="24"/>
          <w:szCs w:val="24"/>
        </w:rPr>
      </w:pPr>
      <m:oMathPara>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0</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μ</m:t>
                  </m:r>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o</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8</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675EBA98" w14:textId="0645830C" w:rsidR="003D642F" w:rsidRPr="001578B0" w:rsidRDefault="00F010D7" w:rsidP="00DA23E5">
      <w:pPr>
        <w:rPr>
          <w:rFonts w:ascii="Aptos" w:eastAsiaTheme="minorEastAsia" w:hAnsi="Aptos"/>
          <w:sz w:val="24"/>
          <w:szCs w:val="24"/>
        </w:rPr>
      </w:pPr>
      <w:r w:rsidRPr="001578B0">
        <w:rPr>
          <w:rFonts w:ascii="Aptos" w:eastAsiaTheme="minorEastAsia" w:hAnsi="Aptos"/>
          <w:sz w:val="24"/>
          <w:szCs w:val="24"/>
        </w:rPr>
        <w:t xml:space="preserve">To evaluate the effectiveness of the targeting policy, we </w:t>
      </w:r>
      <w:r w:rsidR="0011096B" w:rsidRPr="001578B0">
        <w:rPr>
          <w:rFonts w:ascii="Aptos" w:eastAsiaTheme="minorEastAsia" w:hAnsi="Aptos"/>
          <w:sz w:val="24"/>
          <w:szCs w:val="24"/>
        </w:rPr>
        <w:t>follow the procedure outlined by Athey et al (2024</w:t>
      </w:r>
      <w:ins w:id="89" w:author="MKONDIWA, Maxwell (CIMMYT-India)" w:date="2024-07-23T15:06:00Z" w16du:dateUtc="2024-07-23T09:36:00Z">
        <w:r w:rsidR="002E17EC">
          <w:rPr>
            <w:rFonts w:ascii="Aptos" w:eastAsiaTheme="minorEastAsia" w:hAnsi="Aptos"/>
            <w:sz w:val="24"/>
            <w:szCs w:val="24"/>
          </w:rPr>
          <w:t>a</w:t>
        </w:r>
      </w:ins>
      <w:r w:rsidR="0011096B" w:rsidRPr="001578B0">
        <w:rPr>
          <w:rFonts w:ascii="Aptos" w:eastAsiaTheme="minorEastAsia" w:hAnsi="Aptos"/>
          <w:sz w:val="24"/>
          <w:szCs w:val="24"/>
        </w:rPr>
        <w:t>) for</w:t>
      </w:r>
      <w:r w:rsidR="00106F4A" w:rsidRPr="001578B0">
        <w:rPr>
          <w:rFonts w:ascii="Aptos" w:eastAsiaTheme="minorEastAsia" w:hAnsi="Aptos"/>
          <w:sz w:val="24"/>
          <w:szCs w:val="24"/>
        </w:rPr>
        <w:t xml:space="preserve"> </w:t>
      </w:r>
      <w:r w:rsidRPr="001578B0">
        <w:rPr>
          <w:rFonts w:ascii="Aptos" w:eastAsiaTheme="minorEastAsia" w:hAnsi="Aptos"/>
          <w:sz w:val="24"/>
          <w:szCs w:val="24"/>
        </w:rPr>
        <w:t xml:space="preserve">cross fitting </w:t>
      </w:r>
      <w:r w:rsidR="003D642F" w:rsidRPr="001578B0">
        <w:rPr>
          <w:rFonts w:ascii="Aptos" w:eastAsiaTheme="minorEastAsia" w:hAnsi="Aptos"/>
          <w:sz w:val="24"/>
          <w:szCs w:val="24"/>
        </w:rPr>
        <w:t xml:space="preserve">for policy </w:t>
      </w:r>
      <w:r w:rsidR="00583F36" w:rsidRPr="001578B0">
        <w:rPr>
          <w:rFonts w:ascii="Aptos" w:eastAsiaTheme="minorEastAsia" w:hAnsi="Aptos"/>
          <w:sz w:val="24"/>
          <w:szCs w:val="24"/>
        </w:rPr>
        <w:t xml:space="preserve">estimation and </w:t>
      </w:r>
      <w:r w:rsidR="003D642F" w:rsidRPr="001578B0">
        <w:rPr>
          <w:rFonts w:ascii="Aptos" w:eastAsiaTheme="minorEastAsia" w:hAnsi="Aptos"/>
          <w:sz w:val="24"/>
          <w:szCs w:val="24"/>
        </w:rPr>
        <w:t>evaluation</w:t>
      </w:r>
      <w:r w:rsidR="00E83133" w:rsidRPr="001578B0">
        <w:rPr>
          <w:rFonts w:ascii="Aptos" w:eastAsiaTheme="minorEastAsia" w:hAnsi="Aptos"/>
          <w:sz w:val="24"/>
          <w:szCs w:val="24"/>
        </w:rPr>
        <w:t>. This allows us to test the value of targeting out of sample</w:t>
      </w:r>
      <w:r w:rsidR="0061027A" w:rsidRPr="001578B0">
        <w:rPr>
          <w:rFonts w:ascii="Aptos" w:eastAsiaTheme="minorEastAsia" w:hAnsi="Aptos"/>
          <w:sz w:val="24"/>
          <w:szCs w:val="24"/>
        </w:rPr>
        <w:t xml:space="preserve"> against a uniform policy in which all farmers are assigned to the highest yielding treatment</w:t>
      </w:r>
      <w:r w:rsidR="003A016A" w:rsidRPr="001578B0">
        <w:rPr>
          <w:rFonts w:ascii="Aptos" w:eastAsiaTheme="minorEastAsia" w:hAnsi="Aptos"/>
          <w:sz w:val="24"/>
          <w:szCs w:val="24"/>
        </w:rPr>
        <w:t xml:space="preserve">. </w:t>
      </w:r>
    </w:p>
    <w:p w14:paraId="26085CCB" w14:textId="5946C5F8" w:rsidR="00F62B1B" w:rsidRPr="001578B0" w:rsidRDefault="003D642F" w:rsidP="00DA23E5">
      <w:pPr>
        <w:rPr>
          <w:rFonts w:ascii="Aptos" w:eastAsiaTheme="minorEastAsia" w:hAnsi="Aptos"/>
          <w:sz w:val="24"/>
          <w:szCs w:val="24"/>
        </w:rPr>
      </w:pPr>
      <w:r w:rsidRPr="001578B0">
        <w:rPr>
          <w:rFonts w:ascii="Aptos" w:eastAsiaTheme="minorEastAsia" w:hAnsi="Aptos"/>
          <w:sz w:val="24"/>
          <w:szCs w:val="24"/>
        </w:rPr>
        <w:t>The procedure</w:t>
      </w:r>
      <w:r w:rsidR="00472BE2" w:rsidRPr="001578B0">
        <w:rPr>
          <w:rFonts w:ascii="Aptos" w:eastAsiaTheme="minorEastAsia" w:hAnsi="Aptos"/>
          <w:sz w:val="24"/>
          <w:szCs w:val="24"/>
        </w:rPr>
        <w:t xml:space="preserve"> involves two steps: (1)</w:t>
      </w:r>
      <w:r w:rsidR="00BA7120" w:rsidRPr="001578B0">
        <w:rPr>
          <w:rFonts w:ascii="Aptos" w:eastAsiaTheme="minorEastAsia" w:hAnsi="Aptos"/>
          <w:sz w:val="24"/>
          <w:szCs w:val="24"/>
        </w:rPr>
        <w:t xml:space="preserve"> policy estimation, and (2) policy evaluation.</w:t>
      </w:r>
      <w:r w:rsidR="00CB02B7">
        <w:rPr>
          <w:rFonts w:ascii="Aptos" w:eastAsiaTheme="minorEastAsia" w:hAnsi="Aptos"/>
          <w:sz w:val="24"/>
          <w:szCs w:val="24"/>
        </w:rPr>
        <w:t xml:space="preserve"> We </w:t>
      </w:r>
      <w:r w:rsidR="0039245F" w:rsidRPr="001578B0">
        <w:rPr>
          <w:rFonts w:ascii="Aptos" w:eastAsiaTheme="minorEastAsia" w:hAnsi="Aptos"/>
          <w:sz w:val="24"/>
          <w:szCs w:val="24"/>
        </w:rPr>
        <w:t xml:space="preserve">use </w:t>
      </w:r>
      <w:r w:rsidR="00E005E3" w:rsidRPr="001578B0">
        <w:rPr>
          <w:rFonts w:ascii="Aptos" w:eastAsiaTheme="minorEastAsia" w:hAnsi="Aptos"/>
          <w:sz w:val="24"/>
          <w:szCs w:val="24"/>
        </w:rPr>
        <w:t>separate datasets for policy estimation</w:t>
      </w:r>
      <w:r w:rsidR="00E16EF6">
        <w:rPr>
          <w:rFonts w:ascii="Aptos" w:eastAsiaTheme="minorEastAsia" w:hAnsi="Aptos"/>
          <w:sz w:val="24"/>
          <w:szCs w:val="24"/>
        </w:rPr>
        <w:t xml:space="preserve"> (50%)</w:t>
      </w:r>
      <w:r w:rsidR="00E005E3" w:rsidRPr="001578B0">
        <w:rPr>
          <w:rFonts w:ascii="Aptos" w:eastAsiaTheme="minorEastAsia" w:hAnsi="Aptos"/>
          <w:sz w:val="24"/>
          <w:szCs w:val="24"/>
        </w:rPr>
        <w:t xml:space="preserve"> and evaluation</w:t>
      </w:r>
      <w:r w:rsidR="00E16EF6">
        <w:rPr>
          <w:rFonts w:ascii="Aptos" w:eastAsiaTheme="minorEastAsia" w:hAnsi="Aptos"/>
          <w:sz w:val="24"/>
          <w:szCs w:val="24"/>
        </w:rPr>
        <w:t xml:space="preserve"> (50%)</w:t>
      </w:r>
      <w:r w:rsidR="00E005E3" w:rsidRPr="001578B0">
        <w:rPr>
          <w:rFonts w:ascii="Aptos" w:eastAsiaTheme="minorEastAsia" w:hAnsi="Aptos"/>
          <w:sz w:val="24"/>
          <w:szCs w:val="24"/>
        </w:rPr>
        <w:t xml:space="preserve">. </w:t>
      </w:r>
      <w:r w:rsidR="00E34E77" w:rsidRPr="001578B0">
        <w:rPr>
          <w:rFonts w:ascii="Aptos" w:eastAsiaTheme="minorEastAsia" w:hAnsi="Aptos"/>
          <w:sz w:val="24"/>
          <w:szCs w:val="24"/>
        </w:rPr>
        <w:t xml:space="preserve">Using the estimation sample, we </w:t>
      </w:r>
      <w:r w:rsidR="00657A44" w:rsidRPr="001578B0">
        <w:rPr>
          <w:rFonts w:ascii="Aptos" w:eastAsiaTheme="minorEastAsia" w:hAnsi="Aptos"/>
          <w:sz w:val="24"/>
          <w:szCs w:val="24"/>
        </w:rPr>
        <w:t xml:space="preserve">optimally assign farmers to the treatment arms. </w:t>
      </w:r>
      <w:r w:rsidR="00D704EE" w:rsidRPr="001578B0">
        <w:rPr>
          <w:rFonts w:ascii="Aptos" w:eastAsiaTheme="minorEastAsia" w:hAnsi="Aptos"/>
          <w:sz w:val="24"/>
          <w:szCs w:val="24"/>
        </w:rPr>
        <w:t xml:space="preserve">We then use the model to predict the value of </w:t>
      </w:r>
      <w:r w:rsidR="00EB69B8" w:rsidRPr="001578B0">
        <w:rPr>
          <w:rFonts w:ascii="Aptos" w:eastAsiaTheme="minorEastAsia" w:hAnsi="Aptos"/>
          <w:sz w:val="24"/>
          <w:szCs w:val="24"/>
        </w:rPr>
        <w:t xml:space="preserve">targeting or uniform policies on an evaluation sample. We then check the value of the targeting policy by comparing it to the </w:t>
      </w:r>
      <w:r w:rsidR="00B27B57" w:rsidRPr="001578B0">
        <w:rPr>
          <w:rFonts w:ascii="Aptos" w:eastAsiaTheme="minorEastAsia" w:hAnsi="Aptos"/>
          <w:sz w:val="24"/>
          <w:szCs w:val="24"/>
        </w:rPr>
        <w:t xml:space="preserve">uniform policy of assigning everyone to the best treatment. </w:t>
      </w:r>
      <w:r w:rsidR="004952A7">
        <w:rPr>
          <w:rFonts w:ascii="Aptos" w:eastAsiaTheme="minorEastAsia" w:hAnsi="Aptos"/>
          <w:sz w:val="24"/>
          <w:szCs w:val="24"/>
        </w:rPr>
        <w:t xml:space="preserve">Both policy estimation and evaluation are implemented using </w:t>
      </w:r>
      <w:proofErr w:type="spellStart"/>
      <w:r w:rsidR="004952A7" w:rsidRPr="00826A2A">
        <w:rPr>
          <w:rFonts w:ascii="Aptos" w:eastAsiaTheme="minorEastAsia" w:hAnsi="Aptos"/>
          <w:i/>
          <w:iCs/>
          <w:sz w:val="24"/>
          <w:szCs w:val="24"/>
        </w:rPr>
        <w:t>policytree</w:t>
      </w:r>
      <w:proofErr w:type="spellEnd"/>
      <w:r w:rsidR="004952A7">
        <w:rPr>
          <w:rFonts w:ascii="Aptos" w:eastAsiaTheme="minorEastAsia" w:hAnsi="Aptos"/>
          <w:sz w:val="24"/>
          <w:szCs w:val="24"/>
        </w:rPr>
        <w:t xml:space="preserve"> R package </w:t>
      </w:r>
      <w:r w:rsidR="00F75885">
        <w:rPr>
          <w:rFonts w:ascii="Aptos" w:eastAsiaTheme="minorEastAsia" w:hAnsi="Aptos"/>
          <w:sz w:val="24"/>
          <w:szCs w:val="24"/>
        </w:rPr>
        <w:t xml:space="preserve">(Sverdrup et al </w:t>
      </w:r>
      <w:r w:rsidR="00AD125B">
        <w:rPr>
          <w:rFonts w:ascii="Aptos" w:eastAsiaTheme="minorEastAsia" w:hAnsi="Aptos"/>
          <w:sz w:val="24"/>
          <w:szCs w:val="24"/>
        </w:rPr>
        <w:t>2020</w:t>
      </w:r>
      <w:r w:rsidR="00F75885">
        <w:rPr>
          <w:rFonts w:ascii="Aptos" w:eastAsiaTheme="minorEastAsia" w:hAnsi="Aptos"/>
          <w:sz w:val="24"/>
          <w:szCs w:val="24"/>
        </w:rPr>
        <w:t xml:space="preserve">) </w:t>
      </w:r>
      <w:r w:rsidR="004952A7">
        <w:rPr>
          <w:rFonts w:ascii="Aptos" w:eastAsiaTheme="minorEastAsia" w:hAnsi="Aptos"/>
          <w:sz w:val="24"/>
          <w:szCs w:val="24"/>
        </w:rPr>
        <w:t>which is also inte</w:t>
      </w:r>
      <w:r w:rsidR="00F75885">
        <w:rPr>
          <w:rFonts w:ascii="Aptos" w:eastAsiaTheme="minorEastAsia" w:hAnsi="Aptos"/>
          <w:sz w:val="24"/>
          <w:szCs w:val="24"/>
        </w:rPr>
        <w:t xml:space="preserve">grated in the </w:t>
      </w:r>
      <w:proofErr w:type="spellStart"/>
      <w:r w:rsidR="00F75885" w:rsidRPr="00826A2A">
        <w:rPr>
          <w:rFonts w:ascii="Aptos" w:eastAsiaTheme="minorEastAsia" w:hAnsi="Aptos"/>
          <w:i/>
          <w:iCs/>
          <w:sz w:val="24"/>
          <w:szCs w:val="24"/>
        </w:rPr>
        <w:t>grf</w:t>
      </w:r>
      <w:proofErr w:type="spellEnd"/>
      <w:r w:rsidR="00F75885">
        <w:rPr>
          <w:rFonts w:ascii="Aptos" w:eastAsiaTheme="minorEastAsia" w:hAnsi="Aptos"/>
          <w:sz w:val="24"/>
          <w:szCs w:val="24"/>
        </w:rPr>
        <w:t xml:space="preserve"> R package (Athey et al 2019).</w:t>
      </w:r>
    </w:p>
    <w:p w14:paraId="2D19302A" w14:textId="77777777" w:rsidR="00492F03" w:rsidRPr="001578B0" w:rsidRDefault="00492F03" w:rsidP="00AD4B40">
      <w:pPr>
        <w:rPr>
          <w:rFonts w:ascii="Aptos" w:eastAsiaTheme="minorEastAsia" w:hAnsi="Aptos"/>
          <w:sz w:val="24"/>
          <w:szCs w:val="24"/>
        </w:rPr>
      </w:pPr>
    </w:p>
    <w:p w14:paraId="78097A16" w14:textId="15172939" w:rsidR="00492F03" w:rsidRPr="001578B0" w:rsidRDefault="003A005E" w:rsidP="00AD4B40">
      <w:pPr>
        <w:rPr>
          <w:rFonts w:ascii="Aptos" w:eastAsiaTheme="minorEastAsia" w:hAnsi="Aptos"/>
          <w:sz w:val="24"/>
          <w:szCs w:val="24"/>
        </w:rPr>
      </w:pPr>
      <w:r w:rsidRPr="001578B0">
        <w:rPr>
          <w:rFonts w:ascii="Aptos" w:hAnsi="Aptos"/>
          <w:noProof/>
        </w:rPr>
        <w:lastRenderedPageBreak/>
        <w:drawing>
          <wp:inline distT="0" distB="0" distL="0" distR="0" wp14:anchorId="3C5721E5" wp14:editId="77E10C9B">
            <wp:extent cx="5590674" cy="406013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0317" cy="4081658"/>
                    </a:xfrm>
                    <a:prstGeom prst="rect">
                      <a:avLst/>
                    </a:prstGeom>
                    <a:noFill/>
                    <a:ln>
                      <a:noFill/>
                    </a:ln>
                  </pic:spPr>
                </pic:pic>
              </a:graphicData>
            </a:graphic>
          </wp:inline>
        </w:drawing>
      </w:r>
    </w:p>
    <w:p w14:paraId="7041825F" w14:textId="1052CA3A" w:rsidR="005F4FC4" w:rsidRPr="001578B0" w:rsidRDefault="00492F03">
      <w:pPr>
        <w:rPr>
          <w:rFonts w:ascii="Aptos" w:eastAsiaTheme="majorEastAsia" w:hAnsi="Aptos" w:cstheme="majorBidi"/>
          <w:color w:val="2F5496" w:themeColor="accent1" w:themeShade="BF"/>
          <w:sz w:val="24"/>
          <w:szCs w:val="24"/>
        </w:rPr>
      </w:pPr>
      <w:r w:rsidRPr="001578B0">
        <w:rPr>
          <w:rFonts w:ascii="Aptos" w:eastAsiaTheme="minorEastAsia" w:hAnsi="Aptos"/>
          <w:sz w:val="24"/>
          <w:szCs w:val="24"/>
        </w:rPr>
        <w:t>Figure</w:t>
      </w:r>
      <w:r w:rsidR="00FB7E86" w:rsidRPr="001578B0">
        <w:rPr>
          <w:rFonts w:ascii="Aptos" w:eastAsiaTheme="minorEastAsia" w:hAnsi="Aptos"/>
          <w:sz w:val="24"/>
          <w:szCs w:val="24"/>
        </w:rPr>
        <w:t xml:space="preserve"> </w:t>
      </w:r>
      <w:r w:rsidR="00E52222" w:rsidRPr="001578B0">
        <w:rPr>
          <w:rFonts w:ascii="Aptos" w:eastAsiaTheme="minorEastAsia" w:hAnsi="Aptos"/>
          <w:sz w:val="24"/>
          <w:szCs w:val="24"/>
        </w:rPr>
        <w:t>3</w:t>
      </w:r>
      <w:r w:rsidRPr="001578B0">
        <w:rPr>
          <w:rFonts w:ascii="Aptos" w:eastAsiaTheme="minorEastAsia" w:hAnsi="Aptos"/>
          <w:sz w:val="24"/>
          <w:szCs w:val="24"/>
        </w:rPr>
        <w:t>:</w:t>
      </w:r>
      <w:r w:rsidR="00DA29FA">
        <w:rPr>
          <w:rFonts w:ascii="Aptos" w:eastAsiaTheme="minorEastAsia" w:hAnsi="Aptos"/>
          <w:sz w:val="24"/>
          <w:szCs w:val="24"/>
        </w:rPr>
        <w:t xml:space="preserve"> Causal machine learning and policy learning</w:t>
      </w:r>
      <w:r w:rsidRPr="001578B0">
        <w:rPr>
          <w:rFonts w:ascii="Aptos" w:eastAsiaTheme="minorEastAsia" w:hAnsi="Aptos"/>
          <w:sz w:val="24"/>
          <w:szCs w:val="24"/>
        </w:rPr>
        <w:t xml:space="preserve"> workflow</w:t>
      </w:r>
      <w:r w:rsidR="005F4FC4" w:rsidRPr="001578B0">
        <w:rPr>
          <w:rFonts w:ascii="Aptos" w:hAnsi="Aptos"/>
          <w:sz w:val="24"/>
          <w:szCs w:val="24"/>
        </w:rPr>
        <w:br w:type="page"/>
      </w:r>
    </w:p>
    <w:p w14:paraId="35ADEA13" w14:textId="26DFBC24" w:rsidR="00B06436" w:rsidRPr="001578B0" w:rsidRDefault="00337327" w:rsidP="00337327">
      <w:pPr>
        <w:pStyle w:val="Heading1"/>
        <w:rPr>
          <w:rFonts w:ascii="Aptos" w:hAnsi="Aptos"/>
          <w:sz w:val="24"/>
          <w:szCs w:val="24"/>
        </w:rPr>
      </w:pPr>
      <w:r w:rsidRPr="001578B0">
        <w:rPr>
          <w:rFonts w:ascii="Aptos" w:hAnsi="Aptos"/>
          <w:sz w:val="24"/>
          <w:szCs w:val="24"/>
        </w:rPr>
        <w:lastRenderedPageBreak/>
        <w:t xml:space="preserve">3. </w:t>
      </w:r>
      <w:r w:rsidR="00B06436" w:rsidRPr="001578B0">
        <w:rPr>
          <w:rFonts w:ascii="Aptos" w:hAnsi="Aptos"/>
          <w:sz w:val="24"/>
          <w:szCs w:val="24"/>
        </w:rPr>
        <w:t xml:space="preserve">Results </w:t>
      </w:r>
      <w:r w:rsidR="00EB38A2" w:rsidRPr="001578B0">
        <w:rPr>
          <w:rFonts w:ascii="Aptos" w:hAnsi="Aptos"/>
          <w:sz w:val="24"/>
          <w:szCs w:val="24"/>
        </w:rPr>
        <w:t>and discussion</w:t>
      </w:r>
    </w:p>
    <w:p w14:paraId="37962780" w14:textId="4971C465" w:rsidR="006519F6" w:rsidRPr="001578B0" w:rsidRDefault="004D7A53" w:rsidP="002759B6">
      <w:pPr>
        <w:pStyle w:val="Heading2"/>
        <w:rPr>
          <w:szCs w:val="24"/>
        </w:rPr>
      </w:pPr>
      <w:r w:rsidRPr="001578B0">
        <w:rPr>
          <w:szCs w:val="24"/>
        </w:rPr>
        <w:t>3.</w:t>
      </w:r>
      <w:r w:rsidR="00B836E3" w:rsidRPr="001578B0">
        <w:rPr>
          <w:szCs w:val="24"/>
        </w:rPr>
        <w:t>1</w:t>
      </w:r>
      <w:r w:rsidRPr="001578B0">
        <w:rPr>
          <w:szCs w:val="24"/>
        </w:rPr>
        <w:t xml:space="preserve">. </w:t>
      </w:r>
      <w:r w:rsidR="00DC5F1E" w:rsidRPr="001578B0">
        <w:rPr>
          <w:szCs w:val="24"/>
        </w:rPr>
        <w:t xml:space="preserve">Heterogeneous </w:t>
      </w:r>
      <w:r w:rsidR="006519F6" w:rsidRPr="001578B0">
        <w:rPr>
          <w:szCs w:val="24"/>
        </w:rPr>
        <w:t>treatment effects</w:t>
      </w:r>
      <w:r w:rsidR="001A3FD1" w:rsidRPr="001578B0">
        <w:rPr>
          <w:szCs w:val="24"/>
        </w:rPr>
        <w:t xml:space="preserve"> </w:t>
      </w:r>
    </w:p>
    <w:p w14:paraId="65646D90" w14:textId="1C3C1C12" w:rsidR="00DE6B1A" w:rsidRPr="001578B0" w:rsidRDefault="009B0A98" w:rsidP="00A850E9">
      <w:pPr>
        <w:rPr>
          <w:rFonts w:ascii="Aptos" w:hAnsi="Aptos"/>
          <w:sz w:val="24"/>
          <w:szCs w:val="24"/>
        </w:rPr>
      </w:pPr>
      <w:r w:rsidRPr="001578B0">
        <w:rPr>
          <w:rFonts w:ascii="Aptos" w:hAnsi="Aptos"/>
          <w:sz w:val="24"/>
          <w:szCs w:val="24"/>
        </w:rPr>
        <w:t xml:space="preserve">Table 1 shows the conditional average treatment effects of </w:t>
      </w:r>
      <w:r w:rsidR="00A850E9" w:rsidRPr="001578B0">
        <w:rPr>
          <w:rFonts w:ascii="Aptos" w:hAnsi="Aptos"/>
          <w:sz w:val="24"/>
          <w:szCs w:val="24"/>
        </w:rPr>
        <w:t xml:space="preserve">various agronomic practices on wheat yields. </w:t>
      </w:r>
      <w:r w:rsidR="0023545D" w:rsidRPr="001578B0">
        <w:rPr>
          <w:rFonts w:ascii="Aptos" w:hAnsi="Aptos"/>
          <w:sz w:val="24"/>
          <w:szCs w:val="24"/>
        </w:rPr>
        <w:t xml:space="preserve">Panel (a) </w:t>
      </w:r>
      <w:r w:rsidR="006112E8" w:rsidRPr="001578B0">
        <w:rPr>
          <w:rFonts w:ascii="Aptos" w:hAnsi="Aptos"/>
          <w:sz w:val="24"/>
          <w:szCs w:val="24"/>
        </w:rPr>
        <w:t xml:space="preserve">shows the yield gains to weed management with </w:t>
      </w:r>
      <w:proofErr w:type="spellStart"/>
      <w:r w:rsidR="006112E8" w:rsidRPr="001578B0">
        <w:rPr>
          <w:rFonts w:ascii="Aptos" w:hAnsi="Aptos"/>
          <w:sz w:val="24"/>
          <w:szCs w:val="24"/>
        </w:rPr>
        <w:t>Sulfosulfuron+Metsulfuron</w:t>
      </w:r>
      <w:proofErr w:type="spellEnd"/>
      <w:r w:rsidR="006112E8" w:rsidRPr="001578B0">
        <w:rPr>
          <w:rFonts w:ascii="Aptos" w:hAnsi="Aptos"/>
          <w:sz w:val="24"/>
          <w:szCs w:val="24"/>
        </w:rPr>
        <w:t xml:space="preserve"> giving the highest yield gains of about </w:t>
      </w:r>
      <w:r w:rsidR="004B7F99" w:rsidRPr="001578B0">
        <w:rPr>
          <w:rFonts w:ascii="Aptos" w:hAnsi="Aptos"/>
          <w:sz w:val="24"/>
          <w:szCs w:val="24"/>
        </w:rPr>
        <w:t>0.3t/ha over no weeding</w:t>
      </w:r>
      <w:r w:rsidR="009A6875" w:rsidRPr="001578B0">
        <w:rPr>
          <w:rFonts w:ascii="Aptos" w:hAnsi="Aptos"/>
          <w:sz w:val="24"/>
          <w:szCs w:val="24"/>
        </w:rPr>
        <w:t xml:space="preserve"> followed by 24D and manual weeding. The combination of manual weeding and herbicides did not have </w:t>
      </w:r>
      <w:r w:rsidR="00FA580D" w:rsidRPr="001578B0">
        <w:rPr>
          <w:rFonts w:ascii="Aptos" w:hAnsi="Aptos"/>
          <w:sz w:val="24"/>
          <w:szCs w:val="24"/>
        </w:rPr>
        <w:t>any effect probably due to lack of power</w:t>
      </w:r>
      <w:r w:rsidR="000D3AC5" w:rsidRPr="001578B0">
        <w:rPr>
          <w:rFonts w:ascii="Aptos" w:hAnsi="Aptos"/>
          <w:sz w:val="24"/>
          <w:szCs w:val="24"/>
        </w:rPr>
        <w:t xml:space="preserve"> and small sample size</w:t>
      </w:r>
      <w:r w:rsidR="00FA580D" w:rsidRPr="001578B0">
        <w:rPr>
          <w:rFonts w:ascii="Aptos" w:hAnsi="Aptos"/>
          <w:sz w:val="24"/>
          <w:szCs w:val="24"/>
        </w:rPr>
        <w:t xml:space="preserve">. </w:t>
      </w:r>
      <w:r w:rsidR="004E0685" w:rsidRPr="001578B0">
        <w:rPr>
          <w:rFonts w:ascii="Aptos" w:hAnsi="Aptos"/>
          <w:sz w:val="24"/>
          <w:szCs w:val="24"/>
        </w:rPr>
        <w:t xml:space="preserve">Panel (b) shows the effects of early sowing with </w:t>
      </w:r>
      <w:proofErr w:type="spellStart"/>
      <w:r w:rsidR="004E0685" w:rsidRPr="001578B0">
        <w:rPr>
          <w:rFonts w:ascii="Aptos" w:hAnsi="Aptos"/>
          <w:sz w:val="24"/>
          <w:szCs w:val="24"/>
        </w:rPr>
        <w:t>with</w:t>
      </w:r>
      <w:proofErr w:type="spellEnd"/>
      <w:r w:rsidR="004E0685" w:rsidRPr="001578B0">
        <w:rPr>
          <w:rFonts w:ascii="Aptos" w:hAnsi="Aptos"/>
          <w:sz w:val="24"/>
          <w:szCs w:val="24"/>
        </w:rPr>
        <w:t xml:space="preserve"> sowing earlier (1-10 Nov) getting yield gains as high as 0.</w:t>
      </w:r>
      <w:r w:rsidR="00F6766A" w:rsidRPr="001578B0">
        <w:rPr>
          <w:rFonts w:ascii="Aptos" w:hAnsi="Aptos"/>
          <w:sz w:val="24"/>
          <w:szCs w:val="24"/>
        </w:rPr>
        <w:t>7</w:t>
      </w:r>
      <w:r w:rsidR="004E0685" w:rsidRPr="001578B0">
        <w:rPr>
          <w:rFonts w:ascii="Aptos" w:hAnsi="Aptos"/>
          <w:sz w:val="24"/>
          <w:szCs w:val="24"/>
        </w:rPr>
        <w:t>t/ha over those sowing after 16</w:t>
      </w:r>
      <w:r w:rsidR="004E0685" w:rsidRPr="001578B0">
        <w:rPr>
          <w:rFonts w:ascii="Aptos" w:hAnsi="Aptos"/>
          <w:sz w:val="24"/>
          <w:szCs w:val="24"/>
          <w:vertAlign w:val="superscript"/>
        </w:rPr>
        <w:t>th</w:t>
      </w:r>
      <w:r w:rsidR="004E0685" w:rsidRPr="001578B0">
        <w:rPr>
          <w:rFonts w:ascii="Aptos" w:hAnsi="Aptos"/>
          <w:sz w:val="24"/>
          <w:szCs w:val="24"/>
        </w:rPr>
        <w:t xml:space="preserve"> Dec. </w:t>
      </w:r>
      <w:r w:rsidR="00B6737F" w:rsidRPr="001578B0">
        <w:rPr>
          <w:rFonts w:ascii="Aptos" w:hAnsi="Aptos"/>
          <w:sz w:val="24"/>
          <w:szCs w:val="24"/>
        </w:rPr>
        <w:t xml:space="preserve">Panel (c) reports yield gains to additional irrigation as compared to 1 irrigation. We find that an additional irrigation results in about 0.4t yield gains. </w:t>
      </w:r>
      <w:r w:rsidR="008C2274" w:rsidRPr="001578B0">
        <w:rPr>
          <w:rFonts w:ascii="Aptos" w:hAnsi="Aptos"/>
          <w:sz w:val="24"/>
          <w:szCs w:val="24"/>
        </w:rPr>
        <w:t>Panel (</w:t>
      </w:r>
      <w:r w:rsidR="00B6737F" w:rsidRPr="001578B0">
        <w:rPr>
          <w:rFonts w:ascii="Aptos" w:hAnsi="Aptos"/>
          <w:sz w:val="24"/>
          <w:szCs w:val="24"/>
        </w:rPr>
        <w:t>d</w:t>
      </w:r>
      <w:r w:rsidR="008C2274" w:rsidRPr="001578B0">
        <w:rPr>
          <w:rFonts w:ascii="Aptos" w:hAnsi="Aptos"/>
          <w:sz w:val="24"/>
          <w:szCs w:val="24"/>
        </w:rPr>
        <w:t>) shows the yield</w:t>
      </w:r>
      <w:r w:rsidR="008B588D" w:rsidRPr="001578B0">
        <w:rPr>
          <w:rFonts w:ascii="Aptos" w:hAnsi="Aptos"/>
          <w:sz w:val="24"/>
          <w:szCs w:val="24"/>
        </w:rPr>
        <w:t xml:space="preserve"> losses to selecting a variety other than HD 2967. </w:t>
      </w:r>
      <w:r w:rsidR="00434F18" w:rsidRPr="001578B0">
        <w:rPr>
          <w:rFonts w:ascii="Aptos" w:hAnsi="Aptos"/>
          <w:sz w:val="24"/>
          <w:szCs w:val="24"/>
        </w:rPr>
        <w:t>Except for Super 303</w:t>
      </w:r>
      <w:r w:rsidR="007539EC" w:rsidRPr="001578B0">
        <w:rPr>
          <w:rFonts w:ascii="Aptos" w:hAnsi="Aptos"/>
          <w:sz w:val="24"/>
          <w:szCs w:val="24"/>
        </w:rPr>
        <w:t xml:space="preserve"> and HD 2733</w:t>
      </w:r>
      <w:r w:rsidR="00434F18" w:rsidRPr="001578B0">
        <w:rPr>
          <w:rFonts w:ascii="Aptos" w:hAnsi="Aptos"/>
          <w:sz w:val="24"/>
          <w:szCs w:val="24"/>
        </w:rPr>
        <w:t>, which ha</w:t>
      </w:r>
      <w:r w:rsidR="00C714A2">
        <w:rPr>
          <w:rFonts w:ascii="Aptos" w:hAnsi="Aptos"/>
          <w:sz w:val="24"/>
          <w:szCs w:val="24"/>
        </w:rPr>
        <w:t>ve</w:t>
      </w:r>
      <w:r w:rsidR="00434F18" w:rsidRPr="001578B0">
        <w:rPr>
          <w:rFonts w:ascii="Aptos" w:hAnsi="Aptos"/>
          <w:sz w:val="24"/>
          <w:szCs w:val="24"/>
        </w:rPr>
        <w:t xml:space="preserve"> no significant yield differences to HD 2967, </w:t>
      </w:r>
      <w:r w:rsidR="004C5BDF" w:rsidRPr="001578B0">
        <w:rPr>
          <w:rFonts w:ascii="Aptos" w:hAnsi="Aptos"/>
          <w:sz w:val="24"/>
          <w:szCs w:val="24"/>
        </w:rPr>
        <w:t xml:space="preserve">the rest of the varieties examined </w:t>
      </w:r>
      <w:r w:rsidR="00F12403" w:rsidRPr="001578B0">
        <w:rPr>
          <w:rFonts w:ascii="Aptos" w:hAnsi="Aptos"/>
          <w:sz w:val="24"/>
          <w:szCs w:val="24"/>
        </w:rPr>
        <w:t xml:space="preserve">result in yield losses as compared to HD 2967. </w:t>
      </w:r>
      <w:r w:rsidR="00116164">
        <w:rPr>
          <w:rFonts w:ascii="Aptos" w:hAnsi="Aptos"/>
          <w:sz w:val="24"/>
          <w:szCs w:val="24"/>
        </w:rPr>
        <w:t xml:space="preserve">All of these competing varieties are long duration </w:t>
      </w:r>
      <w:proofErr w:type="gramStart"/>
      <w:r w:rsidR="00116164">
        <w:rPr>
          <w:rFonts w:ascii="Aptos" w:hAnsi="Aptos"/>
          <w:sz w:val="24"/>
          <w:szCs w:val="24"/>
        </w:rPr>
        <w:t>varieties(</w:t>
      </w:r>
      <w:proofErr w:type="gramEnd"/>
      <w:r w:rsidR="00116164">
        <w:rPr>
          <w:rFonts w:ascii="Aptos" w:hAnsi="Aptos"/>
          <w:sz w:val="24"/>
          <w:szCs w:val="24"/>
        </w:rPr>
        <w:t xml:space="preserve">also known as early sown varieties) </w:t>
      </w:r>
      <w:r w:rsidR="00E24A9F">
        <w:rPr>
          <w:rFonts w:ascii="Aptos" w:hAnsi="Aptos"/>
          <w:sz w:val="24"/>
          <w:szCs w:val="24"/>
        </w:rPr>
        <w:t>consistent with prior studies</w:t>
      </w:r>
      <w:ins w:id="90" w:author="MKONDIWA, Maxwell (CIMMYT-India)" w:date="2024-07-23T10:07:00Z" w16du:dateUtc="2024-07-23T04:37:00Z">
        <w:r w:rsidR="00BE5272">
          <w:rPr>
            <w:rFonts w:ascii="Aptos" w:hAnsi="Aptos"/>
            <w:sz w:val="24"/>
            <w:szCs w:val="24"/>
          </w:rPr>
          <w:t>. As a robustness check, we also computed all these estimat</w:t>
        </w:r>
      </w:ins>
      <w:ins w:id="91" w:author="MKONDIWA, Maxwell (CIMMYT-India)" w:date="2024-07-23T10:08:00Z" w16du:dateUtc="2024-07-23T04:38:00Z">
        <w:r w:rsidR="00BE5272">
          <w:rPr>
            <w:rFonts w:ascii="Aptos" w:hAnsi="Aptos"/>
            <w:sz w:val="24"/>
            <w:szCs w:val="24"/>
          </w:rPr>
          <w:t xml:space="preserve">es using ordinary least squares and </w:t>
        </w:r>
        <w:r w:rsidR="00E001F8">
          <w:rPr>
            <w:rFonts w:ascii="Aptos" w:hAnsi="Aptos"/>
            <w:sz w:val="24"/>
            <w:szCs w:val="24"/>
          </w:rPr>
          <w:t>random forest models</w:t>
        </w:r>
      </w:ins>
      <w:ins w:id="92" w:author="MKONDIWA, Maxwell (CIMMYT-India)" w:date="2024-07-23T10:09:00Z" w16du:dateUtc="2024-07-23T04:39:00Z">
        <w:r w:rsidR="00E001F8">
          <w:rPr>
            <w:rFonts w:ascii="Aptos" w:hAnsi="Aptos"/>
            <w:sz w:val="24"/>
            <w:szCs w:val="24"/>
          </w:rPr>
          <w:t xml:space="preserve"> (appendices)</w:t>
        </w:r>
      </w:ins>
      <w:del w:id="93" w:author="MKONDIWA, Maxwell (CIMMYT-India)" w:date="2024-07-23T10:07:00Z" w16du:dateUtc="2024-07-23T04:37:00Z">
        <w:r w:rsidR="00EF71DE" w:rsidDel="00BE5272">
          <w:rPr>
            <w:rFonts w:ascii="Aptos" w:hAnsi="Aptos"/>
            <w:sz w:val="24"/>
            <w:szCs w:val="24"/>
          </w:rPr>
          <w:delText xml:space="preserve"> </w:delText>
        </w:r>
        <w:r w:rsidR="00116164" w:rsidDel="00BE5272">
          <w:rPr>
            <w:rFonts w:ascii="Aptos" w:hAnsi="Aptos"/>
            <w:sz w:val="24"/>
            <w:szCs w:val="24"/>
          </w:rPr>
          <w:delText>.</w:delText>
        </w:r>
      </w:del>
      <w:r w:rsidR="00116164">
        <w:rPr>
          <w:rFonts w:ascii="Aptos" w:hAnsi="Aptos"/>
          <w:sz w:val="24"/>
          <w:szCs w:val="24"/>
        </w:rPr>
        <w:t xml:space="preserve"> </w:t>
      </w:r>
      <w:ins w:id="94" w:author="MKONDIWA, Maxwell (CIMMYT-India)" w:date="2024-07-23T10:08:00Z" w16du:dateUtc="2024-07-23T04:38:00Z">
        <w:r w:rsidR="00E001F8">
          <w:rPr>
            <w:rFonts w:ascii="Aptos" w:hAnsi="Aptos"/>
            <w:sz w:val="24"/>
            <w:szCs w:val="24"/>
          </w:rPr>
          <w:t>finding small</w:t>
        </w:r>
      </w:ins>
      <w:ins w:id="95" w:author="MKONDIWA, Maxwell (CIMMYT-India)" w:date="2024-07-23T10:09:00Z" w16du:dateUtc="2024-07-23T04:39:00Z">
        <w:r w:rsidR="00E001F8">
          <w:rPr>
            <w:rFonts w:ascii="Aptos" w:hAnsi="Aptos"/>
            <w:sz w:val="24"/>
            <w:szCs w:val="24"/>
          </w:rPr>
          <w:t xml:space="preserve"> differences in the estimates. </w:t>
        </w:r>
      </w:ins>
    </w:p>
    <w:p w14:paraId="3862C1C5" w14:textId="628706C7" w:rsidR="00D94739" w:rsidRPr="001578B0" w:rsidRDefault="00D94739" w:rsidP="00D94739">
      <w:pPr>
        <w:rPr>
          <w:rFonts w:ascii="Aptos" w:hAnsi="Aptos"/>
          <w:sz w:val="24"/>
          <w:szCs w:val="24"/>
        </w:rPr>
      </w:pPr>
      <w:r w:rsidRPr="001578B0">
        <w:rPr>
          <w:rFonts w:ascii="Aptos" w:hAnsi="Aptos"/>
          <w:sz w:val="24"/>
          <w:szCs w:val="24"/>
        </w:rPr>
        <w:t>Table</w:t>
      </w:r>
      <w:r w:rsidR="009A4646" w:rsidRPr="001578B0">
        <w:rPr>
          <w:rFonts w:ascii="Aptos" w:hAnsi="Aptos"/>
          <w:sz w:val="24"/>
          <w:szCs w:val="24"/>
        </w:rPr>
        <w:t xml:space="preserve"> 1</w:t>
      </w:r>
      <w:r w:rsidRPr="001578B0">
        <w:rPr>
          <w:rFonts w:ascii="Aptos" w:hAnsi="Aptos"/>
          <w:sz w:val="24"/>
          <w:szCs w:val="24"/>
        </w:rPr>
        <w:t xml:space="preserve">: </w:t>
      </w:r>
      <w:commentRangeStart w:id="96"/>
      <w:commentRangeStart w:id="97"/>
      <w:r w:rsidR="004F142F" w:rsidRPr="001578B0">
        <w:rPr>
          <w:rFonts w:ascii="Aptos" w:hAnsi="Aptos"/>
          <w:sz w:val="24"/>
          <w:szCs w:val="24"/>
        </w:rPr>
        <w:t>Conditional average treatment effects</w:t>
      </w:r>
      <w:r w:rsidR="0092190A" w:rsidRPr="001578B0">
        <w:rPr>
          <w:rFonts w:ascii="Aptos" w:hAnsi="Aptos"/>
          <w:sz w:val="24"/>
          <w:szCs w:val="24"/>
        </w:rPr>
        <w:t xml:space="preserve"> </w:t>
      </w:r>
      <w:commentRangeEnd w:id="96"/>
      <w:r w:rsidR="004F550C" w:rsidRPr="001578B0">
        <w:rPr>
          <w:rStyle w:val="CommentReference"/>
          <w:rFonts w:ascii="Aptos" w:hAnsi="Aptos"/>
        </w:rPr>
        <w:commentReference w:id="96"/>
      </w:r>
      <w:commentRangeEnd w:id="97"/>
      <w:r w:rsidR="0072630F">
        <w:rPr>
          <w:rStyle w:val="CommentReference"/>
        </w:rPr>
        <w:commentReference w:id="97"/>
      </w:r>
      <w:r w:rsidR="0092190A" w:rsidRPr="001578B0">
        <w:rPr>
          <w:rFonts w:ascii="Aptos" w:hAnsi="Aptos"/>
          <w:sz w:val="24"/>
          <w:szCs w:val="24"/>
        </w:rPr>
        <w:t>(yield gain as compared to base)</w:t>
      </w:r>
      <w:r w:rsidR="004F142F" w:rsidRPr="001578B0">
        <w:rPr>
          <w:rFonts w:ascii="Aptos" w:hAnsi="Aptos"/>
          <w:sz w:val="24"/>
          <w:szCs w:val="24"/>
        </w:rPr>
        <w:t xml:space="preserve"> </w:t>
      </w:r>
      <w:r w:rsidR="0092190A" w:rsidRPr="001578B0">
        <w:rPr>
          <w:rFonts w:ascii="Aptos" w:hAnsi="Aptos"/>
          <w:sz w:val="24"/>
          <w:szCs w:val="24"/>
        </w:rPr>
        <w:t>using</w:t>
      </w:r>
      <w:r w:rsidR="004F142F" w:rsidRPr="001578B0">
        <w:rPr>
          <w:rFonts w:ascii="Aptos" w:hAnsi="Aptos"/>
          <w:sz w:val="24"/>
          <w:szCs w:val="24"/>
        </w:rPr>
        <w:t xml:space="preserve"> multi-arm</w:t>
      </w:r>
      <w:r w:rsidR="0092190A" w:rsidRPr="001578B0">
        <w:rPr>
          <w:rFonts w:ascii="Aptos" w:hAnsi="Aptos"/>
          <w:sz w:val="24"/>
          <w:szCs w:val="24"/>
        </w:rPr>
        <w:t>ed</w:t>
      </w:r>
      <w:r w:rsidR="004F142F" w:rsidRPr="001578B0">
        <w:rPr>
          <w:rFonts w:ascii="Aptos" w:hAnsi="Aptos"/>
          <w:sz w:val="24"/>
          <w:szCs w:val="24"/>
        </w:rPr>
        <w:t xml:space="preserve"> bandit</w:t>
      </w:r>
      <w:r w:rsidR="0092190A" w:rsidRPr="001578B0">
        <w:rPr>
          <w:rFonts w:ascii="Aptos" w:hAnsi="Aptos"/>
          <w:sz w:val="24"/>
          <w:szCs w:val="24"/>
        </w:rPr>
        <w:t xml:space="preserve"> causal random forest</w:t>
      </w:r>
      <w:r w:rsidR="005710AC" w:rsidRPr="001578B0">
        <w:rPr>
          <w:rFonts w:ascii="Aptos" w:hAnsi="Aptos"/>
          <w:sz w:val="24"/>
          <w:szCs w:val="24"/>
        </w:rPr>
        <w:t xml:space="preserve"> models</w:t>
      </w:r>
    </w:p>
    <w:tbl>
      <w:tblPr>
        <w:tblStyle w:val="PlainTable2"/>
        <w:tblW w:w="5060" w:type="pct"/>
        <w:tblLook w:val="0620" w:firstRow="1" w:lastRow="0" w:firstColumn="0" w:lastColumn="0" w:noHBand="1" w:noVBand="1"/>
      </w:tblPr>
      <w:tblGrid>
        <w:gridCol w:w="108"/>
        <w:gridCol w:w="2481"/>
        <w:gridCol w:w="3869"/>
        <w:gridCol w:w="1050"/>
        <w:gridCol w:w="1626"/>
      </w:tblGrid>
      <w:tr w:rsidR="00B33656" w:rsidRPr="00FE690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1578B0" w:rsidRDefault="00B33656" w:rsidP="00C414D1">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Practice</w:t>
            </w:r>
          </w:p>
        </w:tc>
        <w:tc>
          <w:tcPr>
            <w:tcW w:w="2118" w:type="pct"/>
            <w:noWrap/>
            <w:hideMark/>
          </w:tcPr>
          <w:p w14:paraId="760A167A" w14:textId="15C554ED" w:rsidR="00B33656" w:rsidRPr="001578B0" w:rsidRDefault="00E80BB3" w:rsidP="00C414D1">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Contrasts</w:t>
            </w:r>
          </w:p>
        </w:tc>
        <w:tc>
          <w:tcPr>
            <w:tcW w:w="575" w:type="pct"/>
            <w:noWrap/>
            <w:hideMark/>
          </w:tcPr>
          <w:p w14:paraId="03C7AF50" w14:textId="77777777" w:rsidR="00B33656" w:rsidRPr="001578B0" w:rsidRDefault="00B33656" w:rsidP="00245780">
            <w:pPr>
              <w:jc w:val="right"/>
              <w:rPr>
                <w:rFonts w:ascii="Aptos" w:eastAsia="Times New Roman" w:hAnsi="Aptos" w:cs="Calibri"/>
                <w:b w:val="0"/>
                <w:bCs w:val="0"/>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Estimate</w:t>
            </w:r>
          </w:p>
          <w:p w14:paraId="7C0D4DDD" w14:textId="7C026ACA" w:rsidR="00B33656" w:rsidRPr="001578B0" w:rsidRDefault="00B33656" w:rsidP="00245780">
            <w:pPr>
              <w:jc w:val="right"/>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(t/ha)</w:t>
            </w:r>
          </w:p>
        </w:tc>
        <w:tc>
          <w:tcPr>
            <w:tcW w:w="890" w:type="pct"/>
            <w:noWrap/>
            <w:hideMark/>
          </w:tcPr>
          <w:p w14:paraId="257107C1" w14:textId="51A7BD24" w:rsidR="00B33656" w:rsidRPr="001578B0" w:rsidRDefault="00B33656" w:rsidP="00245780">
            <w:pPr>
              <w:jc w:val="right"/>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Standard error</w:t>
            </w:r>
          </w:p>
        </w:tc>
      </w:tr>
      <w:tr w:rsidR="00F44754" w:rsidRPr="00FE690E" w14:paraId="60AB6DFE" w14:textId="77777777" w:rsidTr="00E31D57">
        <w:trPr>
          <w:gridBefore w:val="1"/>
          <w:wBefore w:w="59" w:type="pct"/>
          <w:trHeight w:val="288"/>
        </w:trPr>
        <w:tc>
          <w:tcPr>
            <w:tcW w:w="1358" w:type="pct"/>
            <w:noWrap/>
          </w:tcPr>
          <w:p w14:paraId="205BF737" w14:textId="7C94AAF4" w:rsidR="00F44754" w:rsidRPr="001578B0" w:rsidRDefault="00F44754" w:rsidP="00C414D1">
            <w:pPr>
              <w:rPr>
                <w:rFonts w:ascii="Aptos" w:eastAsia="Times New Roman" w:hAnsi="Aptos" w:cs="Calibri"/>
                <w:i/>
                <w:iCs/>
                <w:color w:val="000000"/>
                <w:kern w:val="0"/>
                <w:sz w:val="20"/>
                <w:szCs w:val="20"/>
                <w:lang w:eastAsia="en-ZW"/>
                <w14:ligatures w14:val="none"/>
              </w:rPr>
            </w:pPr>
            <w:r w:rsidRPr="001578B0">
              <w:rPr>
                <w:rFonts w:ascii="Aptos" w:eastAsia="Times New Roman" w:hAnsi="Aptos" w:cs="Calibri"/>
                <w:i/>
                <w:iCs/>
                <w:color w:val="000000"/>
                <w:kern w:val="0"/>
                <w:sz w:val="20"/>
                <w:szCs w:val="20"/>
                <w:lang w:eastAsia="en-ZW"/>
                <w14:ligatures w14:val="none"/>
              </w:rPr>
              <w:t>Panel (a)</w:t>
            </w:r>
          </w:p>
        </w:tc>
        <w:tc>
          <w:tcPr>
            <w:tcW w:w="2118" w:type="pct"/>
            <w:noWrap/>
          </w:tcPr>
          <w:p w14:paraId="0327BA2C" w14:textId="77777777" w:rsidR="00F44754" w:rsidRPr="001578B0" w:rsidRDefault="00F44754" w:rsidP="00C414D1">
            <w:pPr>
              <w:rPr>
                <w:rFonts w:ascii="Aptos" w:eastAsia="Times New Roman" w:hAnsi="Aptos" w:cs="Calibri"/>
                <w:color w:val="000000"/>
                <w:kern w:val="0"/>
                <w:sz w:val="20"/>
                <w:szCs w:val="20"/>
                <w:lang w:eastAsia="en-ZW"/>
                <w14:ligatures w14:val="none"/>
              </w:rPr>
            </w:pPr>
          </w:p>
        </w:tc>
        <w:tc>
          <w:tcPr>
            <w:tcW w:w="575" w:type="pct"/>
            <w:noWrap/>
          </w:tcPr>
          <w:p w14:paraId="261DDE83" w14:textId="77777777" w:rsidR="00F44754" w:rsidRPr="001578B0" w:rsidRDefault="00F44754" w:rsidP="00245780">
            <w:pPr>
              <w:jc w:val="right"/>
              <w:rPr>
                <w:rFonts w:ascii="Aptos" w:eastAsia="Times New Roman" w:hAnsi="Aptos" w:cs="Calibri"/>
                <w:color w:val="000000"/>
                <w:kern w:val="0"/>
                <w:sz w:val="20"/>
                <w:szCs w:val="20"/>
                <w:lang w:eastAsia="en-ZW"/>
                <w14:ligatures w14:val="none"/>
              </w:rPr>
            </w:pPr>
          </w:p>
        </w:tc>
        <w:tc>
          <w:tcPr>
            <w:tcW w:w="890" w:type="pct"/>
            <w:noWrap/>
          </w:tcPr>
          <w:p w14:paraId="62EE07BB" w14:textId="77777777" w:rsidR="00F44754" w:rsidRPr="001578B0" w:rsidRDefault="00F44754" w:rsidP="00245780">
            <w:pPr>
              <w:jc w:val="right"/>
              <w:rPr>
                <w:rFonts w:ascii="Aptos" w:eastAsia="Times New Roman" w:hAnsi="Aptos" w:cs="Calibri"/>
                <w:color w:val="000000"/>
                <w:kern w:val="0"/>
                <w:sz w:val="20"/>
                <w:szCs w:val="20"/>
                <w:lang w:eastAsia="en-ZW"/>
                <w14:ligatures w14:val="none"/>
              </w:rPr>
            </w:pPr>
          </w:p>
        </w:tc>
      </w:tr>
      <w:tr w:rsidR="00B46516" w:rsidRPr="00FE690E" w14:paraId="584585EC" w14:textId="421A151E" w:rsidTr="00826A2A">
        <w:trPr>
          <w:gridBefore w:val="1"/>
          <w:wBefore w:w="59" w:type="pct"/>
          <w:trHeight w:val="288"/>
        </w:trPr>
        <w:tc>
          <w:tcPr>
            <w:tcW w:w="1358" w:type="pct"/>
            <w:noWrap/>
            <w:hideMark/>
          </w:tcPr>
          <w:p w14:paraId="3B7A49DA" w14:textId="77777777" w:rsidR="00B46516" w:rsidRPr="001578B0" w:rsidRDefault="00B46516" w:rsidP="00B46516">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Weed management</w:t>
            </w:r>
          </w:p>
        </w:tc>
        <w:tc>
          <w:tcPr>
            <w:tcW w:w="2118" w:type="pct"/>
            <w:noWrap/>
            <w:hideMark/>
          </w:tcPr>
          <w:p w14:paraId="5D6FF85A" w14:textId="77777777" w:rsidR="00B46516" w:rsidRPr="001578B0" w:rsidRDefault="00B46516" w:rsidP="00B46516">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Manual - No weeding</w:t>
            </w:r>
          </w:p>
        </w:tc>
        <w:tc>
          <w:tcPr>
            <w:tcW w:w="575" w:type="pct"/>
            <w:noWrap/>
            <w:vAlign w:val="bottom"/>
          </w:tcPr>
          <w:p w14:paraId="2B976B77" w14:textId="5324D29C" w:rsidR="00B46516" w:rsidRPr="001578B0" w:rsidRDefault="00B46516"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0.27</w:t>
            </w:r>
          </w:p>
        </w:tc>
        <w:tc>
          <w:tcPr>
            <w:tcW w:w="890" w:type="pct"/>
            <w:noWrap/>
            <w:vAlign w:val="bottom"/>
          </w:tcPr>
          <w:p w14:paraId="6B0274BE" w14:textId="46B085B6" w:rsidR="00B46516" w:rsidRPr="001578B0" w:rsidRDefault="00B46516"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0.02</w:t>
            </w:r>
          </w:p>
        </w:tc>
      </w:tr>
      <w:tr w:rsidR="00B46516" w:rsidRPr="00FE690E" w14:paraId="3502BE95" w14:textId="75B222DA" w:rsidTr="00826A2A">
        <w:trPr>
          <w:gridBefore w:val="1"/>
          <w:wBefore w:w="59" w:type="pct"/>
          <w:trHeight w:val="288"/>
        </w:trPr>
        <w:tc>
          <w:tcPr>
            <w:tcW w:w="1358" w:type="pct"/>
            <w:noWrap/>
            <w:hideMark/>
          </w:tcPr>
          <w:p w14:paraId="7E2F93F6" w14:textId="77777777" w:rsidR="00B46516" w:rsidRPr="001578B0" w:rsidRDefault="00B46516" w:rsidP="00B46516">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Weed management</w:t>
            </w:r>
          </w:p>
        </w:tc>
        <w:tc>
          <w:tcPr>
            <w:tcW w:w="2118" w:type="pct"/>
            <w:noWrap/>
            <w:hideMark/>
          </w:tcPr>
          <w:p w14:paraId="179076C2" w14:textId="61B8B02F" w:rsidR="00B46516" w:rsidRPr="001578B0" w:rsidRDefault="00B46516" w:rsidP="00B46516">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 xml:space="preserve">Manual+ herbicides – </w:t>
            </w:r>
          </w:p>
          <w:p w14:paraId="024C2D6C" w14:textId="370A0C8E" w:rsidR="00B46516" w:rsidRPr="001578B0" w:rsidRDefault="00B46516" w:rsidP="00B46516">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No weeding</w:t>
            </w:r>
          </w:p>
        </w:tc>
        <w:tc>
          <w:tcPr>
            <w:tcW w:w="575" w:type="pct"/>
            <w:noWrap/>
            <w:vAlign w:val="bottom"/>
          </w:tcPr>
          <w:p w14:paraId="3F772ED3" w14:textId="7D066530" w:rsidR="00B46516" w:rsidRPr="001578B0" w:rsidRDefault="00B46516"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0.30</w:t>
            </w:r>
          </w:p>
        </w:tc>
        <w:tc>
          <w:tcPr>
            <w:tcW w:w="890" w:type="pct"/>
            <w:noWrap/>
            <w:vAlign w:val="bottom"/>
          </w:tcPr>
          <w:p w14:paraId="5A4C1D09" w14:textId="7964ECFA" w:rsidR="00B46516" w:rsidRPr="001578B0" w:rsidRDefault="00B46516"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0.04</w:t>
            </w:r>
          </w:p>
        </w:tc>
      </w:tr>
      <w:tr w:rsidR="00B46516" w:rsidRPr="00FE690E" w14:paraId="3F3F4AD7" w14:textId="01BF98EE" w:rsidTr="00826A2A">
        <w:trPr>
          <w:gridBefore w:val="1"/>
          <w:wBefore w:w="59" w:type="pct"/>
          <w:trHeight w:val="288"/>
        </w:trPr>
        <w:tc>
          <w:tcPr>
            <w:tcW w:w="1358" w:type="pct"/>
            <w:noWrap/>
            <w:hideMark/>
          </w:tcPr>
          <w:p w14:paraId="45562B93" w14:textId="77777777" w:rsidR="00B46516" w:rsidRPr="001578B0" w:rsidRDefault="00B46516" w:rsidP="00B46516">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Weed management</w:t>
            </w:r>
          </w:p>
        </w:tc>
        <w:tc>
          <w:tcPr>
            <w:tcW w:w="2118" w:type="pct"/>
            <w:noWrap/>
            <w:hideMark/>
          </w:tcPr>
          <w:p w14:paraId="15D29141" w14:textId="77777777" w:rsidR="00B46516" w:rsidRPr="001578B0" w:rsidRDefault="00B46516" w:rsidP="00B46516">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24D - No weeding</w:t>
            </w:r>
          </w:p>
        </w:tc>
        <w:tc>
          <w:tcPr>
            <w:tcW w:w="575" w:type="pct"/>
            <w:noWrap/>
            <w:vAlign w:val="bottom"/>
          </w:tcPr>
          <w:p w14:paraId="4A1B1ED7" w14:textId="2FE42D7B" w:rsidR="00B46516" w:rsidRPr="001578B0" w:rsidRDefault="00B46516"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0.37</w:t>
            </w:r>
          </w:p>
        </w:tc>
        <w:tc>
          <w:tcPr>
            <w:tcW w:w="890" w:type="pct"/>
            <w:noWrap/>
            <w:vAlign w:val="bottom"/>
          </w:tcPr>
          <w:p w14:paraId="0D7AE8BD" w14:textId="5FB1887F" w:rsidR="00B46516" w:rsidRPr="001578B0" w:rsidRDefault="00B46516"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0.02</w:t>
            </w:r>
          </w:p>
        </w:tc>
      </w:tr>
      <w:tr w:rsidR="00B46516" w:rsidRPr="00FE690E" w14:paraId="63D5E96A" w14:textId="010B3C4C" w:rsidTr="00826A2A">
        <w:trPr>
          <w:gridBefore w:val="1"/>
          <w:wBefore w:w="59" w:type="pct"/>
          <w:trHeight w:val="288"/>
        </w:trPr>
        <w:tc>
          <w:tcPr>
            <w:tcW w:w="1358" w:type="pct"/>
            <w:noWrap/>
            <w:hideMark/>
          </w:tcPr>
          <w:p w14:paraId="7A26EC13" w14:textId="77777777" w:rsidR="00B46516" w:rsidRPr="001578B0" w:rsidRDefault="00B46516" w:rsidP="00B46516">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Weed management</w:t>
            </w:r>
          </w:p>
        </w:tc>
        <w:tc>
          <w:tcPr>
            <w:tcW w:w="2118" w:type="pct"/>
            <w:noWrap/>
            <w:hideMark/>
          </w:tcPr>
          <w:p w14:paraId="11D8DAF2" w14:textId="053756D0" w:rsidR="00B46516" w:rsidRPr="001578B0" w:rsidRDefault="00B46516" w:rsidP="00B46516">
            <w:pPr>
              <w:rPr>
                <w:rFonts w:ascii="Aptos" w:eastAsia="Times New Roman" w:hAnsi="Aptos" w:cs="Calibri"/>
                <w:color w:val="000000"/>
                <w:kern w:val="0"/>
                <w:sz w:val="20"/>
                <w:szCs w:val="20"/>
                <w:lang w:eastAsia="en-ZW"/>
                <w14:ligatures w14:val="none"/>
              </w:rPr>
            </w:pPr>
            <w:proofErr w:type="spellStart"/>
            <w:r w:rsidRPr="001578B0">
              <w:rPr>
                <w:rFonts w:ascii="Aptos" w:eastAsia="Times New Roman" w:hAnsi="Aptos" w:cs="Calibri"/>
                <w:color w:val="000000"/>
                <w:kern w:val="0"/>
                <w:sz w:val="20"/>
                <w:szCs w:val="20"/>
                <w:lang w:eastAsia="en-ZW"/>
                <w14:ligatures w14:val="none"/>
              </w:rPr>
              <w:t>Sulfosulfuron</w:t>
            </w:r>
            <w:proofErr w:type="spellEnd"/>
            <w:r w:rsidRPr="001578B0">
              <w:rPr>
                <w:rFonts w:ascii="Aptos" w:eastAsia="Times New Roman" w:hAnsi="Aptos" w:cs="Calibri"/>
                <w:color w:val="000000"/>
                <w:kern w:val="0"/>
                <w:sz w:val="20"/>
                <w:szCs w:val="20"/>
                <w:lang w:eastAsia="en-ZW"/>
                <w14:ligatures w14:val="none"/>
              </w:rPr>
              <w:t xml:space="preserve">+ </w:t>
            </w:r>
            <w:proofErr w:type="spellStart"/>
            <w:r w:rsidRPr="001578B0">
              <w:rPr>
                <w:rFonts w:ascii="Aptos" w:eastAsia="Times New Roman" w:hAnsi="Aptos" w:cs="Calibri"/>
                <w:color w:val="000000"/>
                <w:kern w:val="0"/>
                <w:sz w:val="20"/>
                <w:szCs w:val="20"/>
                <w:lang w:eastAsia="en-ZW"/>
                <w14:ligatures w14:val="none"/>
              </w:rPr>
              <w:t>Metsulfuron</w:t>
            </w:r>
            <w:proofErr w:type="spellEnd"/>
            <w:r w:rsidRPr="001578B0">
              <w:rPr>
                <w:rFonts w:ascii="Aptos" w:eastAsia="Times New Roman" w:hAnsi="Aptos" w:cs="Calibri"/>
                <w:color w:val="000000"/>
                <w:kern w:val="0"/>
                <w:sz w:val="20"/>
                <w:szCs w:val="20"/>
                <w:lang w:eastAsia="en-ZW"/>
                <w14:ligatures w14:val="none"/>
              </w:rPr>
              <w:t xml:space="preserve"> – </w:t>
            </w:r>
          </w:p>
          <w:p w14:paraId="423B8A2A" w14:textId="1E9D4125" w:rsidR="00B46516" w:rsidRPr="001578B0" w:rsidRDefault="00B46516" w:rsidP="00B46516">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No weeding</w:t>
            </w:r>
          </w:p>
        </w:tc>
        <w:tc>
          <w:tcPr>
            <w:tcW w:w="575" w:type="pct"/>
            <w:noWrap/>
            <w:vAlign w:val="bottom"/>
          </w:tcPr>
          <w:p w14:paraId="01305171" w14:textId="38CE4E8C" w:rsidR="00B46516" w:rsidRPr="001578B0" w:rsidRDefault="00B46516"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0.45</w:t>
            </w:r>
          </w:p>
        </w:tc>
        <w:tc>
          <w:tcPr>
            <w:tcW w:w="890" w:type="pct"/>
            <w:noWrap/>
            <w:vAlign w:val="bottom"/>
          </w:tcPr>
          <w:p w14:paraId="35B109E8" w14:textId="5DA8259A" w:rsidR="00B46516" w:rsidRPr="001578B0" w:rsidRDefault="00B46516"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0.03</w:t>
            </w:r>
          </w:p>
        </w:tc>
      </w:tr>
      <w:tr w:rsidR="00F44754" w:rsidRPr="00FE690E" w14:paraId="1DD120E2" w14:textId="77777777" w:rsidTr="00E31D57">
        <w:trPr>
          <w:gridBefore w:val="1"/>
          <w:wBefore w:w="59" w:type="pct"/>
          <w:trHeight w:val="288"/>
        </w:trPr>
        <w:tc>
          <w:tcPr>
            <w:tcW w:w="1358" w:type="pct"/>
            <w:noWrap/>
          </w:tcPr>
          <w:p w14:paraId="4D364260" w14:textId="3B20FEF4" w:rsidR="00F44754" w:rsidRPr="001578B0" w:rsidRDefault="00F44754" w:rsidP="00C414D1">
            <w:pPr>
              <w:rPr>
                <w:rFonts w:ascii="Aptos" w:eastAsia="Times New Roman" w:hAnsi="Aptos" w:cs="Calibri"/>
                <w:i/>
                <w:iCs/>
                <w:color w:val="000000"/>
                <w:kern w:val="0"/>
                <w:sz w:val="20"/>
                <w:szCs w:val="20"/>
                <w:lang w:eastAsia="en-ZW"/>
                <w14:ligatures w14:val="none"/>
              </w:rPr>
            </w:pPr>
            <w:r w:rsidRPr="001578B0">
              <w:rPr>
                <w:rFonts w:ascii="Aptos" w:eastAsia="Times New Roman" w:hAnsi="Aptos" w:cs="Calibri"/>
                <w:i/>
                <w:iCs/>
                <w:color w:val="000000"/>
                <w:kern w:val="0"/>
                <w:sz w:val="20"/>
                <w:szCs w:val="20"/>
                <w:lang w:eastAsia="en-ZW"/>
                <w14:ligatures w14:val="none"/>
              </w:rPr>
              <w:t>Panel (b)</w:t>
            </w:r>
          </w:p>
        </w:tc>
        <w:tc>
          <w:tcPr>
            <w:tcW w:w="2118" w:type="pct"/>
            <w:noWrap/>
          </w:tcPr>
          <w:p w14:paraId="359D3AFC" w14:textId="77777777" w:rsidR="00F44754" w:rsidRPr="001578B0" w:rsidRDefault="00F44754" w:rsidP="00C414D1">
            <w:pPr>
              <w:rPr>
                <w:rFonts w:ascii="Aptos" w:eastAsia="Times New Roman" w:hAnsi="Aptos" w:cs="Calibri"/>
                <w:color w:val="000000"/>
                <w:kern w:val="0"/>
                <w:sz w:val="20"/>
                <w:szCs w:val="20"/>
                <w:lang w:eastAsia="en-ZW"/>
                <w14:ligatures w14:val="none"/>
              </w:rPr>
            </w:pPr>
          </w:p>
        </w:tc>
        <w:tc>
          <w:tcPr>
            <w:tcW w:w="575" w:type="pct"/>
            <w:noWrap/>
          </w:tcPr>
          <w:p w14:paraId="6BECB4C7" w14:textId="77777777" w:rsidR="00F44754" w:rsidRPr="001578B0" w:rsidRDefault="00F44754" w:rsidP="002A4AC6">
            <w:pPr>
              <w:jc w:val="right"/>
              <w:rPr>
                <w:rFonts w:ascii="Aptos" w:eastAsia="Times New Roman" w:hAnsi="Aptos" w:cs="Calibri"/>
                <w:color w:val="000000"/>
                <w:kern w:val="0"/>
                <w:sz w:val="20"/>
                <w:szCs w:val="20"/>
                <w:lang w:eastAsia="en-ZW"/>
                <w14:ligatures w14:val="none"/>
              </w:rPr>
            </w:pPr>
          </w:p>
        </w:tc>
        <w:tc>
          <w:tcPr>
            <w:tcW w:w="890" w:type="pct"/>
            <w:noWrap/>
          </w:tcPr>
          <w:p w14:paraId="72E03153" w14:textId="77777777" w:rsidR="00F44754" w:rsidRPr="001578B0" w:rsidRDefault="00F44754" w:rsidP="002A4AC6">
            <w:pPr>
              <w:jc w:val="right"/>
              <w:rPr>
                <w:rFonts w:ascii="Aptos" w:eastAsia="Times New Roman" w:hAnsi="Aptos" w:cs="Calibri"/>
                <w:color w:val="000000"/>
                <w:kern w:val="0"/>
                <w:sz w:val="20"/>
                <w:szCs w:val="20"/>
                <w:lang w:eastAsia="en-ZW"/>
                <w14:ligatures w14:val="none"/>
              </w:rPr>
            </w:pPr>
          </w:p>
        </w:tc>
      </w:tr>
      <w:tr w:rsidR="009366F0" w:rsidRPr="00FE690E" w14:paraId="52EAA84D" w14:textId="1529B60A" w:rsidTr="00826A2A">
        <w:trPr>
          <w:gridBefore w:val="1"/>
          <w:wBefore w:w="59" w:type="pct"/>
          <w:trHeight w:val="288"/>
        </w:trPr>
        <w:tc>
          <w:tcPr>
            <w:tcW w:w="1358" w:type="pct"/>
            <w:noWrap/>
            <w:hideMark/>
          </w:tcPr>
          <w:p w14:paraId="20686E89" w14:textId="77777777" w:rsidR="009366F0" w:rsidRPr="001578B0" w:rsidRDefault="009366F0" w:rsidP="009366F0">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Sowing dates</w:t>
            </w:r>
          </w:p>
        </w:tc>
        <w:tc>
          <w:tcPr>
            <w:tcW w:w="2118" w:type="pct"/>
            <w:noWrap/>
            <w:hideMark/>
          </w:tcPr>
          <w:p w14:paraId="61654E3E" w14:textId="1B15A6AB" w:rsidR="009366F0" w:rsidRPr="001578B0" w:rsidRDefault="009366F0" w:rsidP="009366F0">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15Dec - 16Dec</w:t>
            </w:r>
          </w:p>
        </w:tc>
        <w:tc>
          <w:tcPr>
            <w:tcW w:w="575" w:type="pct"/>
            <w:noWrap/>
            <w:vAlign w:val="bottom"/>
          </w:tcPr>
          <w:p w14:paraId="06777D83" w14:textId="16B76F7F" w:rsidR="009366F0" w:rsidRPr="001578B0" w:rsidRDefault="009366F0"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0.23</w:t>
            </w:r>
          </w:p>
        </w:tc>
        <w:tc>
          <w:tcPr>
            <w:tcW w:w="890" w:type="pct"/>
            <w:noWrap/>
            <w:vAlign w:val="bottom"/>
          </w:tcPr>
          <w:p w14:paraId="3116CE07" w14:textId="163D19DB" w:rsidR="009366F0" w:rsidRPr="001578B0" w:rsidRDefault="009366F0"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0.02</w:t>
            </w:r>
          </w:p>
        </w:tc>
      </w:tr>
      <w:tr w:rsidR="009366F0" w:rsidRPr="00FE690E" w14:paraId="249248CF" w14:textId="0FB08E17" w:rsidTr="00826A2A">
        <w:trPr>
          <w:gridBefore w:val="1"/>
          <w:wBefore w:w="59" w:type="pct"/>
          <w:trHeight w:val="288"/>
        </w:trPr>
        <w:tc>
          <w:tcPr>
            <w:tcW w:w="1358" w:type="pct"/>
            <w:noWrap/>
            <w:hideMark/>
          </w:tcPr>
          <w:p w14:paraId="0F476FF0" w14:textId="77777777" w:rsidR="009366F0" w:rsidRPr="001578B0" w:rsidRDefault="009366F0" w:rsidP="009366F0">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Sowing dates</w:t>
            </w:r>
          </w:p>
        </w:tc>
        <w:tc>
          <w:tcPr>
            <w:tcW w:w="2118" w:type="pct"/>
            <w:noWrap/>
            <w:hideMark/>
          </w:tcPr>
          <w:p w14:paraId="429DF51F" w14:textId="44CF1B25" w:rsidR="009366F0" w:rsidRPr="001578B0" w:rsidRDefault="009366F0" w:rsidP="009366F0">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30Nov - 16Dec</w:t>
            </w:r>
          </w:p>
        </w:tc>
        <w:tc>
          <w:tcPr>
            <w:tcW w:w="575" w:type="pct"/>
            <w:noWrap/>
            <w:vAlign w:val="bottom"/>
          </w:tcPr>
          <w:p w14:paraId="40D1832C" w14:textId="41159B4F" w:rsidR="009366F0" w:rsidRPr="001578B0" w:rsidRDefault="009366F0"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0.43</w:t>
            </w:r>
          </w:p>
        </w:tc>
        <w:tc>
          <w:tcPr>
            <w:tcW w:w="890" w:type="pct"/>
            <w:noWrap/>
            <w:vAlign w:val="bottom"/>
          </w:tcPr>
          <w:p w14:paraId="40A211D1" w14:textId="74F3FABD" w:rsidR="009366F0" w:rsidRPr="001578B0" w:rsidRDefault="009366F0"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0.02</w:t>
            </w:r>
          </w:p>
        </w:tc>
      </w:tr>
      <w:tr w:rsidR="009366F0" w:rsidRPr="00FE690E" w14:paraId="0E2A678A" w14:textId="0E495A73" w:rsidTr="00826A2A">
        <w:trPr>
          <w:gridBefore w:val="1"/>
          <w:wBefore w:w="59" w:type="pct"/>
          <w:trHeight w:val="288"/>
        </w:trPr>
        <w:tc>
          <w:tcPr>
            <w:tcW w:w="1358" w:type="pct"/>
            <w:noWrap/>
            <w:hideMark/>
          </w:tcPr>
          <w:p w14:paraId="1AFFE46D" w14:textId="77777777" w:rsidR="009366F0" w:rsidRPr="001578B0" w:rsidRDefault="009366F0" w:rsidP="009366F0">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Sowing dates</w:t>
            </w:r>
          </w:p>
        </w:tc>
        <w:tc>
          <w:tcPr>
            <w:tcW w:w="2118" w:type="pct"/>
            <w:noWrap/>
            <w:hideMark/>
          </w:tcPr>
          <w:p w14:paraId="65EAD80D" w14:textId="411E1F7F" w:rsidR="009366F0" w:rsidRPr="001578B0" w:rsidRDefault="009366F0" w:rsidP="009366F0">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20Nov - 16Dec</w:t>
            </w:r>
          </w:p>
        </w:tc>
        <w:tc>
          <w:tcPr>
            <w:tcW w:w="575" w:type="pct"/>
            <w:noWrap/>
            <w:vAlign w:val="bottom"/>
          </w:tcPr>
          <w:p w14:paraId="7D6F5C3C" w14:textId="4EE72B15" w:rsidR="009366F0" w:rsidRPr="001578B0" w:rsidRDefault="009366F0"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0.56</w:t>
            </w:r>
          </w:p>
        </w:tc>
        <w:tc>
          <w:tcPr>
            <w:tcW w:w="890" w:type="pct"/>
            <w:noWrap/>
            <w:vAlign w:val="bottom"/>
          </w:tcPr>
          <w:p w14:paraId="3432711E" w14:textId="156C9960" w:rsidR="009366F0" w:rsidRPr="001578B0" w:rsidRDefault="009366F0"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0.02</w:t>
            </w:r>
          </w:p>
        </w:tc>
      </w:tr>
      <w:tr w:rsidR="009366F0" w:rsidRPr="00FE690E" w14:paraId="0A5F36BC" w14:textId="246A7D78" w:rsidTr="00826A2A">
        <w:trPr>
          <w:gridBefore w:val="1"/>
          <w:wBefore w:w="59" w:type="pct"/>
          <w:trHeight w:val="288"/>
        </w:trPr>
        <w:tc>
          <w:tcPr>
            <w:tcW w:w="1358" w:type="pct"/>
            <w:noWrap/>
            <w:hideMark/>
          </w:tcPr>
          <w:p w14:paraId="0BD2D23B" w14:textId="77777777" w:rsidR="009366F0" w:rsidRPr="001578B0" w:rsidRDefault="009366F0" w:rsidP="009366F0">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Sowing dates</w:t>
            </w:r>
          </w:p>
        </w:tc>
        <w:tc>
          <w:tcPr>
            <w:tcW w:w="2118" w:type="pct"/>
            <w:noWrap/>
            <w:hideMark/>
          </w:tcPr>
          <w:p w14:paraId="31D7E4A5" w14:textId="3079D3B3" w:rsidR="009366F0" w:rsidRPr="001578B0" w:rsidRDefault="009366F0" w:rsidP="009366F0">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10Nov - 16Dec</w:t>
            </w:r>
          </w:p>
        </w:tc>
        <w:tc>
          <w:tcPr>
            <w:tcW w:w="575" w:type="pct"/>
            <w:noWrap/>
            <w:vAlign w:val="bottom"/>
          </w:tcPr>
          <w:p w14:paraId="426B6528" w14:textId="0244BC10" w:rsidR="009366F0" w:rsidRPr="001578B0" w:rsidRDefault="009366F0"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0.73</w:t>
            </w:r>
          </w:p>
        </w:tc>
        <w:tc>
          <w:tcPr>
            <w:tcW w:w="890" w:type="pct"/>
            <w:noWrap/>
            <w:vAlign w:val="bottom"/>
          </w:tcPr>
          <w:p w14:paraId="2D1499DB" w14:textId="21EF7088" w:rsidR="009366F0" w:rsidRPr="001578B0" w:rsidRDefault="009366F0"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0.05</w:t>
            </w:r>
          </w:p>
        </w:tc>
      </w:tr>
      <w:tr w:rsidR="00E21494" w:rsidRPr="00FE690E" w14:paraId="1E143CCE" w14:textId="0D17A12C" w:rsidTr="00E31D57">
        <w:trPr>
          <w:gridBefore w:val="1"/>
          <w:wBefore w:w="59" w:type="pct"/>
          <w:trHeight w:val="288"/>
        </w:trPr>
        <w:tc>
          <w:tcPr>
            <w:tcW w:w="1358" w:type="pct"/>
            <w:noWrap/>
          </w:tcPr>
          <w:p w14:paraId="01C38B6A" w14:textId="7C99A3E1" w:rsidR="00E31D57" w:rsidRPr="001578B0" w:rsidRDefault="00E31D57" w:rsidP="00E31D57">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i/>
                <w:iCs/>
                <w:color w:val="000000"/>
                <w:kern w:val="0"/>
                <w:sz w:val="20"/>
                <w:szCs w:val="20"/>
                <w:lang w:eastAsia="en-ZW"/>
                <w14:ligatures w14:val="none"/>
              </w:rPr>
              <w:t>Panel (c)</w:t>
            </w:r>
          </w:p>
        </w:tc>
        <w:tc>
          <w:tcPr>
            <w:tcW w:w="2118" w:type="pct"/>
            <w:noWrap/>
          </w:tcPr>
          <w:p w14:paraId="45C80F10" w14:textId="2D30FCBB" w:rsidR="00E31D57" w:rsidRPr="001578B0" w:rsidRDefault="00E31D57" w:rsidP="00E31D57">
            <w:pPr>
              <w:rPr>
                <w:rFonts w:ascii="Aptos" w:eastAsia="Times New Roman" w:hAnsi="Aptos" w:cs="Calibri"/>
                <w:color w:val="000000"/>
                <w:kern w:val="0"/>
                <w:sz w:val="20"/>
                <w:szCs w:val="20"/>
                <w:lang w:eastAsia="en-ZW"/>
                <w14:ligatures w14:val="none"/>
              </w:rPr>
            </w:pPr>
          </w:p>
        </w:tc>
        <w:tc>
          <w:tcPr>
            <w:tcW w:w="575" w:type="pct"/>
            <w:noWrap/>
          </w:tcPr>
          <w:p w14:paraId="26F6C371" w14:textId="4B5C4D80" w:rsidR="00E31D57" w:rsidRPr="001578B0" w:rsidRDefault="00E31D57" w:rsidP="002A4AC6">
            <w:pPr>
              <w:jc w:val="right"/>
              <w:rPr>
                <w:rFonts w:ascii="Aptos" w:eastAsia="Times New Roman" w:hAnsi="Aptos" w:cs="Calibri"/>
                <w:color w:val="000000"/>
                <w:kern w:val="0"/>
                <w:sz w:val="20"/>
                <w:szCs w:val="20"/>
                <w:lang w:eastAsia="en-ZW"/>
                <w14:ligatures w14:val="none"/>
              </w:rPr>
            </w:pPr>
          </w:p>
        </w:tc>
        <w:tc>
          <w:tcPr>
            <w:tcW w:w="890" w:type="pct"/>
            <w:noWrap/>
          </w:tcPr>
          <w:p w14:paraId="63B47C5F" w14:textId="2F1610DA" w:rsidR="00E31D57" w:rsidRPr="001578B0" w:rsidRDefault="00E31D57" w:rsidP="002A4AC6">
            <w:pPr>
              <w:jc w:val="right"/>
              <w:rPr>
                <w:rFonts w:ascii="Aptos" w:eastAsia="Times New Roman" w:hAnsi="Aptos" w:cs="Calibri"/>
                <w:color w:val="000000"/>
                <w:kern w:val="0"/>
                <w:sz w:val="20"/>
                <w:szCs w:val="20"/>
                <w:lang w:eastAsia="en-ZW"/>
                <w14:ligatures w14:val="none"/>
              </w:rPr>
            </w:pPr>
          </w:p>
        </w:tc>
      </w:tr>
      <w:tr w:rsidR="00E64C54" w:rsidRPr="00FE690E" w14:paraId="106C153F" w14:textId="77777777" w:rsidTr="00826A2A">
        <w:trPr>
          <w:gridBefore w:val="1"/>
          <w:wBefore w:w="59" w:type="pct"/>
          <w:trHeight w:val="288"/>
        </w:trPr>
        <w:tc>
          <w:tcPr>
            <w:tcW w:w="1358" w:type="pct"/>
            <w:noWrap/>
          </w:tcPr>
          <w:p w14:paraId="6A47076C" w14:textId="2AFFAF48" w:rsidR="00E64C54" w:rsidRPr="001578B0" w:rsidRDefault="00E64C54" w:rsidP="00E64C54">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Number of irrigations</w:t>
            </w:r>
          </w:p>
        </w:tc>
        <w:tc>
          <w:tcPr>
            <w:tcW w:w="2118" w:type="pct"/>
            <w:noWrap/>
          </w:tcPr>
          <w:p w14:paraId="41F4B68A" w14:textId="479D4EC0" w:rsidR="00E64C54" w:rsidRPr="001578B0" w:rsidRDefault="00E64C54" w:rsidP="00E64C54">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Two - one</w:t>
            </w:r>
          </w:p>
        </w:tc>
        <w:tc>
          <w:tcPr>
            <w:tcW w:w="575" w:type="pct"/>
            <w:noWrap/>
            <w:vAlign w:val="bottom"/>
          </w:tcPr>
          <w:p w14:paraId="640BB315" w14:textId="79BCC628" w:rsidR="00E64C54" w:rsidRPr="001578B0" w:rsidDel="0042318B" w:rsidRDefault="00E64C54"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0.39</w:t>
            </w:r>
          </w:p>
        </w:tc>
        <w:tc>
          <w:tcPr>
            <w:tcW w:w="890" w:type="pct"/>
            <w:noWrap/>
            <w:vAlign w:val="bottom"/>
          </w:tcPr>
          <w:p w14:paraId="2FE21C80" w14:textId="5A0AD894" w:rsidR="00E64C54" w:rsidRPr="001578B0" w:rsidDel="0042318B" w:rsidRDefault="00E64C54"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0.02</w:t>
            </w:r>
          </w:p>
        </w:tc>
      </w:tr>
      <w:tr w:rsidR="00E64C54" w:rsidRPr="00FE690E" w14:paraId="3FF2F98F" w14:textId="77777777" w:rsidTr="00826A2A">
        <w:trPr>
          <w:gridBefore w:val="1"/>
          <w:wBefore w:w="59" w:type="pct"/>
          <w:trHeight w:val="288"/>
        </w:trPr>
        <w:tc>
          <w:tcPr>
            <w:tcW w:w="1358" w:type="pct"/>
            <w:noWrap/>
          </w:tcPr>
          <w:p w14:paraId="36E13194" w14:textId="17A56B0B" w:rsidR="00E64C54" w:rsidRPr="001578B0" w:rsidRDefault="00E64C54" w:rsidP="00E64C54">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Number of irrigations</w:t>
            </w:r>
          </w:p>
        </w:tc>
        <w:tc>
          <w:tcPr>
            <w:tcW w:w="2118" w:type="pct"/>
            <w:noWrap/>
          </w:tcPr>
          <w:p w14:paraId="7837D44D" w14:textId="57084119" w:rsidR="00E64C54" w:rsidRPr="001578B0" w:rsidRDefault="00E64C54" w:rsidP="00E64C54">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Three - one</w:t>
            </w:r>
          </w:p>
        </w:tc>
        <w:tc>
          <w:tcPr>
            <w:tcW w:w="575" w:type="pct"/>
            <w:noWrap/>
            <w:vAlign w:val="bottom"/>
          </w:tcPr>
          <w:p w14:paraId="10D89080" w14:textId="6D237CE8" w:rsidR="00E64C54" w:rsidRPr="001578B0" w:rsidDel="0042318B" w:rsidRDefault="00E64C54"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0.78</w:t>
            </w:r>
          </w:p>
        </w:tc>
        <w:tc>
          <w:tcPr>
            <w:tcW w:w="890" w:type="pct"/>
            <w:noWrap/>
            <w:vAlign w:val="bottom"/>
          </w:tcPr>
          <w:p w14:paraId="5F2C4229" w14:textId="057BB3A4" w:rsidR="00E64C54" w:rsidRPr="001578B0" w:rsidDel="0042318B" w:rsidRDefault="00E64C54"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0.03</w:t>
            </w:r>
          </w:p>
        </w:tc>
      </w:tr>
      <w:tr w:rsidR="00E64C54" w:rsidRPr="00FE690E" w14:paraId="3B11435D" w14:textId="77777777" w:rsidTr="00826A2A">
        <w:trPr>
          <w:gridBefore w:val="1"/>
          <w:wBefore w:w="59" w:type="pct"/>
          <w:trHeight w:val="288"/>
        </w:trPr>
        <w:tc>
          <w:tcPr>
            <w:tcW w:w="1358" w:type="pct"/>
            <w:noWrap/>
          </w:tcPr>
          <w:p w14:paraId="1E58E176" w14:textId="45CA3DA2" w:rsidR="00E64C54" w:rsidRPr="001578B0" w:rsidRDefault="00E64C54" w:rsidP="00E64C54">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Number of irrigations</w:t>
            </w:r>
          </w:p>
        </w:tc>
        <w:tc>
          <w:tcPr>
            <w:tcW w:w="2118" w:type="pct"/>
            <w:noWrap/>
          </w:tcPr>
          <w:p w14:paraId="52CE40FC" w14:textId="679320B7" w:rsidR="00E64C54" w:rsidRPr="001578B0" w:rsidRDefault="00E64C54" w:rsidP="00E64C54">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Four - one</w:t>
            </w:r>
          </w:p>
        </w:tc>
        <w:tc>
          <w:tcPr>
            <w:tcW w:w="575" w:type="pct"/>
            <w:noWrap/>
            <w:vAlign w:val="bottom"/>
          </w:tcPr>
          <w:p w14:paraId="4D9FEA93" w14:textId="75A748A8" w:rsidR="00E64C54" w:rsidRPr="001578B0" w:rsidDel="0042318B" w:rsidRDefault="00E64C54"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1.35</w:t>
            </w:r>
          </w:p>
        </w:tc>
        <w:tc>
          <w:tcPr>
            <w:tcW w:w="890" w:type="pct"/>
            <w:noWrap/>
            <w:vAlign w:val="bottom"/>
          </w:tcPr>
          <w:p w14:paraId="0AF6D9E1" w14:textId="2D9B4A12" w:rsidR="00E64C54" w:rsidRPr="001578B0" w:rsidDel="0042318B" w:rsidRDefault="00E64C54"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0.05</w:t>
            </w:r>
          </w:p>
        </w:tc>
      </w:tr>
      <w:tr w:rsidR="00E31D57" w:rsidRPr="00FE690E" w14:paraId="7DDE6FF9" w14:textId="77777777" w:rsidTr="00E31D57">
        <w:trPr>
          <w:trHeight w:val="288"/>
        </w:trPr>
        <w:tc>
          <w:tcPr>
            <w:tcW w:w="1417" w:type="pct"/>
            <w:gridSpan w:val="2"/>
            <w:noWrap/>
          </w:tcPr>
          <w:p w14:paraId="612AE676" w14:textId="21D150FD" w:rsidR="00E31D57" w:rsidRPr="001578B0" w:rsidRDefault="00E31D57" w:rsidP="009B50F6">
            <w:pPr>
              <w:rPr>
                <w:rFonts w:ascii="Aptos" w:eastAsia="Times New Roman" w:hAnsi="Aptos" w:cs="Calibri"/>
                <w:i/>
                <w:iCs/>
                <w:color w:val="000000"/>
                <w:kern w:val="0"/>
                <w:sz w:val="20"/>
                <w:szCs w:val="20"/>
                <w:lang w:eastAsia="en-ZW"/>
                <w14:ligatures w14:val="none"/>
              </w:rPr>
            </w:pPr>
            <w:r w:rsidRPr="001578B0">
              <w:rPr>
                <w:rFonts w:ascii="Aptos" w:eastAsia="Times New Roman" w:hAnsi="Aptos" w:cs="Calibri"/>
                <w:i/>
                <w:iCs/>
                <w:color w:val="000000"/>
                <w:kern w:val="0"/>
                <w:sz w:val="20"/>
                <w:szCs w:val="20"/>
                <w:lang w:eastAsia="en-ZW"/>
                <w14:ligatures w14:val="none"/>
              </w:rPr>
              <w:t xml:space="preserve">  Panel (d)</w:t>
            </w:r>
          </w:p>
        </w:tc>
        <w:tc>
          <w:tcPr>
            <w:tcW w:w="2118" w:type="pct"/>
            <w:noWrap/>
          </w:tcPr>
          <w:p w14:paraId="45D83846" w14:textId="77777777" w:rsidR="00E31D57" w:rsidRPr="001578B0" w:rsidRDefault="00E31D57" w:rsidP="009B50F6">
            <w:pPr>
              <w:rPr>
                <w:rFonts w:ascii="Aptos" w:eastAsia="Times New Roman" w:hAnsi="Aptos" w:cs="Calibri"/>
                <w:color w:val="000000"/>
                <w:kern w:val="0"/>
                <w:sz w:val="20"/>
                <w:szCs w:val="20"/>
                <w:lang w:eastAsia="en-ZW"/>
                <w14:ligatures w14:val="none"/>
              </w:rPr>
            </w:pPr>
          </w:p>
        </w:tc>
        <w:tc>
          <w:tcPr>
            <w:tcW w:w="575" w:type="pct"/>
            <w:noWrap/>
          </w:tcPr>
          <w:p w14:paraId="12F3B57E" w14:textId="77777777" w:rsidR="00E31D57" w:rsidRPr="001578B0" w:rsidRDefault="00E31D57" w:rsidP="002A4AC6">
            <w:pPr>
              <w:jc w:val="right"/>
              <w:rPr>
                <w:rFonts w:ascii="Aptos" w:eastAsia="Times New Roman" w:hAnsi="Aptos" w:cs="Calibri"/>
                <w:color w:val="000000"/>
                <w:kern w:val="0"/>
                <w:sz w:val="20"/>
                <w:szCs w:val="20"/>
                <w:lang w:eastAsia="en-ZW"/>
                <w14:ligatures w14:val="none"/>
              </w:rPr>
            </w:pPr>
          </w:p>
        </w:tc>
        <w:tc>
          <w:tcPr>
            <w:tcW w:w="890" w:type="pct"/>
            <w:noWrap/>
          </w:tcPr>
          <w:p w14:paraId="2A865101" w14:textId="77777777" w:rsidR="00E31D57" w:rsidRPr="001578B0" w:rsidRDefault="00E31D57" w:rsidP="002A4AC6">
            <w:pPr>
              <w:jc w:val="right"/>
              <w:rPr>
                <w:rFonts w:ascii="Aptos" w:eastAsia="Times New Roman" w:hAnsi="Aptos" w:cs="Calibri"/>
                <w:color w:val="000000"/>
                <w:kern w:val="0"/>
                <w:sz w:val="20"/>
                <w:szCs w:val="20"/>
                <w:lang w:eastAsia="en-ZW"/>
                <w14:ligatures w14:val="none"/>
              </w:rPr>
            </w:pPr>
          </w:p>
        </w:tc>
      </w:tr>
      <w:tr w:rsidR="00826A2A" w:rsidRPr="00FE690E" w14:paraId="65B052C1" w14:textId="77777777" w:rsidTr="004B514F">
        <w:trPr>
          <w:gridBefore w:val="1"/>
          <w:wBefore w:w="59" w:type="pct"/>
          <w:trHeight w:val="288"/>
        </w:trPr>
        <w:tc>
          <w:tcPr>
            <w:tcW w:w="1358" w:type="pct"/>
            <w:noWrap/>
          </w:tcPr>
          <w:p w14:paraId="575E5B09" w14:textId="10AF920B"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Variety choice</w:t>
            </w:r>
          </w:p>
        </w:tc>
        <w:tc>
          <w:tcPr>
            <w:tcW w:w="2118" w:type="pct"/>
            <w:noWrap/>
          </w:tcPr>
          <w:p w14:paraId="59D75297" w14:textId="3A827A8D"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Local - HD2967</w:t>
            </w:r>
          </w:p>
        </w:tc>
        <w:tc>
          <w:tcPr>
            <w:tcW w:w="575" w:type="pct"/>
            <w:noWrap/>
            <w:vAlign w:val="bottom"/>
          </w:tcPr>
          <w:p w14:paraId="34886165" w14:textId="397563E4" w:rsidR="00826A2A" w:rsidRPr="001578B0" w:rsidDel="0042318B"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-0.55</w:t>
            </w:r>
          </w:p>
        </w:tc>
        <w:tc>
          <w:tcPr>
            <w:tcW w:w="890" w:type="pct"/>
            <w:noWrap/>
            <w:vAlign w:val="bottom"/>
          </w:tcPr>
          <w:p w14:paraId="6F0D20CD" w14:textId="6785E303" w:rsidR="00826A2A" w:rsidRPr="001578B0" w:rsidDel="0042318B"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0.03</w:t>
            </w:r>
          </w:p>
        </w:tc>
      </w:tr>
      <w:tr w:rsidR="00826A2A" w:rsidRPr="00FE690E" w14:paraId="07681C4D" w14:textId="0E9356BD" w:rsidTr="004B514F">
        <w:trPr>
          <w:gridBefore w:val="1"/>
          <w:wBefore w:w="59" w:type="pct"/>
          <w:trHeight w:val="288"/>
        </w:trPr>
        <w:tc>
          <w:tcPr>
            <w:tcW w:w="1358" w:type="pct"/>
            <w:noWrap/>
            <w:hideMark/>
          </w:tcPr>
          <w:p w14:paraId="096D5AB8"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Variety choice</w:t>
            </w:r>
          </w:p>
        </w:tc>
        <w:tc>
          <w:tcPr>
            <w:tcW w:w="2118" w:type="pct"/>
            <w:noWrap/>
            <w:hideMark/>
          </w:tcPr>
          <w:p w14:paraId="433DFAF1"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PBW343 - HD2967</w:t>
            </w:r>
          </w:p>
        </w:tc>
        <w:tc>
          <w:tcPr>
            <w:tcW w:w="575" w:type="pct"/>
            <w:noWrap/>
            <w:vAlign w:val="bottom"/>
          </w:tcPr>
          <w:p w14:paraId="3BD0CEEF" w14:textId="1662EB58"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-0.24</w:t>
            </w:r>
          </w:p>
        </w:tc>
        <w:tc>
          <w:tcPr>
            <w:tcW w:w="890" w:type="pct"/>
            <w:noWrap/>
            <w:vAlign w:val="bottom"/>
          </w:tcPr>
          <w:p w14:paraId="549F896E" w14:textId="6BEB4F1B"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0.03</w:t>
            </w:r>
          </w:p>
        </w:tc>
      </w:tr>
      <w:tr w:rsidR="00826A2A" w:rsidRPr="00FE690E" w14:paraId="18BE8AEC" w14:textId="229819B5" w:rsidTr="004B514F">
        <w:trPr>
          <w:gridBefore w:val="1"/>
          <w:wBefore w:w="59" w:type="pct"/>
          <w:trHeight w:val="288"/>
        </w:trPr>
        <w:tc>
          <w:tcPr>
            <w:tcW w:w="1358" w:type="pct"/>
            <w:noWrap/>
            <w:hideMark/>
          </w:tcPr>
          <w:p w14:paraId="4012798F"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Variety choice</w:t>
            </w:r>
          </w:p>
        </w:tc>
        <w:tc>
          <w:tcPr>
            <w:tcW w:w="2118" w:type="pct"/>
            <w:noWrap/>
            <w:hideMark/>
          </w:tcPr>
          <w:p w14:paraId="1FCE36A5"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UP262 - HD2967</w:t>
            </w:r>
          </w:p>
        </w:tc>
        <w:tc>
          <w:tcPr>
            <w:tcW w:w="575" w:type="pct"/>
            <w:noWrap/>
            <w:vAlign w:val="bottom"/>
          </w:tcPr>
          <w:p w14:paraId="45132DA9" w14:textId="3D46AB3B"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-0.53</w:t>
            </w:r>
          </w:p>
        </w:tc>
        <w:tc>
          <w:tcPr>
            <w:tcW w:w="890" w:type="pct"/>
            <w:noWrap/>
            <w:vAlign w:val="bottom"/>
          </w:tcPr>
          <w:p w14:paraId="0BCB7E72" w14:textId="5B23C9FA"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0.03</w:t>
            </w:r>
          </w:p>
        </w:tc>
      </w:tr>
      <w:tr w:rsidR="00826A2A" w:rsidRPr="00FE690E" w14:paraId="3C81D431" w14:textId="5BA59C04" w:rsidTr="004B514F">
        <w:trPr>
          <w:gridBefore w:val="1"/>
          <w:wBefore w:w="59" w:type="pct"/>
          <w:trHeight w:val="288"/>
        </w:trPr>
        <w:tc>
          <w:tcPr>
            <w:tcW w:w="1358" w:type="pct"/>
            <w:noWrap/>
            <w:hideMark/>
          </w:tcPr>
          <w:p w14:paraId="60E4395A"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Variety choice</w:t>
            </w:r>
          </w:p>
        </w:tc>
        <w:tc>
          <w:tcPr>
            <w:tcW w:w="2118" w:type="pct"/>
            <w:noWrap/>
            <w:hideMark/>
          </w:tcPr>
          <w:p w14:paraId="2E7925B0"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LOK1 - HD2967</w:t>
            </w:r>
          </w:p>
        </w:tc>
        <w:tc>
          <w:tcPr>
            <w:tcW w:w="575" w:type="pct"/>
            <w:noWrap/>
            <w:vAlign w:val="bottom"/>
          </w:tcPr>
          <w:p w14:paraId="78A78B4E" w14:textId="070869F8"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-0.60</w:t>
            </w:r>
          </w:p>
        </w:tc>
        <w:tc>
          <w:tcPr>
            <w:tcW w:w="890" w:type="pct"/>
            <w:noWrap/>
            <w:vAlign w:val="bottom"/>
          </w:tcPr>
          <w:p w14:paraId="4E981C48" w14:textId="68D60304"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0.03</w:t>
            </w:r>
          </w:p>
        </w:tc>
      </w:tr>
      <w:tr w:rsidR="00826A2A" w:rsidRPr="00FE690E" w14:paraId="2AF96AD7" w14:textId="110872CC" w:rsidTr="004B514F">
        <w:trPr>
          <w:gridBefore w:val="1"/>
          <w:wBefore w:w="59" w:type="pct"/>
          <w:trHeight w:val="288"/>
        </w:trPr>
        <w:tc>
          <w:tcPr>
            <w:tcW w:w="1358" w:type="pct"/>
            <w:noWrap/>
            <w:hideMark/>
          </w:tcPr>
          <w:p w14:paraId="5BB63411"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Variety choice</w:t>
            </w:r>
          </w:p>
        </w:tc>
        <w:tc>
          <w:tcPr>
            <w:tcW w:w="2118" w:type="pct"/>
            <w:noWrap/>
            <w:hideMark/>
          </w:tcPr>
          <w:p w14:paraId="77F848F6"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PBW154 - HD2967</w:t>
            </w:r>
          </w:p>
        </w:tc>
        <w:tc>
          <w:tcPr>
            <w:tcW w:w="575" w:type="pct"/>
            <w:noWrap/>
            <w:vAlign w:val="bottom"/>
          </w:tcPr>
          <w:p w14:paraId="0B140EF0" w14:textId="753EABEF"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-0.46</w:t>
            </w:r>
          </w:p>
        </w:tc>
        <w:tc>
          <w:tcPr>
            <w:tcW w:w="890" w:type="pct"/>
            <w:noWrap/>
            <w:vAlign w:val="bottom"/>
          </w:tcPr>
          <w:p w14:paraId="1B8DD38C" w14:textId="0056D6DB"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0.03</w:t>
            </w:r>
          </w:p>
        </w:tc>
      </w:tr>
      <w:tr w:rsidR="00826A2A" w:rsidRPr="00FE690E" w14:paraId="41F41FC5" w14:textId="08FDF851" w:rsidTr="004B514F">
        <w:trPr>
          <w:gridBefore w:val="1"/>
          <w:wBefore w:w="59" w:type="pct"/>
          <w:trHeight w:val="288"/>
        </w:trPr>
        <w:tc>
          <w:tcPr>
            <w:tcW w:w="1358" w:type="pct"/>
            <w:noWrap/>
            <w:hideMark/>
          </w:tcPr>
          <w:p w14:paraId="3D8490CC"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Variety choice</w:t>
            </w:r>
          </w:p>
        </w:tc>
        <w:tc>
          <w:tcPr>
            <w:tcW w:w="2118" w:type="pct"/>
            <w:noWrap/>
            <w:hideMark/>
          </w:tcPr>
          <w:p w14:paraId="21B3C205"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Kedar - HD2967</w:t>
            </w:r>
          </w:p>
        </w:tc>
        <w:tc>
          <w:tcPr>
            <w:tcW w:w="575" w:type="pct"/>
            <w:noWrap/>
            <w:vAlign w:val="bottom"/>
          </w:tcPr>
          <w:p w14:paraId="0827007A" w14:textId="1E7D39BF"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-0.49</w:t>
            </w:r>
          </w:p>
        </w:tc>
        <w:tc>
          <w:tcPr>
            <w:tcW w:w="890" w:type="pct"/>
            <w:noWrap/>
            <w:vAlign w:val="bottom"/>
          </w:tcPr>
          <w:p w14:paraId="5B4A06CF" w14:textId="451D11FB"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0.03</w:t>
            </w:r>
          </w:p>
        </w:tc>
      </w:tr>
      <w:tr w:rsidR="00826A2A" w:rsidRPr="00FE690E" w14:paraId="4088B5DF" w14:textId="7617D12B" w:rsidTr="004B514F">
        <w:trPr>
          <w:gridBefore w:val="1"/>
          <w:wBefore w:w="59" w:type="pct"/>
          <w:trHeight w:val="288"/>
        </w:trPr>
        <w:tc>
          <w:tcPr>
            <w:tcW w:w="1358" w:type="pct"/>
            <w:noWrap/>
            <w:hideMark/>
          </w:tcPr>
          <w:p w14:paraId="4D73A9F9"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Variety choice</w:t>
            </w:r>
          </w:p>
        </w:tc>
        <w:tc>
          <w:tcPr>
            <w:tcW w:w="2118" w:type="pct"/>
            <w:noWrap/>
            <w:hideMark/>
          </w:tcPr>
          <w:p w14:paraId="694C9464"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SUPER303 - HD2967</w:t>
            </w:r>
          </w:p>
        </w:tc>
        <w:tc>
          <w:tcPr>
            <w:tcW w:w="575" w:type="pct"/>
            <w:noWrap/>
            <w:vAlign w:val="bottom"/>
          </w:tcPr>
          <w:p w14:paraId="39E59F7D" w14:textId="074797E3"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-0.05</w:t>
            </w:r>
          </w:p>
        </w:tc>
        <w:tc>
          <w:tcPr>
            <w:tcW w:w="890" w:type="pct"/>
            <w:noWrap/>
            <w:vAlign w:val="bottom"/>
          </w:tcPr>
          <w:p w14:paraId="39244C1D" w14:textId="609AA0CD"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0.03</w:t>
            </w:r>
          </w:p>
        </w:tc>
      </w:tr>
      <w:tr w:rsidR="00826A2A" w:rsidRPr="00FE690E" w14:paraId="3E34ED58" w14:textId="56CBF804" w:rsidTr="004B514F">
        <w:trPr>
          <w:gridBefore w:val="1"/>
          <w:wBefore w:w="59" w:type="pct"/>
          <w:trHeight w:val="288"/>
        </w:trPr>
        <w:tc>
          <w:tcPr>
            <w:tcW w:w="1358" w:type="pct"/>
            <w:noWrap/>
            <w:hideMark/>
          </w:tcPr>
          <w:p w14:paraId="57B614D6"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Variety choice</w:t>
            </w:r>
          </w:p>
        </w:tc>
        <w:tc>
          <w:tcPr>
            <w:tcW w:w="2118" w:type="pct"/>
            <w:noWrap/>
            <w:hideMark/>
          </w:tcPr>
          <w:p w14:paraId="7F4A3400"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PBW502 - HD2967</w:t>
            </w:r>
          </w:p>
        </w:tc>
        <w:tc>
          <w:tcPr>
            <w:tcW w:w="575" w:type="pct"/>
            <w:noWrap/>
            <w:vAlign w:val="bottom"/>
          </w:tcPr>
          <w:p w14:paraId="5CB9D12B" w14:textId="2717C14D"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-0.21</w:t>
            </w:r>
          </w:p>
        </w:tc>
        <w:tc>
          <w:tcPr>
            <w:tcW w:w="890" w:type="pct"/>
            <w:noWrap/>
            <w:vAlign w:val="bottom"/>
          </w:tcPr>
          <w:p w14:paraId="5F9A517C" w14:textId="555F5EDE"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0.04</w:t>
            </w:r>
          </w:p>
        </w:tc>
      </w:tr>
      <w:tr w:rsidR="00826A2A" w:rsidRPr="00FE690E" w14:paraId="42231F5C" w14:textId="5EAF2BB7" w:rsidTr="004B514F">
        <w:trPr>
          <w:gridBefore w:val="1"/>
          <w:wBefore w:w="59" w:type="pct"/>
          <w:trHeight w:val="288"/>
        </w:trPr>
        <w:tc>
          <w:tcPr>
            <w:tcW w:w="1358" w:type="pct"/>
            <w:noWrap/>
            <w:hideMark/>
          </w:tcPr>
          <w:p w14:paraId="0F822702"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lastRenderedPageBreak/>
              <w:t>Variety choice</w:t>
            </w:r>
          </w:p>
        </w:tc>
        <w:tc>
          <w:tcPr>
            <w:tcW w:w="2118" w:type="pct"/>
            <w:noWrap/>
            <w:hideMark/>
          </w:tcPr>
          <w:p w14:paraId="0F1F29A2"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HD2733 - HD2967</w:t>
            </w:r>
          </w:p>
        </w:tc>
        <w:tc>
          <w:tcPr>
            <w:tcW w:w="575" w:type="pct"/>
            <w:noWrap/>
            <w:vAlign w:val="bottom"/>
          </w:tcPr>
          <w:p w14:paraId="398CDE47" w14:textId="46C757D2"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-0.09</w:t>
            </w:r>
          </w:p>
        </w:tc>
        <w:tc>
          <w:tcPr>
            <w:tcW w:w="890" w:type="pct"/>
            <w:noWrap/>
            <w:vAlign w:val="bottom"/>
          </w:tcPr>
          <w:p w14:paraId="6C382CFF" w14:textId="6880DFB7"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0.10</w:t>
            </w:r>
          </w:p>
        </w:tc>
      </w:tr>
      <w:tr w:rsidR="00826A2A" w:rsidRPr="00FE690E" w14:paraId="152ECDBF" w14:textId="300987FE" w:rsidTr="004B514F">
        <w:trPr>
          <w:gridBefore w:val="1"/>
          <w:wBefore w:w="59" w:type="pct"/>
          <w:trHeight w:val="288"/>
        </w:trPr>
        <w:tc>
          <w:tcPr>
            <w:tcW w:w="1358" w:type="pct"/>
            <w:noWrap/>
            <w:hideMark/>
          </w:tcPr>
          <w:p w14:paraId="5876D57A"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Variety choice</w:t>
            </w:r>
          </w:p>
        </w:tc>
        <w:tc>
          <w:tcPr>
            <w:tcW w:w="2118" w:type="pct"/>
            <w:noWrap/>
            <w:hideMark/>
          </w:tcPr>
          <w:p w14:paraId="61E886FB"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HUW234 - HD2967</w:t>
            </w:r>
          </w:p>
        </w:tc>
        <w:tc>
          <w:tcPr>
            <w:tcW w:w="575" w:type="pct"/>
            <w:noWrap/>
            <w:vAlign w:val="bottom"/>
          </w:tcPr>
          <w:p w14:paraId="308F26F9" w14:textId="331353D0"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-0.61</w:t>
            </w:r>
          </w:p>
        </w:tc>
        <w:tc>
          <w:tcPr>
            <w:tcW w:w="890" w:type="pct"/>
            <w:noWrap/>
            <w:vAlign w:val="bottom"/>
          </w:tcPr>
          <w:p w14:paraId="7ED6E57C" w14:textId="07830E5C"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0.04</w:t>
            </w:r>
          </w:p>
        </w:tc>
      </w:tr>
      <w:tr w:rsidR="00826A2A" w:rsidRPr="00FE690E" w14:paraId="21537845" w14:textId="6DB29702" w:rsidTr="004B514F">
        <w:trPr>
          <w:gridBefore w:val="1"/>
          <w:wBefore w:w="59" w:type="pct"/>
          <w:trHeight w:val="288"/>
        </w:trPr>
        <w:tc>
          <w:tcPr>
            <w:tcW w:w="1358" w:type="pct"/>
            <w:noWrap/>
            <w:hideMark/>
          </w:tcPr>
          <w:p w14:paraId="3F97CA11"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Variety choice</w:t>
            </w:r>
          </w:p>
        </w:tc>
        <w:tc>
          <w:tcPr>
            <w:tcW w:w="2118" w:type="pct"/>
            <w:noWrap/>
            <w:hideMark/>
          </w:tcPr>
          <w:p w14:paraId="3D2FB210" w14:textId="77777777" w:rsidR="00826A2A" w:rsidRPr="001578B0" w:rsidRDefault="00826A2A" w:rsidP="00826A2A">
            <w:pPr>
              <w:rPr>
                <w:rFonts w:ascii="Aptos" w:eastAsia="Times New Roman" w:hAnsi="Aptos" w:cs="Calibri"/>
                <w:color w:val="000000"/>
                <w:kern w:val="0"/>
                <w:sz w:val="20"/>
                <w:szCs w:val="20"/>
                <w:lang w:eastAsia="en-ZW"/>
                <w14:ligatures w14:val="none"/>
              </w:rPr>
            </w:pPr>
            <w:r w:rsidRPr="001578B0">
              <w:rPr>
                <w:rFonts w:ascii="Aptos" w:eastAsia="Times New Roman" w:hAnsi="Aptos" w:cs="Calibri"/>
                <w:color w:val="000000"/>
                <w:kern w:val="0"/>
                <w:sz w:val="20"/>
                <w:szCs w:val="20"/>
                <w:lang w:eastAsia="en-ZW"/>
                <w14:ligatures w14:val="none"/>
              </w:rPr>
              <w:t>RR21 - HD2967</w:t>
            </w:r>
          </w:p>
        </w:tc>
        <w:tc>
          <w:tcPr>
            <w:tcW w:w="575" w:type="pct"/>
            <w:noWrap/>
            <w:vAlign w:val="bottom"/>
          </w:tcPr>
          <w:p w14:paraId="69CED904" w14:textId="49CA90F3"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-0.37</w:t>
            </w:r>
          </w:p>
        </w:tc>
        <w:tc>
          <w:tcPr>
            <w:tcW w:w="890" w:type="pct"/>
            <w:noWrap/>
            <w:vAlign w:val="bottom"/>
          </w:tcPr>
          <w:p w14:paraId="3F685A0D" w14:textId="7B279696" w:rsidR="00826A2A" w:rsidRPr="001578B0" w:rsidRDefault="00826A2A" w:rsidP="002A4AC6">
            <w:pPr>
              <w:jc w:val="right"/>
              <w:rPr>
                <w:rFonts w:ascii="Aptos" w:eastAsia="Times New Roman" w:hAnsi="Aptos" w:cs="Calibri"/>
                <w:color w:val="000000"/>
                <w:kern w:val="0"/>
                <w:sz w:val="20"/>
                <w:szCs w:val="20"/>
                <w:lang w:eastAsia="en-ZW"/>
                <w14:ligatures w14:val="none"/>
              </w:rPr>
            </w:pPr>
            <w:r>
              <w:rPr>
                <w:rFonts w:ascii="Aptos Narrow" w:hAnsi="Aptos Narrow"/>
                <w:color w:val="000000"/>
              </w:rPr>
              <w:t>0.04</w:t>
            </w:r>
          </w:p>
        </w:tc>
      </w:tr>
    </w:tbl>
    <w:p w14:paraId="1B0DDD1D" w14:textId="77777777" w:rsidR="00117A4F" w:rsidRDefault="00117A4F" w:rsidP="006519F6">
      <w:pPr>
        <w:rPr>
          <w:ins w:id="98" w:author="MKONDIWA, Maxwell (CIMMYT-India)" w:date="2024-07-23T10:07:00Z" w16du:dateUtc="2024-07-23T04:37:00Z"/>
          <w:rFonts w:ascii="Aptos" w:hAnsi="Aptos"/>
          <w:sz w:val="24"/>
          <w:szCs w:val="24"/>
        </w:rPr>
      </w:pPr>
    </w:p>
    <w:p w14:paraId="0C89ED13" w14:textId="619B3A06" w:rsidR="006519F6" w:rsidRPr="001578B0" w:rsidRDefault="008B1335" w:rsidP="006519F6">
      <w:pPr>
        <w:rPr>
          <w:rFonts w:ascii="Aptos" w:hAnsi="Aptos"/>
          <w:sz w:val="24"/>
          <w:szCs w:val="24"/>
        </w:rPr>
      </w:pPr>
      <w:r w:rsidRPr="001578B0">
        <w:rPr>
          <w:rFonts w:ascii="Aptos" w:hAnsi="Aptos"/>
          <w:sz w:val="24"/>
          <w:szCs w:val="24"/>
        </w:rPr>
        <w:t xml:space="preserve">These average returns are also consistent for </w:t>
      </w:r>
      <w:r w:rsidR="006019A9" w:rsidRPr="001578B0">
        <w:rPr>
          <w:rFonts w:ascii="Aptos" w:hAnsi="Aptos"/>
          <w:sz w:val="24"/>
          <w:szCs w:val="24"/>
        </w:rPr>
        <w:t xml:space="preserve">distributional comparisons as shown by </w:t>
      </w:r>
      <w:r w:rsidR="00265894" w:rsidRPr="001578B0">
        <w:rPr>
          <w:rFonts w:ascii="Aptos" w:hAnsi="Aptos"/>
          <w:sz w:val="24"/>
          <w:szCs w:val="24"/>
        </w:rPr>
        <w:t>figure</w:t>
      </w:r>
      <w:r w:rsidR="005E43E3" w:rsidRPr="001578B0">
        <w:rPr>
          <w:rFonts w:ascii="Aptos" w:hAnsi="Aptos"/>
          <w:sz w:val="24"/>
          <w:szCs w:val="24"/>
        </w:rPr>
        <w:t xml:space="preserve"> </w:t>
      </w:r>
      <w:r w:rsidR="00F03101" w:rsidRPr="001578B0">
        <w:rPr>
          <w:rFonts w:ascii="Aptos" w:hAnsi="Aptos"/>
          <w:sz w:val="24"/>
          <w:szCs w:val="24"/>
        </w:rPr>
        <w:t xml:space="preserve">4. </w:t>
      </w:r>
      <w:r w:rsidR="008F59A3" w:rsidRPr="001578B0">
        <w:rPr>
          <w:rFonts w:ascii="Aptos" w:hAnsi="Aptos"/>
          <w:sz w:val="24"/>
          <w:szCs w:val="24"/>
        </w:rPr>
        <w:t xml:space="preserve">These distributions help to demonstrate the heterogeneity in the returns. </w:t>
      </w:r>
      <w:r w:rsidR="006C6AFC" w:rsidRPr="001578B0">
        <w:rPr>
          <w:rFonts w:ascii="Aptos" w:hAnsi="Aptos"/>
          <w:sz w:val="24"/>
          <w:szCs w:val="24"/>
        </w:rPr>
        <w:t xml:space="preserve">For varieties, </w:t>
      </w:r>
      <w:r w:rsidR="00A10269" w:rsidRPr="001578B0">
        <w:rPr>
          <w:rFonts w:ascii="Aptos" w:hAnsi="Aptos"/>
          <w:sz w:val="24"/>
          <w:szCs w:val="24"/>
        </w:rPr>
        <w:t xml:space="preserve">the only varieties that are match the yield levels of HD 2967 for all farmers are </w:t>
      </w:r>
      <w:r w:rsidR="005C70A7" w:rsidRPr="001578B0">
        <w:rPr>
          <w:rFonts w:ascii="Aptos" w:hAnsi="Aptos"/>
          <w:sz w:val="24"/>
          <w:szCs w:val="24"/>
        </w:rPr>
        <w:t>long duration varieties (timely sown varieties) like SUPER 303, HD 2733</w:t>
      </w:r>
      <w:r w:rsidR="007D55E1" w:rsidRPr="001578B0">
        <w:rPr>
          <w:rFonts w:ascii="Aptos" w:hAnsi="Aptos"/>
          <w:sz w:val="24"/>
          <w:szCs w:val="24"/>
        </w:rPr>
        <w:t xml:space="preserve">, PBW 502 and PBW </w:t>
      </w:r>
      <w:r w:rsidR="00142D17" w:rsidRPr="001578B0">
        <w:rPr>
          <w:rFonts w:ascii="Aptos" w:hAnsi="Aptos"/>
          <w:sz w:val="24"/>
          <w:szCs w:val="24"/>
        </w:rPr>
        <w:t xml:space="preserve">343. </w:t>
      </w:r>
    </w:p>
    <w:p w14:paraId="71589EB9" w14:textId="01E749E5" w:rsidR="009A06BE" w:rsidRPr="001578B0" w:rsidRDefault="00891A43" w:rsidP="006519F6">
      <w:pPr>
        <w:rPr>
          <w:rFonts w:ascii="Aptos" w:hAnsi="Aptos"/>
          <w:sz w:val="24"/>
          <w:szCs w:val="24"/>
        </w:rPr>
      </w:pPr>
      <w:r w:rsidRPr="00891A43">
        <w:rPr>
          <w:noProof/>
        </w:rPr>
        <w:drawing>
          <wp:inline distT="0" distB="0" distL="0" distR="0" wp14:anchorId="662FDC53" wp14:editId="6AFA967E">
            <wp:extent cx="5731510" cy="3770630"/>
            <wp:effectExtent l="0" t="0" r="2540" b="1270"/>
            <wp:docPr id="151072630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26305" name="Picture 1" descr="A collage of graphs&#10;&#10;Description automatically generated"/>
                    <pic:cNvPicPr/>
                  </pic:nvPicPr>
                  <pic:blipFill>
                    <a:blip r:embed="rId15"/>
                    <a:stretch>
                      <a:fillRect/>
                    </a:stretch>
                  </pic:blipFill>
                  <pic:spPr>
                    <a:xfrm>
                      <a:off x="0" y="0"/>
                      <a:ext cx="5731510" cy="3770630"/>
                    </a:xfrm>
                    <a:prstGeom prst="rect">
                      <a:avLst/>
                    </a:prstGeom>
                  </pic:spPr>
                </pic:pic>
              </a:graphicData>
            </a:graphic>
          </wp:inline>
        </w:drawing>
      </w:r>
    </w:p>
    <w:p w14:paraId="0616B197" w14:textId="64AA633F" w:rsidR="00606F55" w:rsidRPr="001578B0" w:rsidRDefault="002B1E31" w:rsidP="00606F55">
      <w:pPr>
        <w:rPr>
          <w:rFonts w:ascii="Aptos" w:hAnsi="Aptos"/>
          <w:sz w:val="24"/>
          <w:szCs w:val="24"/>
        </w:rPr>
      </w:pPr>
      <w:commentRangeStart w:id="99"/>
      <w:commentRangeStart w:id="100"/>
      <w:r w:rsidRPr="001578B0">
        <w:rPr>
          <w:rFonts w:ascii="Aptos" w:hAnsi="Aptos"/>
          <w:sz w:val="24"/>
          <w:szCs w:val="24"/>
        </w:rPr>
        <w:t>Figure</w:t>
      </w:r>
      <w:r w:rsidR="00105205" w:rsidRPr="001578B0">
        <w:rPr>
          <w:rFonts w:ascii="Aptos" w:hAnsi="Aptos"/>
          <w:sz w:val="24"/>
          <w:szCs w:val="24"/>
        </w:rPr>
        <w:t xml:space="preserve"> 4</w:t>
      </w:r>
      <w:r w:rsidRPr="001578B0">
        <w:rPr>
          <w:rFonts w:ascii="Aptos" w:hAnsi="Aptos"/>
          <w:sz w:val="24"/>
          <w:szCs w:val="24"/>
        </w:rPr>
        <w:t xml:space="preserve">: </w:t>
      </w:r>
      <w:r w:rsidR="004753A4" w:rsidRPr="001578B0">
        <w:rPr>
          <w:rFonts w:ascii="Aptos" w:hAnsi="Aptos"/>
          <w:sz w:val="24"/>
          <w:szCs w:val="24"/>
        </w:rPr>
        <w:t xml:space="preserve">Treatment effect heterogeneity </w:t>
      </w:r>
      <w:commentRangeEnd w:id="99"/>
      <w:r w:rsidR="005E2761" w:rsidRPr="001578B0">
        <w:rPr>
          <w:rStyle w:val="CommentReference"/>
          <w:rFonts w:ascii="Aptos" w:hAnsi="Aptos"/>
        </w:rPr>
        <w:commentReference w:id="99"/>
      </w:r>
      <w:commentRangeEnd w:id="100"/>
      <w:r w:rsidR="005E1B2A" w:rsidRPr="001578B0">
        <w:rPr>
          <w:rStyle w:val="CommentReference"/>
          <w:rFonts w:ascii="Aptos" w:hAnsi="Aptos"/>
        </w:rPr>
        <w:commentReference w:id="100"/>
      </w:r>
    </w:p>
    <w:p w14:paraId="3EDB2D7C" w14:textId="60D1C3C5" w:rsidR="00B7323E" w:rsidRDefault="00B7323E" w:rsidP="00606F55">
      <w:pPr>
        <w:rPr>
          <w:ins w:id="101" w:author="MKONDIWA, Maxwell (CIMMYT-India)" w:date="2024-07-23T10:09:00Z" w16du:dateUtc="2024-07-23T04:39:00Z"/>
          <w:rFonts w:ascii="Aptos" w:hAnsi="Aptos"/>
          <w:sz w:val="24"/>
          <w:szCs w:val="24"/>
        </w:rPr>
      </w:pPr>
      <w:r w:rsidRPr="001578B0">
        <w:rPr>
          <w:rFonts w:ascii="Aptos" w:hAnsi="Aptos"/>
          <w:sz w:val="24"/>
          <w:szCs w:val="24"/>
        </w:rPr>
        <w:t xml:space="preserve">Note: Density plots showing the farmer specific estimated yield gains of adopting </w:t>
      </w:r>
      <w:r w:rsidR="005E1B2A" w:rsidRPr="001578B0">
        <w:rPr>
          <w:rFonts w:ascii="Aptos" w:hAnsi="Aptos"/>
          <w:sz w:val="24"/>
          <w:szCs w:val="24"/>
        </w:rPr>
        <w:t xml:space="preserve">each of the crop management practices. </w:t>
      </w:r>
    </w:p>
    <w:p w14:paraId="1D4491BB" w14:textId="347B0CAF" w:rsidR="00DF7546" w:rsidRDefault="00753477" w:rsidP="00753477">
      <w:pPr>
        <w:pStyle w:val="Heading3"/>
        <w:rPr>
          <w:ins w:id="102" w:author="MKONDIWA, Maxwell (CIMMYT-India)" w:date="2024-07-23T10:49:00Z" w16du:dateUtc="2024-07-23T05:19:00Z"/>
        </w:rPr>
        <w:pPrChange w:id="103" w:author="MKONDIWA, Maxwell (CIMMYT-India)" w:date="2024-07-23T10:49:00Z" w16du:dateUtc="2024-07-23T05:19:00Z">
          <w:pPr/>
        </w:pPrChange>
      </w:pPr>
      <w:ins w:id="104" w:author="MKONDIWA, Maxwell (CIMMYT-India)" w:date="2024-07-23T10:49:00Z" w16du:dateUtc="2024-07-23T05:19:00Z">
        <w:r>
          <w:t xml:space="preserve">3.1.2. </w:t>
        </w:r>
      </w:ins>
      <w:ins w:id="105" w:author="MKONDIWA, Maxwell (CIMMYT-India)" w:date="2024-07-23T10:48:00Z" w16du:dateUtc="2024-07-23T05:18:00Z">
        <w:r w:rsidR="008109B2">
          <w:t xml:space="preserve">Who </w:t>
        </w:r>
      </w:ins>
      <w:ins w:id="106" w:author="MKONDIWA, Maxwell (CIMMYT-India)" w:date="2024-07-23T10:49:00Z" w16du:dateUtc="2024-07-23T05:19:00Z">
        <w:r>
          <w:t xml:space="preserve">and which farm </w:t>
        </w:r>
      </w:ins>
      <w:ins w:id="107" w:author="MKONDIWA, Maxwell (CIMMYT-India)" w:date="2024-07-23T10:48:00Z" w16du:dateUtc="2024-07-23T05:18:00Z">
        <w:r w:rsidR="008109B2">
          <w:t xml:space="preserve">gains the most </w:t>
        </w:r>
      </w:ins>
      <w:ins w:id="108" w:author="MKONDIWA, Maxwell (CIMMYT-India)" w:date="2024-07-23T11:57:00Z" w16du:dateUtc="2024-07-23T06:27:00Z">
        <w:r w:rsidR="007D25D4">
          <w:t xml:space="preserve">from </w:t>
        </w:r>
      </w:ins>
      <w:ins w:id="109" w:author="MKONDIWA, Maxwell (CIMMYT-India)" w:date="2024-07-23T10:48:00Z" w16du:dateUtc="2024-07-23T05:18:00Z">
        <w:r w:rsidR="008109B2">
          <w:t>superior c</w:t>
        </w:r>
      </w:ins>
      <w:ins w:id="110" w:author="MKONDIWA, Maxwell (CIMMYT-India)" w:date="2024-07-23T10:49:00Z" w16du:dateUtc="2024-07-23T05:19:00Z">
        <w:r w:rsidR="008109B2">
          <w:t xml:space="preserve">rop management practices? </w:t>
        </w:r>
      </w:ins>
    </w:p>
    <w:p w14:paraId="75DB9C69" w14:textId="4DBCAF54" w:rsidR="00E05D84" w:rsidRDefault="00623801" w:rsidP="00606F55">
      <w:pPr>
        <w:rPr>
          <w:ins w:id="111" w:author="MKONDIWA, Maxwell (CIMMYT-India)" w:date="2024-07-23T11:44:00Z" w16du:dateUtc="2024-07-23T06:14:00Z"/>
          <w:rFonts w:ascii="Aptos" w:hAnsi="Aptos"/>
          <w:sz w:val="24"/>
          <w:szCs w:val="24"/>
        </w:rPr>
      </w:pPr>
      <w:ins w:id="112" w:author="MKONDIWA, Maxwell (CIMMYT-India)" w:date="2024-07-23T10:50:00Z" w16du:dateUtc="2024-07-23T05:20:00Z">
        <w:r>
          <w:rPr>
            <w:rFonts w:ascii="Aptos" w:hAnsi="Aptos"/>
            <w:sz w:val="24"/>
            <w:szCs w:val="24"/>
          </w:rPr>
          <w:t xml:space="preserve">Using the </w:t>
        </w:r>
        <w:r w:rsidR="009B0996">
          <w:rPr>
            <w:rFonts w:ascii="Aptos" w:hAnsi="Aptos"/>
            <w:sz w:val="24"/>
            <w:szCs w:val="24"/>
          </w:rPr>
          <w:t>heterogeneous treatments, we explore who i</w:t>
        </w:r>
      </w:ins>
      <w:ins w:id="113" w:author="MKONDIWA, Maxwell (CIMMYT-India)" w:date="2024-07-23T10:51:00Z" w16du:dateUtc="2024-07-23T05:21:00Z">
        <w:r w:rsidR="009B0996">
          <w:rPr>
            <w:rFonts w:ascii="Aptos" w:hAnsi="Aptos"/>
            <w:sz w:val="24"/>
            <w:szCs w:val="24"/>
          </w:rPr>
          <w:t xml:space="preserve">s likely to benefit the most from the </w:t>
        </w:r>
        <w:r w:rsidR="00F46A1A">
          <w:rPr>
            <w:rFonts w:ascii="Aptos" w:hAnsi="Aptos"/>
            <w:sz w:val="24"/>
            <w:szCs w:val="24"/>
          </w:rPr>
          <w:t xml:space="preserve">superior crop management practices, i.e., </w:t>
        </w:r>
        <w:proofErr w:type="spellStart"/>
        <w:r w:rsidR="00F46A1A">
          <w:rPr>
            <w:rFonts w:ascii="Aptos" w:hAnsi="Aptos"/>
            <w:sz w:val="24"/>
            <w:szCs w:val="24"/>
          </w:rPr>
          <w:t>those</w:t>
        </w:r>
        <w:proofErr w:type="spellEnd"/>
        <w:r w:rsidR="00F46A1A">
          <w:rPr>
            <w:rFonts w:ascii="Aptos" w:hAnsi="Aptos"/>
            <w:sz w:val="24"/>
            <w:szCs w:val="24"/>
          </w:rPr>
          <w:t xml:space="preserve"> practices that have highest yield gains. </w:t>
        </w:r>
      </w:ins>
      <w:ins w:id="114" w:author="MKONDIWA, Maxwell (CIMMYT-India)" w:date="2024-07-23T11:00:00Z" w16du:dateUtc="2024-07-23T05:30:00Z">
        <w:r w:rsidR="00A12F59">
          <w:rPr>
            <w:rFonts w:ascii="Aptos" w:hAnsi="Aptos"/>
            <w:sz w:val="24"/>
            <w:szCs w:val="24"/>
          </w:rPr>
          <w:t xml:space="preserve">For </w:t>
        </w:r>
      </w:ins>
      <w:ins w:id="115" w:author="MKONDIWA, Maxwell (CIMMYT-India)" w:date="2024-07-23T11:38:00Z" w16du:dateUtc="2024-07-23T06:08:00Z">
        <w:r w:rsidR="007351E2">
          <w:rPr>
            <w:rFonts w:ascii="Aptos" w:hAnsi="Aptos"/>
            <w:sz w:val="24"/>
            <w:szCs w:val="24"/>
          </w:rPr>
          <w:t xml:space="preserve">all the practices, we find that </w:t>
        </w:r>
        <w:r w:rsidR="00F87854">
          <w:rPr>
            <w:rFonts w:ascii="Aptos" w:hAnsi="Aptos"/>
            <w:sz w:val="24"/>
            <w:szCs w:val="24"/>
          </w:rPr>
          <w:t>farmers with the highest yield gains apply on average more nitrogen, grow a long duration variety and sow t</w:t>
        </w:r>
      </w:ins>
      <w:ins w:id="116" w:author="MKONDIWA, Maxwell (CIMMYT-India)" w:date="2024-07-23T11:39:00Z" w16du:dateUtc="2024-07-23T06:09:00Z">
        <w:r w:rsidR="00F87854">
          <w:rPr>
            <w:rFonts w:ascii="Aptos" w:hAnsi="Aptos"/>
            <w:sz w:val="24"/>
            <w:szCs w:val="24"/>
          </w:rPr>
          <w:t>heir wheat earlier</w:t>
        </w:r>
      </w:ins>
      <w:ins w:id="117" w:author="MKONDIWA, Maxwell (CIMMYT-India)" w:date="2024-07-23T11:44:00Z" w16du:dateUtc="2024-07-23T06:14:00Z">
        <w:r w:rsidR="00E05D84">
          <w:rPr>
            <w:rFonts w:ascii="Aptos" w:hAnsi="Aptos"/>
            <w:sz w:val="24"/>
            <w:szCs w:val="24"/>
          </w:rPr>
          <w:t xml:space="preserve"> (see appendix tables</w:t>
        </w:r>
      </w:ins>
      <w:ins w:id="118" w:author="MKONDIWA, Maxwell (CIMMYT-India)" w:date="2024-07-23T21:25:00Z" w16du:dateUtc="2024-07-23T15:55:00Z">
        <w:r w:rsidR="00491496">
          <w:rPr>
            <w:rFonts w:ascii="Aptos" w:hAnsi="Aptos"/>
            <w:sz w:val="24"/>
            <w:szCs w:val="24"/>
          </w:rPr>
          <w:t xml:space="preserve"> </w:t>
        </w:r>
      </w:ins>
      <w:ins w:id="119" w:author="MKONDIWA, Maxwell (CIMMYT-India)" w:date="2024-07-24T07:39:00Z" w16du:dateUtc="2024-07-24T02:09:00Z">
        <w:r w:rsidR="005B19E6">
          <w:rPr>
            <w:rFonts w:ascii="Aptos" w:hAnsi="Aptos"/>
            <w:sz w:val="24"/>
            <w:szCs w:val="24"/>
          </w:rPr>
          <w:t xml:space="preserve">for </w:t>
        </w:r>
        <w:r w:rsidR="00AA06E6">
          <w:rPr>
            <w:rFonts w:ascii="Aptos" w:hAnsi="Aptos"/>
            <w:sz w:val="24"/>
            <w:szCs w:val="24"/>
          </w:rPr>
          <w:t xml:space="preserve">actual estimates </w:t>
        </w:r>
      </w:ins>
      <w:ins w:id="120" w:author="MKONDIWA, Maxwell (CIMMYT-India)" w:date="2024-07-23T21:25:00Z" w16du:dateUtc="2024-07-23T15:55:00Z">
        <w:r w:rsidR="00491496">
          <w:rPr>
            <w:rFonts w:ascii="Aptos" w:hAnsi="Aptos"/>
            <w:sz w:val="24"/>
            <w:szCs w:val="24"/>
          </w:rPr>
          <w:t>and figures</w:t>
        </w:r>
      </w:ins>
      <w:ins w:id="121" w:author="MKONDIWA, Maxwell (CIMMYT-India)" w:date="2024-07-24T07:39:00Z" w16du:dateUtc="2024-07-24T02:09:00Z">
        <w:r w:rsidR="00AA06E6">
          <w:rPr>
            <w:rFonts w:ascii="Aptos" w:hAnsi="Aptos"/>
            <w:sz w:val="24"/>
            <w:szCs w:val="24"/>
          </w:rPr>
          <w:t xml:space="preserve"> for standardized estimates</w:t>
        </w:r>
      </w:ins>
      <w:ins w:id="122" w:author="MKONDIWA, Maxwell (CIMMYT-India)" w:date="2024-07-23T11:44:00Z" w16du:dateUtc="2024-07-23T06:14:00Z">
        <w:r w:rsidR="00E05D84">
          <w:rPr>
            <w:rFonts w:ascii="Aptos" w:hAnsi="Aptos"/>
            <w:sz w:val="24"/>
            <w:szCs w:val="24"/>
          </w:rPr>
          <w:t>)</w:t>
        </w:r>
      </w:ins>
      <w:ins w:id="123" w:author="MKONDIWA, Maxwell (CIMMYT-India)" w:date="2024-07-23T11:38:00Z" w16du:dateUtc="2024-07-23T06:08:00Z">
        <w:r w:rsidR="00F87854">
          <w:rPr>
            <w:rFonts w:ascii="Aptos" w:hAnsi="Aptos"/>
            <w:sz w:val="24"/>
            <w:szCs w:val="24"/>
          </w:rPr>
          <w:t xml:space="preserve">. </w:t>
        </w:r>
      </w:ins>
    </w:p>
    <w:p w14:paraId="0D386A30" w14:textId="77777777" w:rsidR="001F298D" w:rsidRDefault="00492C42" w:rsidP="00606F55">
      <w:pPr>
        <w:rPr>
          <w:ins w:id="124" w:author="MKONDIWA, Maxwell (CIMMYT-India)" w:date="2024-07-23T12:10:00Z" w16du:dateUtc="2024-07-23T06:40:00Z"/>
          <w:rFonts w:ascii="Aptos" w:hAnsi="Aptos"/>
          <w:sz w:val="24"/>
          <w:szCs w:val="24"/>
        </w:rPr>
      </w:pPr>
      <w:ins w:id="125" w:author="MKONDIWA, Maxwell (CIMMYT-India)" w:date="2024-07-23T11:39:00Z" w16du:dateUtc="2024-07-23T06:09:00Z">
        <w:r>
          <w:rPr>
            <w:rFonts w:ascii="Aptos" w:hAnsi="Aptos"/>
            <w:sz w:val="24"/>
            <w:szCs w:val="24"/>
          </w:rPr>
          <w:t>There are also interesting patterns on other variables. For e</w:t>
        </w:r>
      </w:ins>
      <w:ins w:id="126" w:author="MKONDIWA, Maxwell (CIMMYT-India)" w:date="2024-07-23T11:40:00Z" w16du:dateUtc="2024-07-23T06:10:00Z">
        <w:r>
          <w:rPr>
            <w:rFonts w:ascii="Aptos" w:hAnsi="Aptos"/>
            <w:sz w:val="24"/>
            <w:szCs w:val="24"/>
          </w:rPr>
          <w:t xml:space="preserve">xample, </w:t>
        </w:r>
        <w:r w:rsidR="00CE7B82">
          <w:rPr>
            <w:rFonts w:ascii="Aptos" w:hAnsi="Aptos"/>
            <w:sz w:val="24"/>
            <w:szCs w:val="24"/>
          </w:rPr>
          <w:t>S&amp;M herbicide mixture</w:t>
        </w:r>
      </w:ins>
      <w:ins w:id="127" w:author="MKONDIWA, Maxwell (CIMMYT-India)" w:date="2024-07-23T11:48:00Z" w16du:dateUtc="2024-07-23T06:18:00Z">
        <w:r w:rsidR="00CB2108">
          <w:rPr>
            <w:rFonts w:ascii="Aptos" w:hAnsi="Aptos"/>
            <w:sz w:val="24"/>
            <w:szCs w:val="24"/>
          </w:rPr>
          <w:t xml:space="preserve"> and more irrigations</w:t>
        </w:r>
      </w:ins>
      <w:ins w:id="128" w:author="MKONDIWA, Maxwell (CIMMYT-India)" w:date="2024-07-23T11:43:00Z" w16du:dateUtc="2024-07-23T06:13:00Z">
        <w:r w:rsidR="00492414">
          <w:rPr>
            <w:rFonts w:ascii="Aptos" w:hAnsi="Aptos"/>
            <w:sz w:val="24"/>
            <w:szCs w:val="24"/>
          </w:rPr>
          <w:t xml:space="preserve"> ha</w:t>
        </w:r>
      </w:ins>
      <w:ins w:id="129" w:author="MKONDIWA, Maxwell (CIMMYT-India)" w:date="2024-07-23T11:48:00Z" w16du:dateUtc="2024-07-23T06:18:00Z">
        <w:r w:rsidR="00CB2108">
          <w:rPr>
            <w:rFonts w:ascii="Aptos" w:hAnsi="Aptos"/>
            <w:sz w:val="24"/>
            <w:szCs w:val="24"/>
          </w:rPr>
          <w:t>ve</w:t>
        </w:r>
      </w:ins>
      <w:ins w:id="130" w:author="MKONDIWA, Maxwell (CIMMYT-India)" w:date="2024-07-23T11:43:00Z" w16du:dateUtc="2024-07-23T06:13:00Z">
        <w:r w:rsidR="00492414">
          <w:rPr>
            <w:rFonts w:ascii="Aptos" w:hAnsi="Aptos"/>
            <w:sz w:val="24"/>
            <w:szCs w:val="24"/>
          </w:rPr>
          <w:t xml:space="preserve"> highest yield gain</w:t>
        </w:r>
      </w:ins>
      <w:ins w:id="131" w:author="MKONDIWA, Maxwell (CIMMYT-India)" w:date="2024-07-23T12:09:00Z" w16du:dateUtc="2024-07-23T06:39:00Z">
        <w:r w:rsidR="00037970">
          <w:rPr>
            <w:rFonts w:ascii="Aptos" w:hAnsi="Aptos"/>
            <w:sz w:val="24"/>
            <w:szCs w:val="24"/>
          </w:rPr>
          <w:t xml:space="preserve"> quartile</w:t>
        </w:r>
      </w:ins>
      <w:ins w:id="132" w:author="MKONDIWA, Maxwell (CIMMYT-India)" w:date="2024-07-23T11:43:00Z" w16du:dateUtc="2024-07-23T06:13:00Z">
        <w:r w:rsidR="00492414">
          <w:rPr>
            <w:rFonts w:ascii="Aptos" w:hAnsi="Aptos"/>
            <w:sz w:val="24"/>
            <w:szCs w:val="24"/>
          </w:rPr>
          <w:t xml:space="preserve"> </w:t>
        </w:r>
        <w:r w:rsidR="006C7E87">
          <w:rPr>
            <w:rFonts w:ascii="Aptos" w:hAnsi="Aptos"/>
            <w:sz w:val="24"/>
            <w:szCs w:val="24"/>
          </w:rPr>
          <w:t xml:space="preserve">at lower elevation (56.4 </w:t>
        </w:r>
        <w:proofErr w:type="spellStart"/>
        <w:r w:rsidR="006C7E87">
          <w:rPr>
            <w:rFonts w:ascii="Aptos" w:hAnsi="Aptos"/>
            <w:sz w:val="24"/>
            <w:szCs w:val="24"/>
          </w:rPr>
          <w:t>masl</w:t>
        </w:r>
      </w:ins>
      <w:proofErr w:type="spellEnd"/>
      <w:ins w:id="133" w:author="MKONDIWA, Maxwell (CIMMYT-India)" w:date="2024-07-23T12:08:00Z" w16du:dateUtc="2024-07-23T06:38:00Z">
        <w:r w:rsidR="00837C02">
          <w:rPr>
            <w:rFonts w:ascii="Aptos" w:hAnsi="Aptos"/>
            <w:sz w:val="24"/>
            <w:szCs w:val="24"/>
          </w:rPr>
          <w:t xml:space="preserve"> and 57</w:t>
        </w:r>
      </w:ins>
      <w:ins w:id="134" w:author="MKONDIWA, Maxwell (CIMMYT-India)" w:date="2024-07-23T12:09:00Z" w16du:dateUtc="2024-07-23T06:39:00Z">
        <w:r w:rsidR="00022D31">
          <w:rPr>
            <w:rFonts w:ascii="Aptos" w:hAnsi="Aptos"/>
            <w:sz w:val="24"/>
            <w:szCs w:val="24"/>
          </w:rPr>
          <w:t xml:space="preserve">.32 </w:t>
        </w:r>
        <w:proofErr w:type="spellStart"/>
        <w:r w:rsidR="00022D31">
          <w:rPr>
            <w:rFonts w:ascii="Aptos" w:hAnsi="Aptos"/>
            <w:sz w:val="24"/>
            <w:szCs w:val="24"/>
          </w:rPr>
          <w:t>masl</w:t>
        </w:r>
        <w:proofErr w:type="spellEnd"/>
        <w:r w:rsidR="00022D31">
          <w:rPr>
            <w:rFonts w:ascii="Aptos" w:hAnsi="Aptos"/>
            <w:sz w:val="24"/>
            <w:szCs w:val="24"/>
          </w:rPr>
          <w:t xml:space="preserve"> respectively</w:t>
        </w:r>
      </w:ins>
      <w:ins w:id="135" w:author="MKONDIWA, Maxwell (CIMMYT-India)" w:date="2024-07-23T11:43:00Z" w16du:dateUtc="2024-07-23T06:13:00Z">
        <w:r w:rsidR="006C7E87">
          <w:rPr>
            <w:rFonts w:ascii="Aptos" w:hAnsi="Aptos"/>
            <w:sz w:val="24"/>
            <w:szCs w:val="24"/>
          </w:rPr>
          <w:t xml:space="preserve">) </w:t>
        </w:r>
      </w:ins>
      <w:ins w:id="136" w:author="MKONDIWA, Maxwell (CIMMYT-India)" w:date="2024-07-23T12:09:00Z" w16du:dateUtc="2024-07-23T06:39:00Z">
        <w:r w:rsidR="00037970">
          <w:rPr>
            <w:rFonts w:ascii="Aptos" w:hAnsi="Aptos"/>
            <w:sz w:val="24"/>
            <w:szCs w:val="24"/>
          </w:rPr>
          <w:t>and lowest yield gain quartile at</w:t>
        </w:r>
      </w:ins>
      <w:ins w:id="137" w:author="MKONDIWA, Maxwell (CIMMYT-India)" w:date="2024-07-23T12:10:00Z" w16du:dateUtc="2024-07-23T06:40:00Z">
        <w:r w:rsidR="00037970">
          <w:rPr>
            <w:rFonts w:ascii="Aptos" w:hAnsi="Aptos"/>
            <w:sz w:val="24"/>
            <w:szCs w:val="24"/>
          </w:rPr>
          <w:t xml:space="preserve"> higher</w:t>
        </w:r>
      </w:ins>
      <w:ins w:id="138" w:author="MKONDIWA, Maxwell (CIMMYT-India)" w:date="2024-07-23T12:09:00Z" w16du:dateUtc="2024-07-23T06:39:00Z">
        <w:r w:rsidR="00037970">
          <w:rPr>
            <w:rFonts w:ascii="Aptos" w:hAnsi="Aptos"/>
            <w:sz w:val="24"/>
            <w:szCs w:val="24"/>
          </w:rPr>
          <w:t xml:space="preserve"> </w:t>
        </w:r>
      </w:ins>
      <w:ins w:id="139" w:author="MKONDIWA, Maxwell (CIMMYT-India)" w:date="2024-07-23T11:44:00Z" w16du:dateUtc="2024-07-23T06:14:00Z">
        <w:r w:rsidR="006C7E87">
          <w:rPr>
            <w:rFonts w:ascii="Aptos" w:hAnsi="Aptos"/>
            <w:sz w:val="24"/>
            <w:szCs w:val="24"/>
          </w:rPr>
          <w:t xml:space="preserve">elevation </w:t>
        </w:r>
        <w:r w:rsidR="00E05D84">
          <w:rPr>
            <w:rFonts w:ascii="Aptos" w:hAnsi="Aptos"/>
            <w:sz w:val="24"/>
            <w:szCs w:val="24"/>
          </w:rPr>
          <w:t xml:space="preserve">(81.12 </w:t>
        </w:r>
        <w:proofErr w:type="spellStart"/>
        <w:r w:rsidR="00E05D84">
          <w:rPr>
            <w:rFonts w:ascii="Aptos" w:hAnsi="Aptos"/>
            <w:sz w:val="24"/>
            <w:szCs w:val="24"/>
          </w:rPr>
          <w:lastRenderedPageBreak/>
          <w:t>masl</w:t>
        </w:r>
      </w:ins>
      <w:proofErr w:type="spellEnd"/>
      <w:ins w:id="140" w:author="MKONDIWA, Maxwell (CIMMYT-India)" w:date="2024-07-23T12:10:00Z" w16du:dateUtc="2024-07-23T06:40:00Z">
        <w:r w:rsidR="00863C06">
          <w:rPr>
            <w:rFonts w:ascii="Aptos" w:hAnsi="Aptos"/>
            <w:sz w:val="24"/>
            <w:szCs w:val="24"/>
          </w:rPr>
          <w:t xml:space="preserve"> and 83.22masl</w:t>
        </w:r>
      </w:ins>
      <w:ins w:id="141" w:author="MKONDIWA, Maxwell (CIMMYT-India)" w:date="2024-07-23T11:44:00Z" w16du:dateUtc="2024-07-23T06:14:00Z">
        <w:r w:rsidR="00E05D84">
          <w:rPr>
            <w:rFonts w:ascii="Aptos" w:hAnsi="Aptos"/>
            <w:sz w:val="24"/>
            <w:szCs w:val="24"/>
          </w:rPr>
          <w:t xml:space="preserve">). </w:t>
        </w:r>
      </w:ins>
      <w:ins w:id="142" w:author="MKONDIWA, Maxwell (CIMMYT-India)" w:date="2024-07-23T11:49:00Z" w16du:dateUtc="2024-07-23T06:19:00Z">
        <w:r w:rsidR="00670507">
          <w:rPr>
            <w:rFonts w:ascii="Aptos" w:hAnsi="Aptos"/>
            <w:sz w:val="24"/>
            <w:szCs w:val="24"/>
          </w:rPr>
          <w:t xml:space="preserve">This </w:t>
        </w:r>
        <w:proofErr w:type="gramStart"/>
        <w:r w:rsidR="00670507">
          <w:rPr>
            <w:rFonts w:ascii="Aptos" w:hAnsi="Aptos"/>
            <w:sz w:val="24"/>
            <w:szCs w:val="24"/>
          </w:rPr>
          <w:t>is in contrast to</w:t>
        </w:r>
        <w:proofErr w:type="gramEnd"/>
        <w:r w:rsidR="00670507">
          <w:rPr>
            <w:rFonts w:ascii="Aptos" w:hAnsi="Aptos"/>
            <w:sz w:val="24"/>
            <w:szCs w:val="24"/>
          </w:rPr>
          <w:t xml:space="preserve"> </w:t>
        </w:r>
        <w:r w:rsidR="008D29AA">
          <w:rPr>
            <w:rFonts w:ascii="Aptos" w:hAnsi="Aptos"/>
            <w:sz w:val="24"/>
            <w:szCs w:val="24"/>
          </w:rPr>
          <w:t>early sowing in the first wee</w:t>
        </w:r>
      </w:ins>
      <w:ins w:id="143" w:author="MKONDIWA, Maxwell (CIMMYT-India)" w:date="2024-07-23T11:51:00Z" w16du:dateUtc="2024-07-23T06:21:00Z">
        <w:r w:rsidR="00E157A8">
          <w:rPr>
            <w:rFonts w:ascii="Aptos" w:hAnsi="Aptos"/>
            <w:sz w:val="24"/>
            <w:szCs w:val="24"/>
          </w:rPr>
          <w:t>k</w:t>
        </w:r>
      </w:ins>
      <w:ins w:id="144" w:author="MKONDIWA, Maxwell (CIMMYT-India)" w:date="2024-07-23T11:49:00Z" w16du:dateUtc="2024-07-23T06:19:00Z">
        <w:r w:rsidR="008D29AA">
          <w:rPr>
            <w:rFonts w:ascii="Aptos" w:hAnsi="Aptos"/>
            <w:sz w:val="24"/>
            <w:szCs w:val="24"/>
          </w:rPr>
          <w:t xml:space="preserve"> of November (1-10 Nov) whi</w:t>
        </w:r>
        <w:r w:rsidR="00D21079">
          <w:rPr>
            <w:rFonts w:ascii="Aptos" w:hAnsi="Aptos"/>
            <w:sz w:val="24"/>
            <w:szCs w:val="24"/>
          </w:rPr>
          <w:t xml:space="preserve">ch has the </w:t>
        </w:r>
      </w:ins>
      <w:ins w:id="145" w:author="MKONDIWA, Maxwell (CIMMYT-India)" w:date="2024-07-23T11:51:00Z" w16du:dateUtc="2024-07-23T06:21:00Z">
        <w:r w:rsidR="00B10732">
          <w:rPr>
            <w:rFonts w:ascii="Aptos" w:hAnsi="Aptos"/>
            <w:sz w:val="24"/>
            <w:szCs w:val="24"/>
          </w:rPr>
          <w:t xml:space="preserve">top quartile of </w:t>
        </w:r>
      </w:ins>
      <w:ins w:id="146" w:author="MKONDIWA, Maxwell (CIMMYT-India)" w:date="2024-07-23T11:49:00Z" w16du:dateUtc="2024-07-23T06:19:00Z">
        <w:r w:rsidR="00D21079">
          <w:rPr>
            <w:rFonts w:ascii="Aptos" w:hAnsi="Aptos"/>
            <w:sz w:val="24"/>
            <w:szCs w:val="24"/>
          </w:rPr>
          <w:t>yield ga</w:t>
        </w:r>
      </w:ins>
      <w:ins w:id="147" w:author="MKONDIWA, Maxwell (CIMMYT-India)" w:date="2024-07-23T11:50:00Z" w16du:dateUtc="2024-07-23T06:20:00Z">
        <w:r w:rsidR="00D21079">
          <w:rPr>
            <w:rFonts w:ascii="Aptos" w:hAnsi="Aptos"/>
            <w:sz w:val="24"/>
            <w:szCs w:val="24"/>
          </w:rPr>
          <w:t xml:space="preserve">ins at higher elevation (73 </w:t>
        </w:r>
        <w:proofErr w:type="spellStart"/>
        <w:r w:rsidR="00D21079">
          <w:rPr>
            <w:rFonts w:ascii="Aptos" w:hAnsi="Aptos"/>
            <w:sz w:val="24"/>
            <w:szCs w:val="24"/>
          </w:rPr>
          <w:t>masl</w:t>
        </w:r>
        <w:proofErr w:type="spellEnd"/>
        <w:r w:rsidR="00D21079">
          <w:rPr>
            <w:rFonts w:ascii="Aptos" w:hAnsi="Aptos"/>
            <w:sz w:val="24"/>
            <w:szCs w:val="24"/>
          </w:rPr>
          <w:t xml:space="preserve">) </w:t>
        </w:r>
      </w:ins>
      <w:ins w:id="148" w:author="MKONDIWA, Maxwell (CIMMYT-India)" w:date="2024-07-23T11:51:00Z" w16du:dateUtc="2024-07-23T06:21:00Z">
        <w:r w:rsidR="00B10732">
          <w:rPr>
            <w:rFonts w:ascii="Aptos" w:hAnsi="Aptos"/>
            <w:sz w:val="24"/>
            <w:szCs w:val="24"/>
          </w:rPr>
          <w:t>and the lowe</w:t>
        </w:r>
      </w:ins>
      <w:ins w:id="149" w:author="MKONDIWA, Maxwell (CIMMYT-India)" w:date="2024-07-23T12:10:00Z" w16du:dateUtc="2024-07-23T06:40:00Z">
        <w:r w:rsidR="001F298D">
          <w:rPr>
            <w:rFonts w:ascii="Aptos" w:hAnsi="Aptos"/>
            <w:sz w:val="24"/>
            <w:szCs w:val="24"/>
          </w:rPr>
          <w:t>st</w:t>
        </w:r>
      </w:ins>
      <w:ins w:id="150" w:author="MKONDIWA, Maxwell (CIMMYT-India)" w:date="2024-07-23T11:51:00Z" w16du:dateUtc="2024-07-23T06:21:00Z">
        <w:r w:rsidR="00B10732">
          <w:rPr>
            <w:rFonts w:ascii="Aptos" w:hAnsi="Aptos"/>
            <w:sz w:val="24"/>
            <w:szCs w:val="24"/>
          </w:rPr>
          <w:t xml:space="preserve"> quartile of yield gains at </w:t>
        </w:r>
        <w:r w:rsidR="00E157A8">
          <w:rPr>
            <w:rFonts w:ascii="Aptos" w:hAnsi="Aptos"/>
            <w:sz w:val="24"/>
            <w:szCs w:val="24"/>
          </w:rPr>
          <w:t xml:space="preserve">lower elevation </w:t>
        </w:r>
      </w:ins>
      <w:ins w:id="151" w:author="MKONDIWA, Maxwell (CIMMYT-India)" w:date="2024-07-23T11:50:00Z" w16du:dateUtc="2024-07-23T06:20:00Z">
        <w:r w:rsidR="00B10732">
          <w:rPr>
            <w:rFonts w:ascii="Aptos" w:hAnsi="Aptos"/>
            <w:sz w:val="24"/>
            <w:szCs w:val="24"/>
          </w:rPr>
          <w:t xml:space="preserve">(62 </w:t>
        </w:r>
        <w:proofErr w:type="spellStart"/>
        <w:r w:rsidR="00B10732">
          <w:rPr>
            <w:rFonts w:ascii="Aptos" w:hAnsi="Aptos"/>
            <w:sz w:val="24"/>
            <w:szCs w:val="24"/>
          </w:rPr>
          <w:t>masl</w:t>
        </w:r>
        <w:proofErr w:type="spellEnd"/>
        <w:r w:rsidR="00B10732">
          <w:rPr>
            <w:rFonts w:ascii="Aptos" w:hAnsi="Aptos"/>
            <w:sz w:val="24"/>
            <w:szCs w:val="24"/>
          </w:rPr>
          <w:t>)</w:t>
        </w:r>
      </w:ins>
      <w:ins w:id="152" w:author="MKONDIWA, Maxwell (CIMMYT-India)" w:date="2024-07-23T11:51:00Z" w16du:dateUtc="2024-07-23T06:21:00Z">
        <w:r w:rsidR="00E157A8">
          <w:rPr>
            <w:rFonts w:ascii="Aptos" w:hAnsi="Aptos"/>
            <w:sz w:val="24"/>
            <w:szCs w:val="24"/>
          </w:rPr>
          <w:t>.</w:t>
        </w:r>
      </w:ins>
      <w:ins w:id="153" w:author="MKONDIWA, Maxwell (CIMMYT-India)" w:date="2024-07-23T11:53:00Z" w16du:dateUtc="2024-07-23T06:23:00Z">
        <w:r w:rsidR="00695A70">
          <w:rPr>
            <w:rFonts w:ascii="Aptos" w:hAnsi="Aptos"/>
            <w:sz w:val="24"/>
            <w:szCs w:val="24"/>
          </w:rPr>
          <w:t xml:space="preserve"> </w:t>
        </w:r>
      </w:ins>
    </w:p>
    <w:p w14:paraId="47BAD558" w14:textId="77777777" w:rsidR="00A3308D" w:rsidRDefault="00695A70" w:rsidP="00606F55">
      <w:pPr>
        <w:rPr>
          <w:ins w:id="154" w:author="MKONDIWA, Maxwell (CIMMYT-India)" w:date="2024-07-23T12:11:00Z" w16du:dateUtc="2024-07-23T06:41:00Z"/>
          <w:rFonts w:ascii="Aptos" w:hAnsi="Aptos"/>
          <w:sz w:val="24"/>
          <w:szCs w:val="24"/>
        </w:rPr>
      </w:pPr>
      <w:ins w:id="155" w:author="MKONDIWA, Maxwell (CIMMYT-India)" w:date="2024-07-23T11:53:00Z" w16du:dateUtc="2024-07-23T06:23:00Z">
        <w:r>
          <w:rPr>
            <w:rFonts w:ascii="Aptos" w:hAnsi="Aptos"/>
            <w:sz w:val="24"/>
            <w:szCs w:val="24"/>
          </w:rPr>
          <w:t>Another interesting example is phosphorus</w:t>
        </w:r>
      </w:ins>
      <w:ins w:id="156" w:author="MKONDIWA, Maxwell (CIMMYT-India)" w:date="2024-07-23T11:54:00Z" w16du:dateUtc="2024-07-23T06:24:00Z">
        <w:r w:rsidR="00954ECC">
          <w:rPr>
            <w:rFonts w:ascii="Aptos" w:hAnsi="Aptos"/>
            <w:sz w:val="24"/>
            <w:szCs w:val="24"/>
          </w:rPr>
          <w:t xml:space="preserve"> with higher quartile of yield gains for </w:t>
        </w:r>
        <w:r w:rsidR="005F4CA6">
          <w:rPr>
            <w:rFonts w:ascii="Aptos" w:hAnsi="Aptos"/>
            <w:sz w:val="24"/>
            <w:szCs w:val="24"/>
          </w:rPr>
          <w:t>herbicides and early sowing associated with higher levels of phosphorus</w:t>
        </w:r>
      </w:ins>
      <w:ins w:id="157" w:author="MKONDIWA, Maxwell (CIMMYT-India)" w:date="2024-07-23T11:55:00Z" w16du:dateUtc="2024-07-23T06:25:00Z">
        <w:r w:rsidR="00274814">
          <w:rPr>
            <w:rFonts w:ascii="Aptos" w:hAnsi="Aptos"/>
            <w:sz w:val="24"/>
            <w:szCs w:val="24"/>
          </w:rPr>
          <w:t xml:space="preserve"> (about 65 and 67 kg per ha respectively)</w:t>
        </w:r>
        <w:r w:rsidR="00C5698F">
          <w:rPr>
            <w:rFonts w:ascii="Aptos" w:hAnsi="Aptos"/>
            <w:sz w:val="24"/>
            <w:szCs w:val="24"/>
          </w:rPr>
          <w:t xml:space="preserve">. </w:t>
        </w:r>
      </w:ins>
      <w:ins w:id="158" w:author="MKONDIWA, Maxwell (CIMMYT-India)" w:date="2024-07-23T12:11:00Z" w16du:dateUtc="2024-07-23T06:41:00Z">
        <w:r w:rsidR="00A3308D">
          <w:rPr>
            <w:rFonts w:ascii="Aptos" w:hAnsi="Aptos"/>
            <w:sz w:val="24"/>
            <w:szCs w:val="24"/>
          </w:rPr>
          <w:t>Conversely, l</w:t>
        </w:r>
      </w:ins>
      <w:ins w:id="159" w:author="MKONDIWA, Maxwell (CIMMYT-India)" w:date="2024-07-23T11:55:00Z" w16du:dateUtc="2024-07-23T06:25:00Z">
        <w:r w:rsidR="00C5698F">
          <w:rPr>
            <w:rFonts w:ascii="Aptos" w:hAnsi="Aptos"/>
            <w:sz w:val="24"/>
            <w:szCs w:val="24"/>
          </w:rPr>
          <w:t xml:space="preserve">owest quartile </w:t>
        </w:r>
      </w:ins>
      <w:ins w:id="160" w:author="MKONDIWA, Maxwell (CIMMYT-India)" w:date="2024-07-23T11:56:00Z" w16du:dateUtc="2024-07-23T06:26:00Z">
        <w:r w:rsidR="00C5698F">
          <w:rPr>
            <w:rFonts w:ascii="Aptos" w:hAnsi="Aptos"/>
            <w:sz w:val="24"/>
            <w:szCs w:val="24"/>
          </w:rPr>
          <w:t xml:space="preserve">farmers applied about </w:t>
        </w:r>
        <w:r w:rsidR="002C43D3">
          <w:rPr>
            <w:rFonts w:ascii="Aptos" w:hAnsi="Aptos"/>
            <w:sz w:val="24"/>
            <w:szCs w:val="24"/>
          </w:rPr>
          <w:t>52 and 50 kg per ha respectively</w:t>
        </w:r>
      </w:ins>
      <w:ins w:id="161" w:author="MKONDIWA, Maxwell (CIMMYT-India)" w:date="2024-07-23T11:54:00Z" w16du:dateUtc="2024-07-23T06:24:00Z">
        <w:r w:rsidR="005F4CA6">
          <w:rPr>
            <w:rFonts w:ascii="Aptos" w:hAnsi="Aptos"/>
            <w:sz w:val="24"/>
            <w:szCs w:val="24"/>
          </w:rPr>
          <w:t xml:space="preserve">. </w:t>
        </w:r>
      </w:ins>
    </w:p>
    <w:p w14:paraId="4AD25AF2" w14:textId="78A0C0B7" w:rsidR="008109B2" w:rsidRDefault="00F070DD" w:rsidP="00606F55">
      <w:pPr>
        <w:rPr>
          <w:ins w:id="162" w:author="MKONDIWA, Maxwell (CIMMYT-India)" w:date="2024-07-23T16:12:00Z" w16du:dateUtc="2024-07-23T10:42:00Z"/>
          <w:rFonts w:ascii="Aptos" w:hAnsi="Aptos"/>
          <w:sz w:val="24"/>
          <w:szCs w:val="24"/>
        </w:rPr>
      </w:pPr>
      <w:ins w:id="163" w:author="MKONDIWA, Maxwell (CIMMYT-India)" w:date="2024-07-23T11:59:00Z" w16du:dateUtc="2024-07-23T06:29:00Z">
        <w:r>
          <w:rPr>
            <w:rFonts w:ascii="Aptos" w:hAnsi="Aptos"/>
            <w:sz w:val="24"/>
            <w:szCs w:val="24"/>
          </w:rPr>
          <w:t xml:space="preserve">In terms of </w:t>
        </w:r>
      </w:ins>
      <w:ins w:id="164" w:author="MKONDIWA, Maxwell (CIMMYT-India)" w:date="2024-07-23T12:11:00Z" w16du:dateUtc="2024-07-23T06:41:00Z">
        <w:r w:rsidR="00A3308D">
          <w:rPr>
            <w:rFonts w:ascii="Aptos" w:hAnsi="Aptos"/>
            <w:sz w:val="24"/>
            <w:szCs w:val="24"/>
          </w:rPr>
          <w:t>plot</w:t>
        </w:r>
      </w:ins>
      <w:ins w:id="165" w:author="MKONDIWA, Maxwell (CIMMYT-India)" w:date="2024-07-23T11:59:00Z" w16du:dateUtc="2024-07-23T06:29:00Z">
        <w:r>
          <w:rPr>
            <w:rFonts w:ascii="Aptos" w:hAnsi="Aptos"/>
            <w:sz w:val="24"/>
            <w:szCs w:val="24"/>
          </w:rPr>
          <w:t xml:space="preserve"> size which is usually used as a key proxy for wealth, we find </w:t>
        </w:r>
        <w:r w:rsidR="00224B12">
          <w:rPr>
            <w:rFonts w:ascii="Aptos" w:hAnsi="Aptos"/>
            <w:sz w:val="24"/>
            <w:szCs w:val="24"/>
          </w:rPr>
          <w:t xml:space="preserve">that on average farmers who are </w:t>
        </w:r>
      </w:ins>
      <w:ins w:id="166" w:author="MKONDIWA, Maxwell (CIMMYT-India)" w:date="2024-07-23T12:00:00Z" w16du:dateUtc="2024-07-23T06:30:00Z">
        <w:r w:rsidR="00D94273">
          <w:rPr>
            <w:rFonts w:ascii="Aptos" w:hAnsi="Aptos"/>
            <w:sz w:val="24"/>
            <w:szCs w:val="24"/>
          </w:rPr>
          <w:t>in the highest quartile of</w:t>
        </w:r>
      </w:ins>
      <w:ins w:id="167" w:author="MKONDIWA, Maxwell (CIMMYT-India)" w:date="2024-07-23T12:01:00Z" w16du:dateUtc="2024-07-23T06:31:00Z">
        <w:r w:rsidR="00D94273">
          <w:rPr>
            <w:rFonts w:ascii="Aptos" w:hAnsi="Aptos"/>
            <w:sz w:val="24"/>
            <w:szCs w:val="24"/>
          </w:rPr>
          <w:t xml:space="preserve"> </w:t>
        </w:r>
      </w:ins>
      <w:ins w:id="168" w:author="MKONDIWA, Maxwell (CIMMYT-India)" w:date="2024-07-23T11:59:00Z" w16du:dateUtc="2024-07-23T06:29:00Z">
        <w:r w:rsidR="00224B12">
          <w:rPr>
            <w:rFonts w:ascii="Aptos" w:hAnsi="Aptos"/>
            <w:sz w:val="24"/>
            <w:szCs w:val="24"/>
          </w:rPr>
          <w:t>early sowing</w:t>
        </w:r>
      </w:ins>
      <w:ins w:id="169" w:author="MKONDIWA, Maxwell (CIMMYT-India)" w:date="2024-07-23T12:01:00Z" w16du:dateUtc="2024-07-23T06:31:00Z">
        <w:r w:rsidR="00D94273">
          <w:rPr>
            <w:rFonts w:ascii="Aptos" w:hAnsi="Aptos"/>
            <w:sz w:val="24"/>
            <w:szCs w:val="24"/>
          </w:rPr>
          <w:t xml:space="preserve"> yield gains</w:t>
        </w:r>
      </w:ins>
      <w:ins w:id="170" w:author="MKONDIWA, Maxwell (CIMMYT-India)" w:date="2024-07-23T11:59:00Z" w16du:dateUtc="2024-07-23T06:29:00Z">
        <w:r w:rsidR="00224B12">
          <w:rPr>
            <w:rFonts w:ascii="Aptos" w:hAnsi="Aptos"/>
            <w:sz w:val="24"/>
            <w:szCs w:val="24"/>
          </w:rPr>
          <w:t xml:space="preserve"> a</w:t>
        </w:r>
      </w:ins>
      <w:ins w:id="171" w:author="MKONDIWA, Maxwell (CIMMYT-India)" w:date="2024-07-23T12:00:00Z" w16du:dateUtc="2024-07-23T06:30:00Z">
        <w:r w:rsidR="00224B12">
          <w:rPr>
            <w:rFonts w:ascii="Aptos" w:hAnsi="Aptos"/>
            <w:sz w:val="24"/>
            <w:szCs w:val="24"/>
          </w:rPr>
          <w:t xml:space="preserve">re those with smaller </w:t>
        </w:r>
        <w:r w:rsidR="008109D5">
          <w:rPr>
            <w:rFonts w:ascii="Aptos" w:hAnsi="Aptos"/>
            <w:sz w:val="24"/>
            <w:szCs w:val="24"/>
          </w:rPr>
          <w:t xml:space="preserve">plot </w:t>
        </w:r>
        <w:r w:rsidR="00224B12">
          <w:rPr>
            <w:rFonts w:ascii="Aptos" w:hAnsi="Aptos"/>
            <w:sz w:val="24"/>
            <w:szCs w:val="24"/>
          </w:rPr>
          <w:t xml:space="preserve">sizes </w:t>
        </w:r>
        <w:r w:rsidR="008109D5">
          <w:rPr>
            <w:rFonts w:ascii="Aptos" w:hAnsi="Aptos"/>
            <w:sz w:val="24"/>
            <w:szCs w:val="24"/>
          </w:rPr>
          <w:t xml:space="preserve">(0.17ha) </w:t>
        </w:r>
      </w:ins>
      <w:ins w:id="172" w:author="MKONDIWA, Maxwell (CIMMYT-India)" w:date="2024-07-23T12:01:00Z" w16du:dateUtc="2024-07-23T06:31:00Z">
        <w:r w:rsidR="00D94273">
          <w:rPr>
            <w:rFonts w:ascii="Aptos" w:hAnsi="Aptos"/>
            <w:sz w:val="24"/>
            <w:szCs w:val="24"/>
          </w:rPr>
          <w:t xml:space="preserve">while those in the highest quartile of herbicide weed management are those </w:t>
        </w:r>
        <w:r w:rsidR="00211C81">
          <w:rPr>
            <w:rFonts w:ascii="Aptos" w:hAnsi="Aptos"/>
            <w:sz w:val="24"/>
            <w:szCs w:val="24"/>
          </w:rPr>
          <w:t>with slightly larger plot sizes (</w:t>
        </w:r>
      </w:ins>
      <w:ins w:id="173" w:author="MKONDIWA, Maxwell (CIMMYT-India)" w:date="2024-07-23T12:02:00Z" w16du:dateUtc="2024-07-23T06:32:00Z">
        <w:r w:rsidR="00211C81">
          <w:rPr>
            <w:rFonts w:ascii="Aptos" w:hAnsi="Aptos"/>
            <w:sz w:val="24"/>
            <w:szCs w:val="24"/>
          </w:rPr>
          <w:t>0.32ha</w:t>
        </w:r>
      </w:ins>
      <w:ins w:id="174" w:author="MKONDIWA, Maxwell (CIMMYT-India)" w:date="2024-07-23T12:01:00Z" w16du:dateUtc="2024-07-23T06:31:00Z">
        <w:r w:rsidR="00211C81">
          <w:rPr>
            <w:rFonts w:ascii="Aptos" w:hAnsi="Aptos"/>
            <w:sz w:val="24"/>
            <w:szCs w:val="24"/>
          </w:rPr>
          <w:t>)</w:t>
        </w:r>
      </w:ins>
      <w:ins w:id="175" w:author="MKONDIWA, Maxwell (CIMMYT-India)" w:date="2024-07-23T12:02:00Z" w16du:dateUtc="2024-07-23T06:32:00Z">
        <w:r w:rsidR="00211C81">
          <w:rPr>
            <w:rFonts w:ascii="Aptos" w:hAnsi="Aptos"/>
            <w:sz w:val="24"/>
            <w:szCs w:val="24"/>
          </w:rPr>
          <w:t xml:space="preserve">. </w:t>
        </w:r>
      </w:ins>
    </w:p>
    <w:p w14:paraId="195700B9" w14:textId="1B01F0BF" w:rsidR="00CC05FF" w:rsidRDefault="00CC05FF" w:rsidP="00606F55">
      <w:pPr>
        <w:rPr>
          <w:rFonts w:ascii="Aptos" w:hAnsi="Aptos"/>
          <w:sz w:val="24"/>
          <w:szCs w:val="24"/>
        </w:rPr>
      </w:pPr>
      <w:ins w:id="176" w:author="MKONDIWA, Maxwell (CIMMYT-India)" w:date="2024-07-23T16:12:00Z" w16du:dateUtc="2024-07-23T10:42:00Z">
        <w:r>
          <w:rPr>
            <w:rFonts w:ascii="Aptos" w:hAnsi="Aptos"/>
            <w:sz w:val="24"/>
            <w:szCs w:val="24"/>
          </w:rPr>
          <w:t xml:space="preserve">In terms of the total annual precipitation (a proxy of soil moisture), we find that </w:t>
        </w:r>
      </w:ins>
      <w:ins w:id="177" w:author="MKONDIWA, Maxwell (CIMMYT-India)" w:date="2024-07-23T16:13:00Z" w16du:dateUtc="2024-07-23T10:43:00Z">
        <w:r w:rsidR="007562C6">
          <w:rPr>
            <w:rFonts w:ascii="Aptos" w:hAnsi="Aptos"/>
            <w:sz w:val="24"/>
            <w:szCs w:val="24"/>
          </w:rPr>
          <w:t xml:space="preserve">highest </w:t>
        </w:r>
      </w:ins>
      <w:ins w:id="178" w:author="MKONDIWA, Maxwell (CIMMYT-India)" w:date="2024-07-23T16:14:00Z" w16du:dateUtc="2024-07-23T10:44:00Z">
        <w:r w:rsidR="00C9242D">
          <w:rPr>
            <w:rFonts w:ascii="Aptos" w:hAnsi="Aptos"/>
            <w:sz w:val="24"/>
            <w:szCs w:val="24"/>
          </w:rPr>
          <w:t xml:space="preserve">yield gain </w:t>
        </w:r>
      </w:ins>
      <w:ins w:id="179" w:author="MKONDIWA, Maxwell (CIMMYT-India)" w:date="2024-07-23T16:13:00Z" w16du:dateUtc="2024-07-23T10:43:00Z">
        <w:r w:rsidR="007562C6">
          <w:rPr>
            <w:rFonts w:ascii="Aptos" w:hAnsi="Aptos"/>
            <w:sz w:val="24"/>
            <w:szCs w:val="24"/>
          </w:rPr>
          <w:t xml:space="preserve">quartiles </w:t>
        </w:r>
        <w:r w:rsidR="00C9242D">
          <w:rPr>
            <w:rFonts w:ascii="Aptos" w:hAnsi="Aptos"/>
            <w:sz w:val="24"/>
            <w:szCs w:val="24"/>
          </w:rPr>
          <w:t xml:space="preserve">for four irrigations </w:t>
        </w:r>
      </w:ins>
      <w:ins w:id="180" w:author="MKONDIWA, Maxwell (CIMMYT-India)" w:date="2024-07-23T16:14:00Z" w16du:dateUtc="2024-07-23T10:44:00Z">
        <w:r w:rsidR="00A26748">
          <w:rPr>
            <w:rFonts w:ascii="Aptos" w:hAnsi="Aptos"/>
            <w:sz w:val="24"/>
            <w:szCs w:val="24"/>
          </w:rPr>
          <w:t xml:space="preserve">are in areas </w:t>
        </w:r>
      </w:ins>
      <w:ins w:id="181" w:author="MKONDIWA, Maxwell (CIMMYT-India)" w:date="2024-07-23T16:15:00Z" w16du:dateUtc="2024-07-23T10:45:00Z">
        <w:r w:rsidR="00D51017">
          <w:rPr>
            <w:rFonts w:ascii="Aptos" w:hAnsi="Aptos"/>
            <w:sz w:val="24"/>
            <w:szCs w:val="24"/>
          </w:rPr>
          <w:t xml:space="preserve">with </w:t>
        </w:r>
      </w:ins>
      <w:ins w:id="182" w:author="MKONDIWA, Maxwell (CIMMYT-India)" w:date="2024-07-23T16:14:00Z" w16du:dateUtc="2024-07-23T10:44:00Z">
        <w:r w:rsidR="00A26748">
          <w:rPr>
            <w:rFonts w:ascii="Aptos" w:hAnsi="Aptos"/>
            <w:sz w:val="24"/>
            <w:szCs w:val="24"/>
          </w:rPr>
          <w:t xml:space="preserve">high amounts of </w:t>
        </w:r>
      </w:ins>
      <w:ins w:id="183" w:author="MKONDIWA, Maxwell (CIMMYT-India)" w:date="2024-07-23T16:15:00Z" w16du:dateUtc="2024-07-23T10:45:00Z">
        <w:r w:rsidR="00D51017">
          <w:rPr>
            <w:rFonts w:ascii="Aptos" w:hAnsi="Aptos"/>
            <w:sz w:val="24"/>
            <w:szCs w:val="24"/>
          </w:rPr>
          <w:t>precipitation</w:t>
        </w:r>
      </w:ins>
      <w:ins w:id="184" w:author="MKONDIWA, Maxwell (CIMMYT-India)" w:date="2024-07-23T16:14:00Z" w16du:dateUtc="2024-07-23T10:44:00Z">
        <w:r w:rsidR="00BE6A75">
          <w:rPr>
            <w:rFonts w:ascii="Aptos" w:hAnsi="Aptos"/>
            <w:sz w:val="24"/>
            <w:szCs w:val="24"/>
          </w:rPr>
          <w:t xml:space="preserve"> with an interquartile difference of 67mm</w:t>
        </w:r>
      </w:ins>
      <w:ins w:id="185" w:author="MKONDIWA, Maxwell (CIMMYT-India)" w:date="2024-07-23T16:15:00Z" w16du:dateUtc="2024-07-23T10:45:00Z">
        <w:r w:rsidR="00BE6A75">
          <w:rPr>
            <w:rFonts w:ascii="Aptos" w:hAnsi="Aptos"/>
            <w:sz w:val="24"/>
            <w:szCs w:val="24"/>
          </w:rPr>
          <w:t xml:space="preserve">. </w:t>
        </w:r>
        <w:r w:rsidR="00780ED8">
          <w:rPr>
            <w:rFonts w:ascii="Aptos" w:hAnsi="Aptos"/>
            <w:sz w:val="24"/>
            <w:szCs w:val="24"/>
          </w:rPr>
          <w:t xml:space="preserve">For </w:t>
        </w:r>
      </w:ins>
      <w:ins w:id="186" w:author="MKONDIWA, Maxwell (CIMMYT-India)" w:date="2024-07-23T16:16:00Z" w16du:dateUtc="2024-07-23T10:46:00Z">
        <w:r w:rsidR="00780ED8">
          <w:rPr>
            <w:rFonts w:ascii="Aptos" w:hAnsi="Aptos"/>
            <w:sz w:val="24"/>
            <w:szCs w:val="24"/>
          </w:rPr>
          <w:t xml:space="preserve">early sowing however, </w:t>
        </w:r>
        <w:r w:rsidR="0033333E">
          <w:rPr>
            <w:rFonts w:ascii="Aptos" w:hAnsi="Aptos"/>
            <w:sz w:val="24"/>
            <w:szCs w:val="24"/>
          </w:rPr>
          <w:t xml:space="preserve">highest yield gains are in locations with lower precipitation </w:t>
        </w:r>
      </w:ins>
      <w:ins w:id="187" w:author="MKONDIWA, Maxwell (CIMMYT-India)" w:date="2024-07-23T16:17:00Z" w16du:dateUtc="2024-07-23T10:47:00Z">
        <w:r w:rsidR="004820C3">
          <w:rPr>
            <w:rFonts w:ascii="Aptos" w:hAnsi="Aptos"/>
            <w:sz w:val="24"/>
            <w:szCs w:val="24"/>
          </w:rPr>
          <w:t>(</w:t>
        </w:r>
      </w:ins>
      <w:ins w:id="188" w:author="MKONDIWA, Maxwell (CIMMYT-India)" w:date="2024-07-23T16:16:00Z" w16du:dateUtc="2024-07-23T10:46:00Z">
        <w:r w:rsidR="0033333E">
          <w:rPr>
            <w:rFonts w:ascii="Aptos" w:hAnsi="Aptos"/>
            <w:sz w:val="24"/>
            <w:szCs w:val="24"/>
          </w:rPr>
          <w:t>with</w:t>
        </w:r>
      </w:ins>
      <w:ins w:id="189" w:author="MKONDIWA, Maxwell (CIMMYT-India)" w:date="2024-07-23T16:17:00Z" w16du:dateUtc="2024-07-23T10:47:00Z">
        <w:r w:rsidR="0033333E">
          <w:rPr>
            <w:rFonts w:ascii="Aptos" w:hAnsi="Aptos"/>
            <w:sz w:val="24"/>
            <w:szCs w:val="24"/>
          </w:rPr>
          <w:t xml:space="preserve"> an interquartile difference of -44</w:t>
        </w:r>
        <w:r w:rsidR="004820C3">
          <w:rPr>
            <w:rFonts w:ascii="Aptos" w:hAnsi="Aptos"/>
            <w:sz w:val="24"/>
            <w:szCs w:val="24"/>
          </w:rPr>
          <w:t xml:space="preserve">mm). </w:t>
        </w:r>
      </w:ins>
    </w:p>
    <w:p w14:paraId="66D4D969" w14:textId="4463CBBD" w:rsidR="0048023C" w:rsidRPr="008F79D1" w:rsidRDefault="00CC4F1A" w:rsidP="00782A6E">
      <w:pPr>
        <w:pStyle w:val="Heading2"/>
      </w:pPr>
      <w:r w:rsidRPr="008F79D1">
        <w:t xml:space="preserve">3.2. </w:t>
      </w:r>
      <w:r w:rsidR="0048023C" w:rsidRPr="008F79D1">
        <w:t xml:space="preserve">Simple </w:t>
      </w:r>
      <w:r w:rsidR="00057B63" w:rsidRPr="008F79D1">
        <w:t>b</w:t>
      </w:r>
      <w:r w:rsidR="0048023C" w:rsidRPr="008F79D1">
        <w:t>ivariate</w:t>
      </w:r>
      <w:r w:rsidR="00057B63" w:rsidRPr="008F79D1">
        <w:t xml:space="preserve"> ma</w:t>
      </w:r>
      <w:r w:rsidR="001D6C21" w:rsidRPr="008F79D1">
        <w:t>p</w:t>
      </w:r>
      <w:r w:rsidR="00057B63" w:rsidRPr="008F79D1">
        <w:t>p</w:t>
      </w:r>
      <w:r w:rsidR="009B7249" w:rsidRPr="008F79D1">
        <w:t xml:space="preserve">ing </w:t>
      </w:r>
      <w:r w:rsidR="00057B63" w:rsidRPr="008F79D1">
        <w:t>p</w:t>
      </w:r>
      <w:r w:rsidR="0048023C" w:rsidRPr="008F79D1">
        <w:t>rioritization</w:t>
      </w:r>
      <w:r w:rsidR="00FA2320" w:rsidRPr="008F79D1">
        <w:t xml:space="preserve"> </w:t>
      </w:r>
      <w:r w:rsidR="009B7249" w:rsidRPr="008F79D1">
        <w:t xml:space="preserve">framework </w:t>
      </w:r>
    </w:p>
    <w:p w14:paraId="6EF601CC" w14:textId="2A7A1076" w:rsidR="00A25DBA" w:rsidRDefault="00464519" w:rsidP="00DA23E5">
      <w:pPr>
        <w:rPr>
          <w:rFonts w:ascii="Aptos" w:hAnsi="Aptos"/>
        </w:rPr>
      </w:pPr>
      <w:r w:rsidRPr="001578B0">
        <w:rPr>
          <w:rFonts w:ascii="Aptos" w:hAnsi="Aptos"/>
        </w:rPr>
        <w:t xml:space="preserve">The analysis so far presented </w:t>
      </w:r>
      <w:proofErr w:type="spellStart"/>
      <w:r w:rsidRPr="001578B0">
        <w:rPr>
          <w:rFonts w:ascii="Aptos" w:hAnsi="Aptos"/>
        </w:rPr>
        <w:t>doesnot</w:t>
      </w:r>
      <w:proofErr w:type="spellEnd"/>
      <w:r w:rsidRPr="001578B0">
        <w:rPr>
          <w:rFonts w:ascii="Aptos" w:hAnsi="Aptos"/>
        </w:rPr>
        <w:t xml:space="preserve"> prescribe whether the </w:t>
      </w:r>
      <w:r w:rsidR="00B55241" w:rsidRPr="001578B0">
        <w:rPr>
          <w:rFonts w:ascii="Aptos" w:hAnsi="Aptos"/>
        </w:rPr>
        <w:t xml:space="preserve">policy maker or extension agency should prioritize in encouraging </w:t>
      </w:r>
      <w:r w:rsidR="00FB2820" w:rsidRPr="001578B0">
        <w:rPr>
          <w:rFonts w:ascii="Aptos" w:hAnsi="Aptos"/>
        </w:rPr>
        <w:t xml:space="preserve">any of the farmers to adopt the </w:t>
      </w:r>
      <w:proofErr w:type="gramStart"/>
      <w:r w:rsidR="00FB2820" w:rsidRPr="001578B0">
        <w:rPr>
          <w:rFonts w:ascii="Aptos" w:hAnsi="Aptos"/>
        </w:rPr>
        <w:t>particular practice</w:t>
      </w:r>
      <w:proofErr w:type="gramEnd"/>
      <w:r w:rsidR="00FB2820" w:rsidRPr="001578B0">
        <w:rPr>
          <w:rFonts w:ascii="Aptos" w:hAnsi="Aptos"/>
        </w:rPr>
        <w:t xml:space="preserve">. All it says is </w:t>
      </w:r>
      <w:proofErr w:type="gramStart"/>
      <w:r w:rsidR="00FB2820" w:rsidRPr="001578B0">
        <w:rPr>
          <w:rFonts w:ascii="Aptos" w:hAnsi="Aptos"/>
        </w:rPr>
        <w:t>that,</w:t>
      </w:r>
      <w:proofErr w:type="gramEnd"/>
      <w:r w:rsidR="00FB2820" w:rsidRPr="001578B0">
        <w:rPr>
          <w:rFonts w:ascii="Aptos" w:hAnsi="Aptos"/>
        </w:rPr>
        <w:t xml:space="preserve"> </w:t>
      </w:r>
      <w:r w:rsidR="00C45068" w:rsidRPr="001578B0">
        <w:rPr>
          <w:rFonts w:ascii="Aptos" w:hAnsi="Aptos"/>
        </w:rPr>
        <w:t xml:space="preserve">some farmers benefit from particular treatments than others. We thus need to provide a </w:t>
      </w:r>
      <w:proofErr w:type="gramStart"/>
      <w:r w:rsidR="00C45068" w:rsidRPr="001578B0">
        <w:rPr>
          <w:rFonts w:ascii="Aptos" w:hAnsi="Aptos"/>
        </w:rPr>
        <w:t>criteria</w:t>
      </w:r>
      <w:proofErr w:type="gramEnd"/>
      <w:r w:rsidR="00C45068" w:rsidRPr="001578B0">
        <w:rPr>
          <w:rFonts w:ascii="Aptos" w:hAnsi="Aptos"/>
        </w:rPr>
        <w:t xml:space="preserve"> for which an extension system can use to prioritize who to </w:t>
      </w:r>
      <w:r w:rsidR="00C02020" w:rsidRPr="001578B0">
        <w:rPr>
          <w:rFonts w:ascii="Aptos" w:hAnsi="Aptos"/>
        </w:rPr>
        <w:t xml:space="preserve">target with </w:t>
      </w:r>
      <w:proofErr w:type="spellStart"/>
      <w:r w:rsidR="00C02020" w:rsidRPr="001578B0">
        <w:rPr>
          <w:rFonts w:ascii="Aptos" w:hAnsi="Aptos"/>
        </w:rPr>
        <w:t>intervations</w:t>
      </w:r>
      <w:proofErr w:type="spellEnd"/>
      <w:r w:rsidR="00C02020" w:rsidRPr="001578B0">
        <w:rPr>
          <w:rFonts w:ascii="Aptos" w:hAnsi="Aptos"/>
        </w:rPr>
        <w:t>.</w:t>
      </w:r>
      <w:r w:rsidR="003565F1">
        <w:rPr>
          <w:rFonts w:ascii="Aptos" w:hAnsi="Aptos"/>
        </w:rPr>
        <w:t xml:space="preserve"> </w:t>
      </w:r>
      <w:r w:rsidR="00A40786">
        <w:rPr>
          <w:rFonts w:ascii="Aptos" w:hAnsi="Aptos"/>
        </w:rPr>
        <w:t xml:space="preserve">The first approach </w:t>
      </w:r>
      <w:proofErr w:type="gramStart"/>
      <w:r w:rsidR="00A40786">
        <w:rPr>
          <w:rFonts w:ascii="Aptos" w:hAnsi="Aptos"/>
        </w:rPr>
        <w:t>would to</w:t>
      </w:r>
      <w:proofErr w:type="gramEnd"/>
      <w:r w:rsidR="00A40786">
        <w:rPr>
          <w:rFonts w:ascii="Aptos" w:hAnsi="Aptos"/>
        </w:rPr>
        <w:t xml:space="preserve"> assign</w:t>
      </w:r>
      <w:r w:rsidR="00A25DBA">
        <w:rPr>
          <w:rFonts w:ascii="Aptos" w:hAnsi="Aptos"/>
        </w:rPr>
        <w:t xml:space="preserve"> each farmer to</w:t>
      </w:r>
      <w:r w:rsidR="00A40786">
        <w:rPr>
          <w:rFonts w:ascii="Aptos" w:hAnsi="Aptos"/>
        </w:rPr>
        <w:t xml:space="preserve"> the treatment that gives the highest </w:t>
      </w:r>
      <w:r w:rsidR="00EC2E27">
        <w:rPr>
          <w:rFonts w:ascii="Aptos" w:hAnsi="Aptos"/>
        </w:rPr>
        <w:t>yield gains</w:t>
      </w:r>
      <w:r w:rsidR="00A25DBA">
        <w:rPr>
          <w:rFonts w:ascii="Aptos" w:hAnsi="Aptos"/>
        </w:rPr>
        <w:t xml:space="preserve"> for them.</w:t>
      </w:r>
      <w:r w:rsidR="001C5318">
        <w:rPr>
          <w:rFonts w:ascii="Aptos" w:hAnsi="Aptos"/>
        </w:rPr>
        <w:t xml:space="preserve"> We can </w:t>
      </w:r>
      <w:proofErr w:type="spellStart"/>
      <w:r w:rsidR="001C5318">
        <w:rPr>
          <w:rFonts w:ascii="Aptos" w:hAnsi="Aptos"/>
        </w:rPr>
        <w:t>deduce</w:t>
      </w:r>
      <w:proofErr w:type="spellEnd"/>
      <w:r w:rsidR="001C5318">
        <w:rPr>
          <w:rFonts w:ascii="Aptos" w:hAnsi="Aptos"/>
        </w:rPr>
        <w:t xml:space="preserve"> from figure 4 that the majority of the farmers would be assigned </w:t>
      </w:r>
      <w:proofErr w:type="gramStart"/>
      <w:r w:rsidR="001C5318">
        <w:rPr>
          <w:rFonts w:ascii="Aptos" w:hAnsi="Aptos"/>
        </w:rPr>
        <w:t>to</w:t>
      </w:r>
      <w:r w:rsidR="00F86960">
        <w:rPr>
          <w:rFonts w:ascii="Aptos" w:hAnsi="Aptos"/>
        </w:rPr>
        <w:t xml:space="preserve">  (</w:t>
      </w:r>
      <w:proofErr w:type="gramEnd"/>
      <w:r w:rsidR="00F86960">
        <w:rPr>
          <w:rFonts w:ascii="Aptos" w:hAnsi="Aptos"/>
        </w:rPr>
        <w:t>S&amp;M) herbicide, early sowing (1-10 Nov), four irrigations and to two main varieties (HD 2967 and SUPER 303)</w:t>
      </w:r>
      <w:r w:rsidR="001A5812">
        <w:rPr>
          <w:rStyle w:val="FootnoteReference"/>
          <w:rFonts w:ascii="Aptos" w:hAnsi="Aptos"/>
        </w:rPr>
        <w:footnoteReference w:id="3"/>
      </w:r>
      <w:r w:rsidR="00F86960">
        <w:rPr>
          <w:rFonts w:ascii="Aptos" w:hAnsi="Aptos"/>
        </w:rPr>
        <w:t xml:space="preserve">. </w:t>
      </w:r>
    </w:p>
    <w:p w14:paraId="0899BEF0" w14:textId="47722023" w:rsidR="00DB2143" w:rsidRDefault="00C02020" w:rsidP="00DA23E5">
      <w:pPr>
        <w:rPr>
          <w:rFonts w:ascii="Aptos" w:hAnsi="Aptos"/>
        </w:rPr>
      </w:pPr>
      <w:r w:rsidRPr="001578B0">
        <w:rPr>
          <w:rFonts w:ascii="Aptos" w:hAnsi="Aptos"/>
        </w:rPr>
        <w:t xml:space="preserve"> </w:t>
      </w:r>
      <w:r w:rsidR="00AA639E" w:rsidRPr="001578B0">
        <w:rPr>
          <w:rFonts w:ascii="Aptos" w:hAnsi="Aptos"/>
        </w:rPr>
        <w:t xml:space="preserve">The </w:t>
      </w:r>
      <w:r w:rsidR="003565F1">
        <w:rPr>
          <w:rFonts w:ascii="Aptos" w:hAnsi="Aptos"/>
        </w:rPr>
        <w:t>second</w:t>
      </w:r>
      <w:r w:rsidR="00AA639E" w:rsidRPr="001578B0">
        <w:rPr>
          <w:rFonts w:ascii="Aptos" w:hAnsi="Aptos"/>
        </w:rPr>
        <w:t xml:space="preserve"> approach we consider is to map the prioritization zones</w:t>
      </w:r>
      <w:r w:rsidRPr="001578B0">
        <w:rPr>
          <w:rFonts w:ascii="Aptos" w:hAnsi="Aptos"/>
        </w:rPr>
        <w:t xml:space="preserve"> (starting with administrative units like districts)</w:t>
      </w:r>
      <w:r w:rsidR="00AA639E" w:rsidRPr="001578B0">
        <w:rPr>
          <w:rFonts w:ascii="Aptos" w:hAnsi="Aptos"/>
        </w:rPr>
        <w:t xml:space="preserve"> by considering a bivariate map of percentage </w:t>
      </w:r>
      <w:r w:rsidR="002E0032" w:rsidRPr="001578B0">
        <w:rPr>
          <w:rFonts w:ascii="Aptos" w:hAnsi="Aptos"/>
        </w:rPr>
        <w:t>levels of adoption</w:t>
      </w:r>
      <w:r w:rsidRPr="001578B0">
        <w:rPr>
          <w:rFonts w:ascii="Aptos" w:hAnsi="Aptos"/>
        </w:rPr>
        <w:t xml:space="preserve"> gap</w:t>
      </w:r>
      <w:r w:rsidR="002E0032" w:rsidRPr="001578B0">
        <w:rPr>
          <w:rFonts w:ascii="Aptos" w:hAnsi="Aptos"/>
        </w:rPr>
        <w:t xml:space="preserve"> of the </w:t>
      </w:r>
      <w:r w:rsidR="00D11842" w:rsidRPr="001578B0">
        <w:rPr>
          <w:rFonts w:ascii="Aptos" w:hAnsi="Aptos"/>
        </w:rPr>
        <w:t xml:space="preserve">desired </w:t>
      </w:r>
      <w:r w:rsidR="002E0032" w:rsidRPr="001578B0">
        <w:rPr>
          <w:rFonts w:ascii="Aptos" w:hAnsi="Aptos"/>
        </w:rPr>
        <w:t xml:space="preserve">practice and the </w:t>
      </w:r>
      <w:r w:rsidR="009B5D4E" w:rsidRPr="001578B0">
        <w:rPr>
          <w:rFonts w:ascii="Aptos" w:hAnsi="Aptos"/>
        </w:rPr>
        <w:t>associated yield gains. The areas</w:t>
      </w:r>
      <w:r w:rsidR="00E452B0" w:rsidRPr="001578B0">
        <w:rPr>
          <w:rFonts w:ascii="Aptos" w:hAnsi="Aptos"/>
        </w:rPr>
        <w:t xml:space="preserve"> with highest levels of </w:t>
      </w:r>
      <w:r w:rsidR="00D11842" w:rsidRPr="001578B0">
        <w:rPr>
          <w:rFonts w:ascii="Aptos" w:hAnsi="Aptos"/>
        </w:rPr>
        <w:t>the adoption gap</w:t>
      </w:r>
      <w:r w:rsidR="00E452B0" w:rsidRPr="001578B0">
        <w:rPr>
          <w:rFonts w:ascii="Aptos" w:hAnsi="Aptos"/>
        </w:rPr>
        <w:t xml:space="preserve"> but with higher potential for yield gains with a new practice are considered </w:t>
      </w:r>
      <w:r w:rsidR="00F27866" w:rsidRPr="001578B0">
        <w:rPr>
          <w:rFonts w:ascii="Aptos" w:hAnsi="Aptos"/>
        </w:rPr>
        <w:t xml:space="preserve">priority zones for </w:t>
      </w:r>
      <w:r w:rsidR="00930167">
        <w:rPr>
          <w:rFonts w:ascii="Aptos" w:hAnsi="Aptos"/>
        </w:rPr>
        <w:t xml:space="preserve">awareness interventions to increase </w:t>
      </w:r>
      <w:r w:rsidR="00F27866" w:rsidRPr="001578B0">
        <w:rPr>
          <w:rFonts w:ascii="Aptos" w:hAnsi="Aptos"/>
        </w:rPr>
        <w:t xml:space="preserve">adoption of the new practice. </w:t>
      </w:r>
      <w:r w:rsidR="00DB2143">
        <w:rPr>
          <w:rFonts w:ascii="Aptos" w:hAnsi="Aptos"/>
        </w:rPr>
        <w:t>Similarly, areas w</w:t>
      </w:r>
      <w:r w:rsidR="00930167">
        <w:rPr>
          <w:rFonts w:ascii="Aptos" w:hAnsi="Aptos"/>
        </w:rPr>
        <w:t xml:space="preserve">ith moderate adoption levels but very high </w:t>
      </w:r>
      <w:r w:rsidR="005E73BE">
        <w:rPr>
          <w:rFonts w:ascii="Aptos" w:hAnsi="Aptos"/>
        </w:rPr>
        <w:t xml:space="preserve">yield potential can be prioritized for expansion interventions. For areas, with low adoption and low potential, these can </w:t>
      </w:r>
      <w:proofErr w:type="gramStart"/>
      <w:r w:rsidR="005E73BE">
        <w:rPr>
          <w:rFonts w:ascii="Aptos" w:hAnsi="Aptos"/>
        </w:rPr>
        <w:t>prioritized</w:t>
      </w:r>
      <w:proofErr w:type="gramEnd"/>
      <w:r w:rsidR="005E73BE">
        <w:rPr>
          <w:rFonts w:ascii="Aptos" w:hAnsi="Aptos"/>
        </w:rPr>
        <w:t xml:space="preserve"> for more research to understand constraints</w:t>
      </w:r>
      <w:r w:rsidR="00046A96">
        <w:rPr>
          <w:rFonts w:ascii="Aptos" w:hAnsi="Aptos"/>
        </w:rPr>
        <w:t xml:space="preserve">. </w:t>
      </w:r>
    </w:p>
    <w:p w14:paraId="123BED81" w14:textId="3BFA3395" w:rsidR="00CD7BFF" w:rsidRPr="001578B0" w:rsidRDefault="00E94553" w:rsidP="00DA23E5">
      <w:pPr>
        <w:rPr>
          <w:rFonts w:ascii="Aptos" w:hAnsi="Aptos"/>
          <w:b/>
          <w:bCs/>
        </w:rPr>
      </w:pPr>
      <w:r w:rsidRPr="001578B0">
        <w:rPr>
          <w:rFonts w:ascii="Aptos" w:hAnsi="Aptos"/>
        </w:rPr>
        <w:t>Figure 5 shows the bivariate maps of the CATEs and the adoption gap (defined as 1-</w:t>
      </w:r>
      <w:r w:rsidR="007C1268" w:rsidRPr="001578B0">
        <w:rPr>
          <w:rFonts w:ascii="Aptos" w:hAnsi="Aptos"/>
        </w:rPr>
        <w:t>share</w:t>
      </w:r>
      <w:r w:rsidRPr="001578B0">
        <w:rPr>
          <w:rFonts w:ascii="Aptos" w:hAnsi="Aptos"/>
        </w:rPr>
        <w:t xml:space="preserve"> of farmers using the practice)</w:t>
      </w:r>
      <w:r w:rsidR="00F878F7" w:rsidRPr="001578B0">
        <w:rPr>
          <w:rFonts w:ascii="Aptos" w:hAnsi="Aptos"/>
        </w:rPr>
        <w:t xml:space="preserve"> for the highest performing treatments for each of the crop management practices. </w:t>
      </w:r>
      <w:r w:rsidR="004E12DC" w:rsidRPr="001578B0">
        <w:rPr>
          <w:rFonts w:ascii="Aptos" w:hAnsi="Aptos"/>
        </w:rPr>
        <w:t xml:space="preserve">We find that applying </w:t>
      </w:r>
      <w:proofErr w:type="spellStart"/>
      <w:r w:rsidR="00BC5CF5" w:rsidRPr="001578B0">
        <w:rPr>
          <w:rFonts w:ascii="Aptos" w:hAnsi="Aptos"/>
        </w:rPr>
        <w:t>Sulfosulforun</w:t>
      </w:r>
      <w:proofErr w:type="spellEnd"/>
      <w:r w:rsidR="00BC5CF5" w:rsidRPr="001578B0">
        <w:rPr>
          <w:rFonts w:ascii="Aptos" w:hAnsi="Aptos"/>
        </w:rPr>
        <w:t xml:space="preserve"> &amp; </w:t>
      </w:r>
      <w:proofErr w:type="spellStart"/>
      <w:r w:rsidR="00BC5CF5" w:rsidRPr="001578B0">
        <w:rPr>
          <w:rFonts w:ascii="Aptos" w:hAnsi="Aptos"/>
        </w:rPr>
        <w:t>Metsulforon</w:t>
      </w:r>
      <w:proofErr w:type="spellEnd"/>
      <w:r w:rsidR="00BC5CF5" w:rsidRPr="001578B0">
        <w:rPr>
          <w:rFonts w:ascii="Aptos" w:hAnsi="Aptos"/>
        </w:rPr>
        <w:t xml:space="preserve"> broad spectrum herbicide provides higher yield gains</w:t>
      </w:r>
      <w:r w:rsidR="00AA41B3" w:rsidRPr="001578B0">
        <w:rPr>
          <w:rFonts w:ascii="Aptos" w:hAnsi="Aptos"/>
        </w:rPr>
        <w:t xml:space="preserve"> with a huge adoption potential</w:t>
      </w:r>
      <w:r w:rsidR="00BC5CF5" w:rsidRPr="001578B0">
        <w:rPr>
          <w:rFonts w:ascii="Aptos" w:hAnsi="Aptos"/>
        </w:rPr>
        <w:t xml:space="preserve"> in the </w:t>
      </w:r>
      <w:r w:rsidR="002471EB" w:rsidRPr="001578B0">
        <w:rPr>
          <w:rFonts w:ascii="Aptos" w:hAnsi="Aptos"/>
        </w:rPr>
        <w:t>mid</w:t>
      </w:r>
      <w:r w:rsidR="00BC5CF5" w:rsidRPr="001578B0">
        <w:rPr>
          <w:rFonts w:ascii="Aptos" w:hAnsi="Aptos"/>
        </w:rPr>
        <w:t>-e</w:t>
      </w:r>
      <w:r w:rsidR="002471EB" w:rsidRPr="001578B0">
        <w:rPr>
          <w:rFonts w:ascii="Aptos" w:hAnsi="Aptos"/>
        </w:rPr>
        <w:t>a</w:t>
      </w:r>
      <w:r w:rsidR="00BC5CF5" w:rsidRPr="001578B0">
        <w:rPr>
          <w:rFonts w:ascii="Aptos" w:hAnsi="Aptos"/>
        </w:rPr>
        <w:t>stern districts of Bihar</w:t>
      </w:r>
      <w:r w:rsidR="00607F78" w:rsidRPr="001578B0">
        <w:rPr>
          <w:rFonts w:ascii="Aptos" w:hAnsi="Aptos"/>
        </w:rPr>
        <w:t xml:space="preserve"> and northern EUP districts</w:t>
      </w:r>
      <w:r w:rsidR="00CD7BFF" w:rsidRPr="001578B0">
        <w:rPr>
          <w:rFonts w:ascii="Aptos" w:hAnsi="Aptos"/>
        </w:rPr>
        <w:t>. On early sowing (before 10</w:t>
      </w:r>
      <w:r w:rsidR="00CD7BFF" w:rsidRPr="001578B0">
        <w:rPr>
          <w:rFonts w:ascii="Aptos" w:hAnsi="Aptos"/>
          <w:vertAlign w:val="superscript"/>
        </w:rPr>
        <w:t>th</w:t>
      </w:r>
      <w:r w:rsidR="00CD7BFF" w:rsidRPr="001578B0">
        <w:rPr>
          <w:rFonts w:ascii="Aptos" w:hAnsi="Aptos"/>
        </w:rPr>
        <w:t xml:space="preserve"> November), we find that higher yield gains are in the south-western districts of Bihar where there is also a huge adoption potential. </w:t>
      </w:r>
      <w:r w:rsidR="0048585B" w:rsidRPr="001578B0">
        <w:rPr>
          <w:rFonts w:ascii="Aptos" w:hAnsi="Aptos"/>
        </w:rPr>
        <w:t>For irrigation and varieties, districts of higher yield gain potential and adoption</w:t>
      </w:r>
      <w:r w:rsidR="00DE1A00" w:rsidRPr="001578B0">
        <w:rPr>
          <w:rFonts w:ascii="Aptos" w:hAnsi="Aptos"/>
        </w:rPr>
        <w:t xml:space="preserve"> are scattered across different regions of Bihar. </w:t>
      </w:r>
    </w:p>
    <w:p w14:paraId="26D03464" w14:textId="4BF15B66" w:rsidR="00CD7BFF" w:rsidRPr="001578B0" w:rsidRDefault="0079785F">
      <w:pPr>
        <w:rPr>
          <w:rFonts w:ascii="Aptos" w:hAnsi="Aptos"/>
        </w:rPr>
      </w:pPr>
      <w:r w:rsidRPr="001578B0">
        <w:rPr>
          <w:rFonts w:ascii="Aptos" w:hAnsi="Aptos"/>
          <w:noProof/>
        </w:rPr>
        <w:lastRenderedPageBreak/>
        <w:drawing>
          <wp:inline distT="0" distB="0" distL="0" distR="0" wp14:anchorId="054C24B6" wp14:editId="4BA3D752">
            <wp:extent cx="5731510" cy="3489325"/>
            <wp:effectExtent l="0" t="0" r="2540" b="0"/>
            <wp:docPr id="194595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50079" name=""/>
                    <pic:cNvPicPr/>
                  </pic:nvPicPr>
                  <pic:blipFill>
                    <a:blip r:embed="rId16"/>
                    <a:stretch>
                      <a:fillRect/>
                    </a:stretch>
                  </pic:blipFill>
                  <pic:spPr>
                    <a:xfrm>
                      <a:off x="0" y="0"/>
                      <a:ext cx="5731510" cy="3489325"/>
                    </a:xfrm>
                    <a:prstGeom prst="rect">
                      <a:avLst/>
                    </a:prstGeom>
                  </pic:spPr>
                </pic:pic>
              </a:graphicData>
            </a:graphic>
          </wp:inline>
        </w:drawing>
      </w:r>
    </w:p>
    <w:p w14:paraId="6D701D05" w14:textId="1FBAE419" w:rsidR="00A15170" w:rsidRPr="0073165D" w:rsidRDefault="00A15170" w:rsidP="001578B0">
      <w:r w:rsidRPr="001578B0">
        <w:rPr>
          <w:rFonts w:ascii="Aptos" w:hAnsi="Aptos"/>
        </w:rPr>
        <w:t>Figure</w:t>
      </w:r>
      <w:r w:rsidR="001C5290" w:rsidRPr="001578B0">
        <w:rPr>
          <w:rFonts w:ascii="Aptos" w:hAnsi="Aptos"/>
        </w:rPr>
        <w:t xml:space="preserve"> </w:t>
      </w:r>
      <w:r w:rsidR="00844D1B" w:rsidRPr="001578B0">
        <w:rPr>
          <w:rFonts w:ascii="Aptos" w:hAnsi="Aptos"/>
        </w:rPr>
        <w:t>5</w:t>
      </w:r>
      <w:r w:rsidRPr="001578B0">
        <w:rPr>
          <w:rFonts w:ascii="Aptos" w:hAnsi="Aptos"/>
        </w:rPr>
        <w:t xml:space="preserve">: </w:t>
      </w:r>
      <w:r w:rsidR="00903A16" w:rsidRPr="001578B0">
        <w:rPr>
          <w:rFonts w:ascii="Aptos" w:hAnsi="Aptos"/>
        </w:rPr>
        <w:t xml:space="preserve">Bivariate map showing the </w:t>
      </w:r>
      <w:r w:rsidR="00DF0C32" w:rsidRPr="001578B0">
        <w:rPr>
          <w:rFonts w:ascii="Aptos" w:hAnsi="Aptos"/>
        </w:rPr>
        <w:t xml:space="preserve">yield gain potential based on heterogeneous treatment effects and adoption gap (1-share currently using the practice). </w:t>
      </w:r>
      <w:r w:rsidR="001C5290" w:rsidRPr="001578B0">
        <w:rPr>
          <w:rFonts w:ascii="Aptos" w:hAnsi="Aptos"/>
        </w:rPr>
        <w:t>Note: Yield gain is in tons per ha, S&amp;M=</w:t>
      </w:r>
      <w:proofErr w:type="spellStart"/>
      <w:r w:rsidR="001C5290" w:rsidRPr="001578B0">
        <w:rPr>
          <w:rFonts w:ascii="Aptos" w:hAnsi="Aptos"/>
        </w:rPr>
        <w:t>Sulfusulfosoron</w:t>
      </w:r>
      <w:proofErr w:type="spellEnd"/>
      <w:r w:rsidR="001C5290" w:rsidRPr="001578B0">
        <w:rPr>
          <w:rFonts w:ascii="Aptos" w:hAnsi="Aptos"/>
        </w:rPr>
        <w:t xml:space="preserve"> &amp; </w:t>
      </w:r>
      <w:proofErr w:type="spellStart"/>
      <w:r w:rsidR="001C5290" w:rsidRPr="001578B0">
        <w:rPr>
          <w:rFonts w:ascii="Aptos" w:hAnsi="Aptos"/>
        </w:rPr>
        <w:t>Metsulfusorun</w:t>
      </w:r>
      <w:proofErr w:type="spellEnd"/>
      <w:r w:rsidR="001C5290" w:rsidRPr="001578B0">
        <w:rPr>
          <w:rFonts w:ascii="Aptos" w:hAnsi="Aptos"/>
        </w:rPr>
        <w:t xml:space="preserve"> herbicide. </w:t>
      </w:r>
    </w:p>
    <w:p w14:paraId="21A45654" w14:textId="77777777" w:rsidR="00B7323E" w:rsidRPr="0073165D" w:rsidRDefault="00B7323E" w:rsidP="001578B0"/>
    <w:p w14:paraId="316070CF" w14:textId="77777777" w:rsidR="00275974" w:rsidRPr="001578B0" w:rsidRDefault="00275974">
      <w:pPr>
        <w:rPr>
          <w:rFonts w:ascii="Aptos" w:eastAsiaTheme="majorEastAsia" w:hAnsi="Aptos" w:cstheme="majorBidi"/>
          <w:color w:val="2F5496" w:themeColor="accent1" w:themeShade="BF"/>
          <w:sz w:val="26"/>
          <w:szCs w:val="26"/>
        </w:rPr>
      </w:pPr>
      <w:r w:rsidRPr="001578B0">
        <w:rPr>
          <w:rFonts w:ascii="Aptos" w:hAnsi="Aptos"/>
        </w:rPr>
        <w:br w:type="page"/>
      </w:r>
    </w:p>
    <w:p w14:paraId="4E2F4AF4" w14:textId="7719AD0A" w:rsidR="005A245C" w:rsidRPr="008F79D1" w:rsidRDefault="0048023C" w:rsidP="005A245C">
      <w:pPr>
        <w:pStyle w:val="Heading2"/>
      </w:pPr>
      <w:r w:rsidRPr="008F79D1">
        <w:lastRenderedPageBreak/>
        <w:t xml:space="preserve">3.3. </w:t>
      </w:r>
      <w:ins w:id="190" w:author="MKONDIWA, Maxwell (CIMMYT-India)" w:date="2024-07-24T12:13:00Z" w16du:dateUtc="2024-07-24T06:43:00Z">
        <w:r w:rsidR="00C81EC5">
          <w:t xml:space="preserve">Minimal variables </w:t>
        </w:r>
      </w:ins>
      <w:del w:id="191" w:author="MKONDIWA, Maxwell (CIMMYT-India)" w:date="2024-07-24T12:13:00Z" w16du:dateUtc="2024-07-24T06:43:00Z">
        <w:r w:rsidRPr="008F79D1" w:rsidDel="00C81EC5">
          <w:delText>P</w:delText>
        </w:r>
      </w:del>
      <w:ins w:id="192" w:author="MKONDIWA, Maxwell (CIMMYT-India)" w:date="2024-07-24T12:13:00Z" w16du:dateUtc="2024-07-24T06:43:00Z">
        <w:r w:rsidR="00C81EC5">
          <w:t>p</w:t>
        </w:r>
      </w:ins>
      <w:r w:rsidRPr="008F79D1">
        <w:t xml:space="preserve">olicy </w:t>
      </w:r>
      <w:r w:rsidR="0037118F" w:rsidRPr="008F79D1">
        <w:t>learning</w:t>
      </w:r>
      <w:r w:rsidRPr="008F79D1">
        <w:t xml:space="preserve"> prio</w:t>
      </w:r>
      <w:r w:rsidR="00057B63" w:rsidRPr="008F79D1">
        <w:t>ritization</w:t>
      </w:r>
      <w:r w:rsidR="009B7249" w:rsidRPr="008F79D1">
        <w:t xml:space="preserve"> framework</w:t>
      </w:r>
    </w:p>
    <w:p w14:paraId="44DC275D" w14:textId="650E96C8" w:rsidR="00253C5E" w:rsidRPr="008F79D1" w:rsidRDefault="00057B63" w:rsidP="001112C7">
      <w:pPr>
        <w:pStyle w:val="Heading3"/>
      </w:pPr>
      <w:r w:rsidRPr="008F79D1">
        <w:t>3.3.</w:t>
      </w:r>
      <w:r w:rsidR="00253C5E" w:rsidRPr="008F79D1">
        <w:t>1. How and where to target farmers to receive a recommendation?</w:t>
      </w:r>
    </w:p>
    <w:p w14:paraId="55920D49" w14:textId="7FD0F016" w:rsidR="00253C5E" w:rsidRPr="001578B0" w:rsidRDefault="00432BAF" w:rsidP="00253C5E">
      <w:pPr>
        <w:rPr>
          <w:rFonts w:ascii="Aptos" w:hAnsi="Aptos"/>
        </w:rPr>
      </w:pPr>
      <w:r>
        <w:rPr>
          <w:rFonts w:ascii="Aptos" w:hAnsi="Aptos"/>
          <w:sz w:val="24"/>
          <w:szCs w:val="24"/>
        </w:rPr>
        <w:t>The goal of policy learning is to be able to use a minimal set of variable</w:t>
      </w:r>
      <w:ins w:id="193" w:author="MKONDIWA, Maxwell (CIMMYT-India)" w:date="2024-07-24T12:13:00Z" w16du:dateUtc="2024-07-24T06:43:00Z">
        <w:r w:rsidR="00C81EC5">
          <w:rPr>
            <w:rFonts w:ascii="Aptos" w:hAnsi="Aptos"/>
            <w:sz w:val="24"/>
            <w:szCs w:val="24"/>
          </w:rPr>
          <w:t>s</w:t>
        </w:r>
      </w:ins>
      <w:r>
        <w:rPr>
          <w:rFonts w:ascii="Aptos" w:hAnsi="Aptos"/>
          <w:sz w:val="24"/>
          <w:szCs w:val="24"/>
        </w:rPr>
        <w:t xml:space="preserve"> to optimally assign </w:t>
      </w:r>
      <w:proofErr w:type="gramStart"/>
      <w:r w:rsidR="00543FB5">
        <w:rPr>
          <w:rFonts w:ascii="Aptos" w:hAnsi="Aptos"/>
          <w:sz w:val="24"/>
          <w:szCs w:val="24"/>
        </w:rPr>
        <w:t>each individual</w:t>
      </w:r>
      <w:proofErr w:type="gramEnd"/>
      <w:r w:rsidR="00543FB5">
        <w:rPr>
          <w:rFonts w:ascii="Aptos" w:hAnsi="Aptos"/>
          <w:sz w:val="24"/>
          <w:szCs w:val="24"/>
        </w:rPr>
        <w:t xml:space="preserve"> to the treatment that is most beneficial. To do that, we rely on depth 2 </w:t>
      </w:r>
      <w:r w:rsidR="00D67606">
        <w:rPr>
          <w:rFonts w:ascii="Aptos" w:hAnsi="Aptos"/>
          <w:sz w:val="24"/>
          <w:szCs w:val="24"/>
        </w:rPr>
        <w:t xml:space="preserve">policy tree which allows a maximum of three variables to be used in the assignment. </w:t>
      </w:r>
      <w:r w:rsidR="00253C5E" w:rsidRPr="001578B0">
        <w:rPr>
          <w:rFonts w:ascii="Aptos" w:hAnsi="Aptos"/>
          <w:sz w:val="24"/>
          <w:szCs w:val="24"/>
        </w:rPr>
        <w:t xml:space="preserve">Figure 6 panel (a) shows the policy tree for weed management options. The policy tree shows that weed management options can be targeted to farmers </w:t>
      </w:r>
      <w:proofErr w:type="gramStart"/>
      <w:r w:rsidR="00253C5E" w:rsidRPr="001578B0">
        <w:rPr>
          <w:rFonts w:ascii="Aptos" w:hAnsi="Aptos"/>
          <w:sz w:val="24"/>
          <w:szCs w:val="24"/>
        </w:rPr>
        <w:t>on the basis of</w:t>
      </w:r>
      <w:proofErr w:type="gramEnd"/>
      <w:r w:rsidR="00253C5E" w:rsidRPr="001578B0">
        <w:rPr>
          <w:rFonts w:ascii="Aptos" w:hAnsi="Aptos"/>
          <w:sz w:val="24"/>
          <w:szCs w:val="24"/>
        </w:rPr>
        <w:t xml:space="preserve"> their </w:t>
      </w:r>
      <w:r w:rsidR="00C223FF">
        <w:rPr>
          <w:rFonts w:ascii="Aptos" w:hAnsi="Aptos"/>
          <w:sz w:val="24"/>
          <w:szCs w:val="24"/>
        </w:rPr>
        <w:t>wee</w:t>
      </w:r>
      <w:r w:rsidR="00566A0B">
        <w:rPr>
          <w:rFonts w:ascii="Aptos" w:hAnsi="Aptos"/>
          <w:sz w:val="24"/>
          <w:szCs w:val="24"/>
        </w:rPr>
        <w:t>d severity</w:t>
      </w:r>
      <w:r w:rsidR="00253C5E" w:rsidRPr="001578B0">
        <w:rPr>
          <w:rFonts w:ascii="Aptos" w:hAnsi="Aptos"/>
          <w:sz w:val="24"/>
          <w:szCs w:val="24"/>
        </w:rPr>
        <w:t xml:space="preserve">, </w:t>
      </w:r>
      <w:r w:rsidR="00566A0B">
        <w:rPr>
          <w:rFonts w:ascii="Aptos" w:hAnsi="Aptos"/>
          <w:sz w:val="24"/>
          <w:szCs w:val="24"/>
        </w:rPr>
        <w:t>sowing date</w:t>
      </w:r>
      <w:r w:rsidR="00253C5E" w:rsidRPr="001578B0">
        <w:rPr>
          <w:rFonts w:ascii="Aptos" w:hAnsi="Aptos"/>
          <w:sz w:val="24"/>
          <w:szCs w:val="24"/>
        </w:rPr>
        <w:t xml:space="preserve">, and </w:t>
      </w:r>
      <w:r w:rsidR="00566A0B">
        <w:rPr>
          <w:rFonts w:ascii="Aptos" w:hAnsi="Aptos"/>
          <w:sz w:val="24"/>
          <w:szCs w:val="24"/>
        </w:rPr>
        <w:t>January maximum temperature</w:t>
      </w:r>
      <w:r w:rsidR="00253C5E" w:rsidRPr="001578B0">
        <w:rPr>
          <w:rFonts w:ascii="Aptos" w:hAnsi="Aptos"/>
          <w:sz w:val="24"/>
          <w:szCs w:val="24"/>
        </w:rPr>
        <w:t>.</w:t>
      </w:r>
      <w:r w:rsidR="00CF468C">
        <w:rPr>
          <w:rFonts w:ascii="Aptos" w:hAnsi="Aptos"/>
          <w:sz w:val="24"/>
          <w:szCs w:val="24"/>
        </w:rPr>
        <w:t xml:space="preserve"> Sowing </w:t>
      </w:r>
      <w:r w:rsidR="003F1A5A">
        <w:rPr>
          <w:rFonts w:ascii="Aptos" w:hAnsi="Aptos"/>
          <w:sz w:val="24"/>
          <w:szCs w:val="24"/>
        </w:rPr>
        <w:t xml:space="preserve">dates can be assigned </w:t>
      </w:r>
      <w:proofErr w:type="gramStart"/>
      <w:r w:rsidR="003F1A5A">
        <w:rPr>
          <w:rFonts w:ascii="Aptos" w:hAnsi="Aptos"/>
          <w:sz w:val="24"/>
          <w:szCs w:val="24"/>
        </w:rPr>
        <w:t>on the basis of</w:t>
      </w:r>
      <w:proofErr w:type="gramEnd"/>
      <w:r w:rsidR="003F1A5A">
        <w:rPr>
          <w:rFonts w:ascii="Aptos" w:hAnsi="Aptos"/>
          <w:sz w:val="24"/>
          <w:szCs w:val="24"/>
        </w:rPr>
        <w:t xml:space="preserve"> total annual precipitation, phosphorus </w:t>
      </w:r>
      <w:r w:rsidR="003A366C">
        <w:rPr>
          <w:rFonts w:ascii="Aptos" w:hAnsi="Aptos"/>
          <w:sz w:val="24"/>
          <w:szCs w:val="24"/>
        </w:rPr>
        <w:t>applied and plot size</w:t>
      </w:r>
      <w:r w:rsidR="00DD54CA">
        <w:rPr>
          <w:rFonts w:ascii="Aptos" w:hAnsi="Aptos"/>
          <w:sz w:val="24"/>
          <w:szCs w:val="24"/>
        </w:rPr>
        <w:t xml:space="preserve"> (figure 6b)</w:t>
      </w:r>
      <w:r w:rsidR="003A366C">
        <w:rPr>
          <w:rFonts w:ascii="Aptos" w:hAnsi="Aptos"/>
          <w:sz w:val="24"/>
          <w:szCs w:val="24"/>
        </w:rPr>
        <w:t xml:space="preserve">. </w:t>
      </w:r>
      <w:r w:rsidR="00253C5E" w:rsidRPr="001578B0">
        <w:rPr>
          <w:rFonts w:ascii="Aptos" w:hAnsi="Aptos"/>
          <w:sz w:val="24"/>
          <w:szCs w:val="24"/>
        </w:rPr>
        <w:t xml:space="preserve">Conventionally, farmers apply at least two irrigations to the wheat crop in </w:t>
      </w:r>
      <w:proofErr w:type="gramStart"/>
      <w:r w:rsidR="00253C5E" w:rsidRPr="001578B0">
        <w:rPr>
          <w:rFonts w:ascii="Aptos" w:hAnsi="Aptos"/>
          <w:sz w:val="24"/>
          <w:szCs w:val="24"/>
        </w:rPr>
        <w:t>Bihar..</w:t>
      </w:r>
      <w:proofErr w:type="gramEnd"/>
      <w:r w:rsidR="00253C5E" w:rsidRPr="001578B0">
        <w:rPr>
          <w:rFonts w:ascii="Aptos" w:hAnsi="Aptos"/>
          <w:sz w:val="24"/>
          <w:szCs w:val="24"/>
        </w:rPr>
        <w:t xml:space="preserve"> Using the policy </w:t>
      </w:r>
      <w:proofErr w:type="gramStart"/>
      <w:r w:rsidR="00253C5E" w:rsidRPr="001578B0">
        <w:rPr>
          <w:rFonts w:ascii="Aptos" w:hAnsi="Aptos"/>
          <w:sz w:val="24"/>
          <w:szCs w:val="24"/>
        </w:rPr>
        <w:t>tree based</w:t>
      </w:r>
      <w:proofErr w:type="gramEnd"/>
      <w:r w:rsidR="00253C5E" w:rsidRPr="001578B0">
        <w:rPr>
          <w:rFonts w:ascii="Aptos" w:hAnsi="Aptos"/>
          <w:sz w:val="24"/>
          <w:szCs w:val="24"/>
        </w:rPr>
        <w:t xml:space="preserve"> algorithm, we find that 93% of the farmers would benefit more from applying four irrigations. Figure 6c shows the policy tree for this recommendation. The key variables for delineating the groups of farmers include </w:t>
      </w:r>
      <w:r w:rsidR="00A6357C">
        <w:rPr>
          <w:rFonts w:ascii="Aptos" w:hAnsi="Aptos"/>
          <w:sz w:val="24"/>
          <w:szCs w:val="24"/>
        </w:rPr>
        <w:t xml:space="preserve">annual </w:t>
      </w:r>
      <w:r w:rsidR="000A3A7E">
        <w:rPr>
          <w:rFonts w:ascii="Aptos" w:hAnsi="Aptos"/>
          <w:sz w:val="24"/>
          <w:szCs w:val="24"/>
        </w:rPr>
        <w:t>temperature</w:t>
      </w:r>
      <w:r w:rsidR="00253C5E" w:rsidRPr="001578B0">
        <w:rPr>
          <w:rFonts w:ascii="Aptos" w:hAnsi="Aptos"/>
          <w:sz w:val="24"/>
          <w:szCs w:val="24"/>
        </w:rPr>
        <w:t xml:space="preserve">, </w:t>
      </w:r>
      <w:r w:rsidR="000A3A7E">
        <w:rPr>
          <w:rFonts w:ascii="Aptos" w:hAnsi="Aptos"/>
          <w:sz w:val="24"/>
          <w:szCs w:val="24"/>
        </w:rPr>
        <w:t>January maximum temperature</w:t>
      </w:r>
      <w:r w:rsidR="00253C5E" w:rsidRPr="001578B0">
        <w:rPr>
          <w:rFonts w:ascii="Aptos" w:hAnsi="Aptos"/>
          <w:sz w:val="24"/>
          <w:szCs w:val="24"/>
        </w:rPr>
        <w:t xml:space="preserve">, and elevation. The supposedly simple task of choosing a wheat variety to plant can be complicated due to variety choice overload with dozens of varieties on the market. To aid in the choosing of a variety that gives the maximal yield gains, we apply the policy tree algorithm on 12 wheat varieties that are planted by over 90% of the farmers. These varieties can be targeted on the basis </w:t>
      </w:r>
      <w:proofErr w:type="gramStart"/>
      <w:r w:rsidR="00253C5E" w:rsidRPr="001578B0">
        <w:rPr>
          <w:rFonts w:ascii="Aptos" w:hAnsi="Aptos"/>
          <w:sz w:val="24"/>
          <w:szCs w:val="24"/>
        </w:rPr>
        <w:t>longitude</w:t>
      </w:r>
      <w:r w:rsidR="0069084B">
        <w:rPr>
          <w:rFonts w:ascii="Aptos" w:hAnsi="Aptos"/>
          <w:sz w:val="24"/>
          <w:szCs w:val="24"/>
        </w:rPr>
        <w:t>.</w:t>
      </w:r>
      <w:r w:rsidR="00253C5E" w:rsidRPr="001578B0">
        <w:rPr>
          <w:rFonts w:ascii="Aptos" w:hAnsi="Aptos"/>
          <w:sz w:val="24"/>
          <w:szCs w:val="24"/>
        </w:rPr>
        <w:t>.</w:t>
      </w:r>
      <w:proofErr w:type="gramEnd"/>
    </w:p>
    <w:p w14:paraId="5F149AA9" w14:textId="77777777" w:rsidR="00253C5E" w:rsidRPr="001578B0" w:rsidRDefault="00253C5E" w:rsidP="00253C5E">
      <w:pPr>
        <w:rPr>
          <w:rFonts w:ascii="Aptos" w:hAnsi="Aptos"/>
          <w:sz w:val="24"/>
          <w:szCs w:val="24"/>
        </w:rPr>
      </w:pPr>
      <w:r w:rsidRPr="001578B0">
        <w:rPr>
          <w:rFonts w:ascii="Aptos" w:hAnsi="Aptos"/>
          <w:sz w:val="24"/>
          <w:szCs w:val="24"/>
        </w:rPr>
        <w:t xml:space="preserve">Figure 6 shows policy trees (depth 2) for the different agronomic management practices. </w:t>
      </w:r>
    </w:p>
    <w:p w14:paraId="347E29E0" w14:textId="28550AEE" w:rsidR="00253C5E" w:rsidRPr="001578B0" w:rsidRDefault="009D7BCF" w:rsidP="00253C5E">
      <w:pPr>
        <w:rPr>
          <w:rFonts w:ascii="Aptos" w:hAnsi="Aptos"/>
        </w:rPr>
      </w:pPr>
      <w:r w:rsidRPr="009D7BCF">
        <w:rPr>
          <w:noProof/>
        </w:rPr>
        <w:drawing>
          <wp:inline distT="0" distB="0" distL="0" distR="0" wp14:anchorId="6191264C" wp14:editId="01F7B7F6">
            <wp:extent cx="5731510" cy="3007360"/>
            <wp:effectExtent l="0" t="0" r="2540" b="2540"/>
            <wp:docPr id="5399298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2981" name="Picture 1" descr="A screenshot of a diagram&#10;&#10;Description automatically generated"/>
                    <pic:cNvPicPr/>
                  </pic:nvPicPr>
                  <pic:blipFill>
                    <a:blip r:embed="rId17"/>
                    <a:stretch>
                      <a:fillRect/>
                    </a:stretch>
                  </pic:blipFill>
                  <pic:spPr>
                    <a:xfrm>
                      <a:off x="0" y="0"/>
                      <a:ext cx="5731510" cy="3007360"/>
                    </a:xfrm>
                    <a:prstGeom prst="rect">
                      <a:avLst/>
                    </a:prstGeom>
                  </pic:spPr>
                </pic:pic>
              </a:graphicData>
            </a:graphic>
          </wp:inline>
        </w:drawing>
      </w:r>
    </w:p>
    <w:p w14:paraId="134D9B80" w14:textId="6719401A" w:rsidR="00967048" w:rsidRPr="001578B0" w:rsidRDefault="00253C5E" w:rsidP="001578B0">
      <w:pPr>
        <w:rPr>
          <w:sz w:val="24"/>
          <w:szCs w:val="24"/>
        </w:rPr>
      </w:pPr>
      <w:r w:rsidRPr="001578B0">
        <w:rPr>
          <w:rFonts w:ascii="Aptos" w:hAnsi="Aptos"/>
          <w:sz w:val="24"/>
          <w:szCs w:val="24"/>
        </w:rPr>
        <w:t>Figure 6: Depth 2 policy trees for decision support on agronomic practices</w:t>
      </w:r>
    </w:p>
    <w:p w14:paraId="21D2243B" w14:textId="01582F5E" w:rsidR="00253C5E" w:rsidRPr="001578B0" w:rsidRDefault="00253C5E" w:rsidP="00253C5E">
      <w:pPr>
        <w:rPr>
          <w:rFonts w:ascii="Aptos" w:hAnsi="Aptos"/>
          <w:sz w:val="24"/>
          <w:szCs w:val="24"/>
        </w:rPr>
      </w:pPr>
      <w:r w:rsidRPr="001578B0">
        <w:rPr>
          <w:rFonts w:ascii="Aptos" w:hAnsi="Aptos"/>
          <w:sz w:val="24"/>
          <w:szCs w:val="24"/>
        </w:rPr>
        <w:t xml:space="preserve">With this algorithm, we </w:t>
      </w:r>
      <w:proofErr w:type="gramStart"/>
      <w:r w:rsidRPr="001578B0">
        <w:rPr>
          <w:rFonts w:ascii="Aptos" w:hAnsi="Aptos"/>
          <w:sz w:val="24"/>
          <w:szCs w:val="24"/>
        </w:rPr>
        <w:t>are able to</w:t>
      </w:r>
      <w:proofErr w:type="gramEnd"/>
      <w:r w:rsidRPr="001578B0">
        <w:rPr>
          <w:rFonts w:ascii="Aptos" w:hAnsi="Aptos"/>
          <w:sz w:val="24"/>
          <w:szCs w:val="24"/>
        </w:rPr>
        <w:t xml:space="preserve"> assign each of the farmers to particular agronomic practices. We can therefore produce a spatial representation of these farmers. </w:t>
      </w:r>
      <w:commentRangeStart w:id="194"/>
      <w:commentRangeStart w:id="195"/>
      <w:r w:rsidRPr="001578B0">
        <w:rPr>
          <w:rFonts w:ascii="Aptos" w:hAnsi="Aptos"/>
          <w:sz w:val="24"/>
          <w:szCs w:val="24"/>
        </w:rPr>
        <w:t xml:space="preserve">Figure 7 shows maps of recommended practices for each of the farmers. </w:t>
      </w:r>
      <w:commentRangeEnd w:id="194"/>
      <w:r w:rsidRPr="001578B0">
        <w:rPr>
          <w:rStyle w:val="CommentReference"/>
          <w:rFonts w:ascii="Aptos" w:hAnsi="Aptos"/>
        </w:rPr>
        <w:commentReference w:id="194"/>
      </w:r>
      <w:commentRangeEnd w:id="195"/>
      <w:r w:rsidR="00C40179">
        <w:rPr>
          <w:rStyle w:val="CommentReference"/>
        </w:rPr>
        <w:commentReference w:id="195"/>
      </w:r>
      <w:r w:rsidRPr="001578B0">
        <w:rPr>
          <w:rFonts w:ascii="Aptos" w:hAnsi="Aptos"/>
          <w:sz w:val="24"/>
          <w:szCs w:val="24"/>
        </w:rPr>
        <w:t xml:space="preserve">We find that weed </w:t>
      </w:r>
      <w:r w:rsidRPr="001578B0">
        <w:rPr>
          <w:rFonts w:ascii="Aptos" w:hAnsi="Aptos"/>
          <w:sz w:val="24"/>
          <w:szCs w:val="24"/>
        </w:rPr>
        <w:lastRenderedPageBreak/>
        <w:t xml:space="preserve">management </w:t>
      </w:r>
      <w:r w:rsidR="00B15946">
        <w:rPr>
          <w:rFonts w:ascii="Aptos" w:hAnsi="Aptos"/>
          <w:sz w:val="24"/>
          <w:szCs w:val="24"/>
        </w:rPr>
        <w:t xml:space="preserve">and sowing dates </w:t>
      </w:r>
      <w:r w:rsidRPr="001578B0">
        <w:rPr>
          <w:rFonts w:ascii="Aptos" w:hAnsi="Aptos"/>
          <w:sz w:val="24"/>
          <w:szCs w:val="24"/>
        </w:rPr>
        <w:t>ha</w:t>
      </w:r>
      <w:r w:rsidR="00B15946">
        <w:rPr>
          <w:rFonts w:ascii="Aptos" w:hAnsi="Aptos"/>
          <w:sz w:val="24"/>
          <w:szCs w:val="24"/>
        </w:rPr>
        <w:t>ve</w:t>
      </w:r>
      <w:r w:rsidRPr="001578B0">
        <w:rPr>
          <w:rFonts w:ascii="Aptos" w:hAnsi="Aptos"/>
          <w:sz w:val="24"/>
          <w:szCs w:val="24"/>
        </w:rPr>
        <w:t xml:space="preserve"> more spatially dispersed recommended practices while the other practices exhibit </w:t>
      </w:r>
      <w:r w:rsidR="00B15946">
        <w:rPr>
          <w:rFonts w:ascii="Aptos" w:hAnsi="Aptos"/>
          <w:sz w:val="24"/>
          <w:szCs w:val="24"/>
        </w:rPr>
        <w:t xml:space="preserve">substantial </w:t>
      </w:r>
      <w:r w:rsidRPr="001578B0">
        <w:rPr>
          <w:rFonts w:ascii="Aptos" w:hAnsi="Aptos"/>
          <w:sz w:val="24"/>
          <w:szCs w:val="24"/>
        </w:rPr>
        <w:t xml:space="preserve">spatial clustering. </w:t>
      </w:r>
    </w:p>
    <w:p w14:paraId="15C4B757" w14:textId="55895A97" w:rsidR="00253C5E" w:rsidRPr="001578B0" w:rsidRDefault="004F63C7" w:rsidP="00253C5E">
      <w:pPr>
        <w:rPr>
          <w:rFonts w:ascii="Aptos" w:hAnsi="Aptos"/>
          <w:sz w:val="20"/>
          <w:szCs w:val="20"/>
        </w:rPr>
      </w:pPr>
      <w:r w:rsidRPr="004F63C7">
        <w:rPr>
          <w:noProof/>
        </w:rPr>
        <w:drawing>
          <wp:inline distT="0" distB="0" distL="0" distR="0" wp14:anchorId="11652C66" wp14:editId="25CC7A47">
            <wp:extent cx="5731510" cy="4105275"/>
            <wp:effectExtent l="0" t="0" r="2540" b="9525"/>
            <wp:docPr id="114698643" name="Picture 1" descr="A group of map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643" name="Picture 1" descr="A group of maps with different colored dots&#10;&#10;Description automatically generated"/>
                    <pic:cNvPicPr/>
                  </pic:nvPicPr>
                  <pic:blipFill>
                    <a:blip r:embed="rId18"/>
                    <a:stretch>
                      <a:fillRect/>
                    </a:stretch>
                  </pic:blipFill>
                  <pic:spPr>
                    <a:xfrm>
                      <a:off x="0" y="0"/>
                      <a:ext cx="5731510" cy="4105275"/>
                    </a:xfrm>
                    <a:prstGeom prst="rect">
                      <a:avLst/>
                    </a:prstGeom>
                  </pic:spPr>
                </pic:pic>
              </a:graphicData>
            </a:graphic>
          </wp:inline>
        </w:drawing>
      </w:r>
    </w:p>
    <w:p w14:paraId="6BE03F9B" w14:textId="481F52E4" w:rsidR="001112C7" w:rsidRPr="001578B0" w:rsidRDefault="00253C5E" w:rsidP="001112C7">
      <w:pPr>
        <w:rPr>
          <w:rFonts w:ascii="Aptos" w:hAnsi="Aptos"/>
          <w:sz w:val="24"/>
          <w:szCs w:val="24"/>
        </w:rPr>
      </w:pPr>
      <w:r w:rsidRPr="001578B0">
        <w:rPr>
          <w:rFonts w:ascii="Aptos" w:hAnsi="Aptos"/>
          <w:sz w:val="24"/>
          <w:szCs w:val="24"/>
        </w:rPr>
        <w:t>Figure 7: Spatial distribution of recommended agronomic practices</w:t>
      </w:r>
      <w:r w:rsidR="0073165D">
        <w:rPr>
          <w:rFonts w:ascii="Aptos" w:hAnsi="Aptos"/>
          <w:sz w:val="24"/>
          <w:szCs w:val="24"/>
        </w:rPr>
        <w:t xml:space="preserve"> based on depth 2 </w:t>
      </w:r>
      <w:r w:rsidR="006154CD">
        <w:rPr>
          <w:rFonts w:ascii="Aptos" w:hAnsi="Aptos"/>
          <w:sz w:val="24"/>
          <w:szCs w:val="24"/>
        </w:rPr>
        <w:t>policy tree</w:t>
      </w:r>
      <w:r w:rsidRPr="001578B0">
        <w:rPr>
          <w:rStyle w:val="FootnoteReference"/>
          <w:rFonts w:ascii="Aptos" w:hAnsi="Aptos"/>
          <w:sz w:val="24"/>
          <w:szCs w:val="24"/>
        </w:rPr>
        <w:footnoteReference w:id="4"/>
      </w:r>
    </w:p>
    <w:p w14:paraId="596EC9A4" w14:textId="1DA4387B" w:rsidR="00782A6E" w:rsidRPr="001578B0" w:rsidRDefault="00967048" w:rsidP="001112C7">
      <w:pPr>
        <w:pStyle w:val="Heading3"/>
        <w:rPr>
          <w:sz w:val="24"/>
        </w:rPr>
      </w:pPr>
      <w:r w:rsidRPr="008F79D1">
        <w:t xml:space="preserve">3.3.2. </w:t>
      </w:r>
      <w:r w:rsidR="002609EC" w:rsidRPr="008F79D1">
        <w:t xml:space="preserve">How many farmers </w:t>
      </w:r>
      <w:del w:id="196" w:author="MKONDIWA, Maxwell (CIMMYT-India)" w:date="2024-07-23T12:03:00Z" w16du:dateUtc="2024-07-23T06:33:00Z">
        <w:r w:rsidR="002609EC" w:rsidRPr="008F79D1" w:rsidDel="00DD4A80">
          <w:delText xml:space="preserve">will </w:delText>
        </w:r>
        <w:r w:rsidR="0080395B" w:rsidRPr="008F79D1" w:rsidDel="000D24C0">
          <w:delText xml:space="preserve">optimally </w:delText>
        </w:r>
        <w:r w:rsidR="0080395B" w:rsidRPr="008F79D1" w:rsidDel="00DD4A80">
          <w:delText>benefit from the</w:delText>
        </w:r>
      </w:del>
      <w:ins w:id="197" w:author="MKONDIWA, Maxwell (CIMMYT-India)" w:date="2024-07-23T12:03:00Z" w16du:dateUtc="2024-07-23T06:33:00Z">
        <w:r w:rsidR="00DD4A80">
          <w:t>transition across</w:t>
        </w:r>
      </w:ins>
      <w:r w:rsidR="0080395B" w:rsidRPr="008F79D1">
        <w:t xml:space="preserve"> </w:t>
      </w:r>
      <w:del w:id="198" w:author="MKONDIWA, Maxwell (CIMMYT-India)" w:date="2024-07-23T12:03:00Z" w16du:dateUtc="2024-07-23T06:33:00Z">
        <w:r w:rsidR="0080395B" w:rsidRPr="008F79D1" w:rsidDel="000D24C0">
          <w:delText xml:space="preserve">different </w:delText>
        </w:r>
      </w:del>
      <w:r w:rsidR="0080395B" w:rsidRPr="008F79D1">
        <w:t>agronomic management options?</w:t>
      </w:r>
    </w:p>
    <w:p w14:paraId="6577984D" w14:textId="2045BC45" w:rsidR="000B7B66" w:rsidRPr="001578B0" w:rsidRDefault="006F30C9" w:rsidP="000B7B66">
      <w:pPr>
        <w:rPr>
          <w:rFonts w:ascii="Aptos" w:hAnsi="Aptos"/>
          <w:sz w:val="24"/>
          <w:szCs w:val="24"/>
        </w:rPr>
      </w:pPr>
      <w:r w:rsidRPr="001578B0">
        <w:rPr>
          <w:rFonts w:ascii="Aptos" w:hAnsi="Aptos"/>
          <w:sz w:val="24"/>
          <w:szCs w:val="24"/>
        </w:rPr>
        <w:t xml:space="preserve">Figure </w:t>
      </w:r>
      <w:r w:rsidR="006F183A" w:rsidRPr="001578B0">
        <w:rPr>
          <w:rFonts w:ascii="Aptos" w:hAnsi="Aptos"/>
          <w:sz w:val="24"/>
          <w:szCs w:val="24"/>
        </w:rPr>
        <w:t>8</w:t>
      </w:r>
      <w:r w:rsidRPr="001578B0">
        <w:rPr>
          <w:rFonts w:ascii="Aptos" w:hAnsi="Aptos"/>
          <w:sz w:val="24"/>
          <w:szCs w:val="24"/>
        </w:rPr>
        <w:t xml:space="preserve"> </w:t>
      </w:r>
      <w:r w:rsidR="003D32D8" w:rsidRPr="001578B0">
        <w:rPr>
          <w:rFonts w:ascii="Aptos" w:hAnsi="Aptos"/>
          <w:sz w:val="24"/>
          <w:szCs w:val="24"/>
        </w:rPr>
        <w:t>shows the</w:t>
      </w:r>
      <w:r w:rsidR="00321040" w:rsidRPr="001578B0">
        <w:rPr>
          <w:rFonts w:ascii="Aptos" w:hAnsi="Aptos"/>
          <w:sz w:val="24"/>
          <w:szCs w:val="24"/>
        </w:rPr>
        <w:t xml:space="preserve"> proportion of farmers who </w:t>
      </w:r>
      <w:r w:rsidR="0074423D" w:rsidRPr="001578B0">
        <w:rPr>
          <w:rFonts w:ascii="Aptos" w:hAnsi="Aptos"/>
          <w:sz w:val="24"/>
          <w:szCs w:val="24"/>
        </w:rPr>
        <w:t>can be assigned to each of the interventions</w:t>
      </w:r>
      <w:r w:rsidR="009B58A2" w:rsidRPr="001578B0">
        <w:rPr>
          <w:rFonts w:ascii="Aptos" w:hAnsi="Aptos"/>
          <w:sz w:val="24"/>
          <w:szCs w:val="24"/>
        </w:rPr>
        <w:t xml:space="preserve"> using policy tree optimization. </w:t>
      </w:r>
      <w:r w:rsidR="0045663D" w:rsidRPr="001578B0">
        <w:rPr>
          <w:rFonts w:ascii="Aptos" w:hAnsi="Aptos"/>
          <w:sz w:val="24"/>
          <w:szCs w:val="24"/>
        </w:rPr>
        <w:t xml:space="preserve">For weed management, figure </w:t>
      </w:r>
      <w:r w:rsidR="006F183A" w:rsidRPr="001578B0">
        <w:rPr>
          <w:rFonts w:ascii="Aptos" w:hAnsi="Aptos"/>
          <w:sz w:val="24"/>
          <w:szCs w:val="24"/>
        </w:rPr>
        <w:t>8</w:t>
      </w:r>
      <w:r w:rsidR="0045663D" w:rsidRPr="001578B0">
        <w:rPr>
          <w:rFonts w:ascii="Aptos" w:hAnsi="Aptos"/>
          <w:sz w:val="24"/>
          <w:szCs w:val="24"/>
        </w:rPr>
        <w:t xml:space="preserve"> panel (a) shows that the optimal transitions for </w:t>
      </w:r>
      <w:r w:rsidR="00230EE3" w:rsidRPr="001578B0">
        <w:rPr>
          <w:rFonts w:ascii="Aptos" w:hAnsi="Aptos"/>
          <w:sz w:val="24"/>
          <w:szCs w:val="24"/>
        </w:rPr>
        <w:t xml:space="preserve">yield gains are to apply </w:t>
      </w:r>
      <w:r w:rsidR="00B64226" w:rsidRPr="001578B0">
        <w:rPr>
          <w:rFonts w:ascii="Aptos" w:hAnsi="Aptos"/>
          <w:sz w:val="24"/>
          <w:szCs w:val="24"/>
        </w:rPr>
        <w:t xml:space="preserve">broad spectrum </w:t>
      </w:r>
      <w:r w:rsidR="00230EE3" w:rsidRPr="001578B0">
        <w:rPr>
          <w:rFonts w:ascii="Aptos" w:hAnsi="Aptos"/>
          <w:sz w:val="24"/>
          <w:szCs w:val="24"/>
        </w:rPr>
        <w:t xml:space="preserve">herbicides especially </w:t>
      </w:r>
      <w:proofErr w:type="spellStart"/>
      <w:r w:rsidR="00230EE3" w:rsidRPr="001578B0">
        <w:rPr>
          <w:rFonts w:ascii="Aptos" w:hAnsi="Aptos"/>
          <w:sz w:val="24"/>
          <w:szCs w:val="24"/>
        </w:rPr>
        <w:t>Sulf</w:t>
      </w:r>
      <w:r w:rsidR="00B64226" w:rsidRPr="001578B0">
        <w:rPr>
          <w:rFonts w:ascii="Aptos" w:hAnsi="Aptos"/>
          <w:sz w:val="24"/>
          <w:szCs w:val="24"/>
        </w:rPr>
        <w:t>osulfuron+Metsulfuron</w:t>
      </w:r>
      <w:proofErr w:type="spellEnd"/>
      <w:r w:rsidR="00B64226" w:rsidRPr="001578B0">
        <w:rPr>
          <w:rFonts w:ascii="Aptos" w:hAnsi="Aptos"/>
          <w:sz w:val="24"/>
          <w:szCs w:val="24"/>
        </w:rPr>
        <w:t xml:space="preserve"> (</w:t>
      </w:r>
      <w:r w:rsidR="00FD489C" w:rsidRPr="001578B0">
        <w:rPr>
          <w:rFonts w:ascii="Aptos" w:hAnsi="Aptos"/>
          <w:sz w:val="24"/>
          <w:szCs w:val="24"/>
        </w:rPr>
        <w:t>5</w:t>
      </w:r>
      <w:r w:rsidR="00227F9C" w:rsidRPr="001578B0">
        <w:rPr>
          <w:rFonts w:ascii="Aptos" w:hAnsi="Aptos"/>
          <w:sz w:val="24"/>
          <w:szCs w:val="24"/>
        </w:rPr>
        <w:t>5</w:t>
      </w:r>
      <w:r w:rsidR="00FD489C" w:rsidRPr="001578B0">
        <w:rPr>
          <w:rFonts w:ascii="Aptos" w:hAnsi="Aptos"/>
          <w:sz w:val="24"/>
          <w:szCs w:val="24"/>
        </w:rPr>
        <w:t>%)</w:t>
      </w:r>
      <w:r w:rsidR="00227F9C" w:rsidRPr="001578B0">
        <w:rPr>
          <w:rFonts w:ascii="Aptos" w:hAnsi="Aptos"/>
          <w:sz w:val="24"/>
          <w:szCs w:val="24"/>
        </w:rPr>
        <w:t xml:space="preserve"> followed by 24-D (32%</w:t>
      </w:r>
      <w:r w:rsidR="008E75EB" w:rsidRPr="001578B0">
        <w:rPr>
          <w:rFonts w:ascii="Aptos" w:hAnsi="Aptos"/>
          <w:sz w:val="24"/>
          <w:szCs w:val="24"/>
        </w:rPr>
        <w:t>) and combined manual and herbicides (13%)</w:t>
      </w:r>
      <w:r w:rsidR="00FD489C" w:rsidRPr="001578B0">
        <w:rPr>
          <w:rFonts w:ascii="Aptos" w:hAnsi="Aptos"/>
          <w:sz w:val="24"/>
          <w:szCs w:val="24"/>
        </w:rPr>
        <w:t xml:space="preserve">. </w:t>
      </w:r>
      <w:r w:rsidR="000B7B66" w:rsidRPr="001578B0">
        <w:rPr>
          <w:rFonts w:ascii="Aptos" w:hAnsi="Aptos"/>
          <w:sz w:val="24"/>
          <w:szCs w:val="24"/>
        </w:rPr>
        <w:t xml:space="preserve">In the case of sowing dates, farmers are advised to sow early, i.e., between 1-10 Nov for </w:t>
      </w:r>
      <w:r w:rsidR="00795774">
        <w:rPr>
          <w:rFonts w:ascii="Aptos" w:hAnsi="Aptos"/>
          <w:sz w:val="24"/>
          <w:szCs w:val="24"/>
        </w:rPr>
        <w:t>81</w:t>
      </w:r>
      <w:r w:rsidR="000B7B66" w:rsidRPr="001578B0">
        <w:rPr>
          <w:rFonts w:ascii="Aptos" w:hAnsi="Aptos"/>
          <w:sz w:val="24"/>
          <w:szCs w:val="24"/>
        </w:rPr>
        <w:t>% of the farmers and between 11-20</w:t>
      </w:r>
      <w:r w:rsidR="000B7B66" w:rsidRPr="001578B0">
        <w:rPr>
          <w:rFonts w:ascii="Aptos" w:hAnsi="Aptos"/>
          <w:sz w:val="24"/>
          <w:szCs w:val="24"/>
          <w:vertAlign w:val="superscript"/>
        </w:rPr>
        <w:t>th</w:t>
      </w:r>
      <w:r w:rsidR="000B7B66" w:rsidRPr="001578B0">
        <w:rPr>
          <w:rFonts w:ascii="Aptos" w:hAnsi="Aptos"/>
          <w:sz w:val="24"/>
          <w:szCs w:val="24"/>
        </w:rPr>
        <w:t xml:space="preserve"> Nov for </w:t>
      </w:r>
      <w:r w:rsidR="00CF468C">
        <w:rPr>
          <w:rFonts w:ascii="Aptos" w:hAnsi="Aptos"/>
          <w:sz w:val="24"/>
          <w:szCs w:val="24"/>
        </w:rPr>
        <w:t>19</w:t>
      </w:r>
      <w:r w:rsidR="000B7B66" w:rsidRPr="001578B0">
        <w:rPr>
          <w:rFonts w:ascii="Aptos" w:hAnsi="Aptos"/>
          <w:sz w:val="24"/>
          <w:szCs w:val="24"/>
        </w:rPr>
        <w:t xml:space="preserve">% of the farmers. </w:t>
      </w:r>
      <w:r w:rsidR="003A366C" w:rsidRPr="001578B0">
        <w:rPr>
          <w:rFonts w:ascii="Aptos" w:hAnsi="Aptos"/>
          <w:sz w:val="24"/>
          <w:szCs w:val="24"/>
        </w:rPr>
        <w:t>Growing evidence suggests that three or four irrigations would provide higher yield returns. The question remains as to where and to who should these additional irrigations be targeted</w:t>
      </w:r>
      <w:r w:rsidR="003A366C">
        <w:rPr>
          <w:rFonts w:ascii="Aptos" w:hAnsi="Aptos"/>
          <w:sz w:val="24"/>
          <w:szCs w:val="24"/>
        </w:rPr>
        <w:t xml:space="preserve">. </w:t>
      </w:r>
      <w:r w:rsidR="000B7B66" w:rsidRPr="001578B0">
        <w:rPr>
          <w:rFonts w:ascii="Aptos" w:hAnsi="Aptos"/>
          <w:sz w:val="24"/>
          <w:szCs w:val="24"/>
        </w:rPr>
        <w:t xml:space="preserve">Perhaps the most extreme shift is recommended for irrigation management with farmers having to shift from 3 or less irrigations to four irrigations (98%). </w:t>
      </w:r>
    </w:p>
    <w:p w14:paraId="381AAE2B" w14:textId="3BBADA97" w:rsidR="000B7B66" w:rsidRPr="001578B0" w:rsidRDefault="000B7B66" w:rsidP="000B7B66">
      <w:pPr>
        <w:rPr>
          <w:rFonts w:ascii="Aptos" w:hAnsi="Aptos"/>
          <w:sz w:val="24"/>
          <w:szCs w:val="24"/>
        </w:rPr>
      </w:pPr>
      <w:r w:rsidRPr="001578B0">
        <w:rPr>
          <w:rFonts w:ascii="Aptos" w:hAnsi="Aptos"/>
          <w:sz w:val="24"/>
          <w:szCs w:val="24"/>
        </w:rPr>
        <w:lastRenderedPageBreak/>
        <w:t xml:space="preserve">We find that </w:t>
      </w:r>
      <w:proofErr w:type="gramStart"/>
      <w:r w:rsidRPr="001578B0">
        <w:rPr>
          <w:rFonts w:ascii="Aptos" w:hAnsi="Aptos"/>
          <w:sz w:val="24"/>
          <w:szCs w:val="24"/>
        </w:rPr>
        <w:t>on the basis of</w:t>
      </w:r>
      <w:proofErr w:type="gramEnd"/>
      <w:r w:rsidRPr="001578B0">
        <w:rPr>
          <w:rFonts w:ascii="Aptos" w:hAnsi="Aptos"/>
          <w:sz w:val="24"/>
          <w:szCs w:val="24"/>
        </w:rPr>
        <w:t xml:space="preserve"> yield maximization, three varieties can be recommended, viz. HD 2967 (5</w:t>
      </w:r>
      <w:r w:rsidR="00FE1ADA">
        <w:rPr>
          <w:rFonts w:ascii="Aptos" w:hAnsi="Aptos"/>
          <w:sz w:val="24"/>
          <w:szCs w:val="24"/>
        </w:rPr>
        <w:t>0</w:t>
      </w:r>
      <w:r w:rsidRPr="001578B0">
        <w:rPr>
          <w:rFonts w:ascii="Aptos" w:hAnsi="Aptos"/>
          <w:sz w:val="24"/>
          <w:szCs w:val="24"/>
        </w:rPr>
        <w:t>%), Shri Ram SUPER 303 (4</w:t>
      </w:r>
      <w:r w:rsidR="00FE1ADA">
        <w:rPr>
          <w:rFonts w:ascii="Aptos" w:hAnsi="Aptos"/>
          <w:sz w:val="24"/>
          <w:szCs w:val="24"/>
        </w:rPr>
        <w:t>4</w:t>
      </w:r>
      <w:r w:rsidRPr="001578B0">
        <w:rPr>
          <w:rFonts w:ascii="Aptos" w:hAnsi="Aptos"/>
          <w:sz w:val="24"/>
          <w:szCs w:val="24"/>
        </w:rPr>
        <w:t xml:space="preserve">%) AND HD 2733 (5%). </w:t>
      </w:r>
    </w:p>
    <w:p w14:paraId="3455CF7C" w14:textId="26CDC14A" w:rsidR="004A4AAD" w:rsidRPr="001578B0" w:rsidRDefault="0061086C" w:rsidP="001D4C5A">
      <w:pPr>
        <w:rPr>
          <w:rFonts w:ascii="Aptos" w:hAnsi="Aptos"/>
          <w:sz w:val="24"/>
          <w:szCs w:val="24"/>
        </w:rPr>
      </w:pPr>
      <w:r w:rsidRPr="0061086C">
        <w:rPr>
          <w:noProof/>
        </w:rPr>
        <w:t xml:space="preserve"> </w:t>
      </w:r>
      <w:r w:rsidRPr="0061086C">
        <w:rPr>
          <w:noProof/>
        </w:rPr>
        <w:drawing>
          <wp:inline distT="0" distB="0" distL="0" distR="0" wp14:anchorId="74573644" wp14:editId="0F7AE5E2">
            <wp:extent cx="7530329" cy="5107216"/>
            <wp:effectExtent l="0" t="7620" r="6350" b="6350"/>
            <wp:docPr id="77978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82509" name=""/>
                    <pic:cNvPicPr/>
                  </pic:nvPicPr>
                  <pic:blipFill>
                    <a:blip r:embed="rId19"/>
                    <a:stretch>
                      <a:fillRect/>
                    </a:stretch>
                  </pic:blipFill>
                  <pic:spPr>
                    <a:xfrm rot="16200000">
                      <a:off x="0" y="0"/>
                      <a:ext cx="7601172" cy="5155263"/>
                    </a:xfrm>
                    <a:prstGeom prst="rect">
                      <a:avLst/>
                    </a:prstGeom>
                  </pic:spPr>
                </pic:pic>
              </a:graphicData>
            </a:graphic>
          </wp:inline>
        </w:drawing>
      </w:r>
    </w:p>
    <w:p w14:paraId="4C206880" w14:textId="7E3C5408" w:rsidR="001112C7" w:rsidRPr="0073165D" w:rsidRDefault="007B0C7C" w:rsidP="001578B0">
      <w:r w:rsidRPr="001578B0">
        <w:rPr>
          <w:rFonts w:ascii="Aptos" w:hAnsi="Aptos"/>
        </w:rPr>
        <w:t>Figure</w:t>
      </w:r>
      <w:r w:rsidR="00105205" w:rsidRPr="001578B0">
        <w:rPr>
          <w:rFonts w:ascii="Aptos" w:hAnsi="Aptos"/>
        </w:rPr>
        <w:t xml:space="preserve"> </w:t>
      </w:r>
      <w:r w:rsidR="006F183A" w:rsidRPr="001578B0">
        <w:rPr>
          <w:rFonts w:ascii="Aptos" w:hAnsi="Aptos"/>
        </w:rPr>
        <w:t>8</w:t>
      </w:r>
      <w:r w:rsidRPr="001578B0">
        <w:rPr>
          <w:rFonts w:ascii="Aptos" w:hAnsi="Aptos"/>
        </w:rPr>
        <w:t xml:space="preserve"> Optimal transition from status quo practices to optimal</w:t>
      </w:r>
      <w:r w:rsidR="00EE49B7" w:rsidRPr="001578B0">
        <w:rPr>
          <w:rFonts w:ascii="Aptos" w:hAnsi="Aptos"/>
        </w:rPr>
        <w:t xml:space="preserve"> practices</w:t>
      </w:r>
    </w:p>
    <w:p w14:paraId="1FBA9EC9" w14:textId="065B5C78" w:rsidR="005D0940" w:rsidRDefault="005D0940">
      <w:pPr>
        <w:jc w:val="left"/>
        <w:rPr>
          <w:rFonts w:ascii="Aptos" w:hAnsi="Aptos"/>
          <w:i/>
        </w:rPr>
      </w:pPr>
    </w:p>
    <w:p w14:paraId="5AABBA6A" w14:textId="0D76C044" w:rsidR="00166549" w:rsidRPr="008F79D1" w:rsidRDefault="000C439D" w:rsidP="000B7B66">
      <w:pPr>
        <w:pStyle w:val="Heading3"/>
      </w:pPr>
      <w:r w:rsidRPr="008F79D1">
        <w:lastRenderedPageBreak/>
        <w:t>3.</w:t>
      </w:r>
      <w:r w:rsidR="001112C7" w:rsidRPr="008F79D1">
        <w:t>3.3</w:t>
      </w:r>
      <w:r w:rsidRPr="008F79D1">
        <w:t xml:space="preserve">. </w:t>
      </w:r>
      <w:r w:rsidR="008E2E9B" w:rsidRPr="008F79D1">
        <w:t>Value of personalizing treatments relative to uniform policies</w:t>
      </w:r>
      <w:r w:rsidR="002E70C7" w:rsidRPr="008F79D1">
        <w:t xml:space="preserve"> </w:t>
      </w:r>
      <w:r w:rsidR="00104357" w:rsidRPr="008F79D1">
        <w:t>for out-of-sample farmers</w:t>
      </w:r>
    </w:p>
    <w:p w14:paraId="75CB2770" w14:textId="366839A1" w:rsidR="008E2E9B" w:rsidRDefault="00AA4163" w:rsidP="000B7B66">
      <w:pPr>
        <w:rPr>
          <w:rFonts w:ascii="Aptos" w:hAnsi="Aptos"/>
        </w:rPr>
      </w:pPr>
      <w:r w:rsidRPr="001578B0">
        <w:rPr>
          <w:rFonts w:ascii="Aptos" w:hAnsi="Aptos"/>
        </w:rPr>
        <w:t xml:space="preserve">The </w:t>
      </w:r>
      <w:r w:rsidR="007B7A0B">
        <w:rPr>
          <w:rFonts w:ascii="Aptos" w:hAnsi="Aptos"/>
        </w:rPr>
        <w:t xml:space="preserve">depth 2 </w:t>
      </w:r>
      <w:r w:rsidRPr="001578B0">
        <w:rPr>
          <w:rFonts w:ascii="Aptos" w:hAnsi="Aptos"/>
        </w:rPr>
        <w:t xml:space="preserve">targeting </w:t>
      </w:r>
      <w:r w:rsidR="00066F2F" w:rsidRPr="001578B0">
        <w:rPr>
          <w:rFonts w:ascii="Aptos" w:hAnsi="Aptos"/>
        </w:rPr>
        <w:t xml:space="preserve">policy </w:t>
      </w:r>
      <w:r w:rsidRPr="001578B0">
        <w:rPr>
          <w:rFonts w:ascii="Aptos" w:hAnsi="Aptos"/>
        </w:rPr>
        <w:t>procedure is compared</w:t>
      </w:r>
      <w:r w:rsidR="00F84581" w:rsidRPr="001578B0">
        <w:rPr>
          <w:rFonts w:ascii="Aptos" w:hAnsi="Aptos"/>
        </w:rPr>
        <w:t xml:space="preserve"> against a policy of assigning all households to any of the treatments</w:t>
      </w:r>
      <w:r w:rsidR="007B7A0B">
        <w:rPr>
          <w:rFonts w:ascii="Aptos" w:hAnsi="Aptos"/>
        </w:rPr>
        <w:t xml:space="preserve"> also called uniform policy. </w:t>
      </w:r>
    </w:p>
    <w:p w14:paraId="28A1418A" w14:textId="45DB5BC3" w:rsidR="007B7A0B" w:rsidRDefault="007A1399" w:rsidP="000B7B66">
      <w:pPr>
        <w:rPr>
          <w:rFonts w:ascii="Aptos" w:hAnsi="Aptos"/>
          <w:i/>
          <w:iCs/>
        </w:rPr>
      </w:pPr>
      <w:r>
        <w:rPr>
          <w:rFonts w:ascii="Aptos" w:hAnsi="Aptos"/>
          <w:i/>
          <w:iCs/>
        </w:rPr>
        <w:t>Depth 2 t</w:t>
      </w:r>
      <w:r w:rsidR="007B7A0B" w:rsidRPr="001578B0">
        <w:rPr>
          <w:rFonts w:ascii="Aptos" w:hAnsi="Aptos"/>
          <w:i/>
          <w:iCs/>
        </w:rPr>
        <w:t xml:space="preserve">argeted weed management </w:t>
      </w:r>
      <w:r w:rsidR="005C1C4A" w:rsidRPr="001578B0">
        <w:rPr>
          <w:rFonts w:ascii="Aptos" w:hAnsi="Aptos"/>
          <w:i/>
          <w:iCs/>
        </w:rPr>
        <w:t xml:space="preserve">versus uniform </w:t>
      </w:r>
      <w:r w:rsidR="002677A5">
        <w:rPr>
          <w:rFonts w:ascii="Aptos" w:hAnsi="Aptos"/>
          <w:i/>
          <w:iCs/>
        </w:rPr>
        <w:t>policies</w:t>
      </w:r>
    </w:p>
    <w:p w14:paraId="64E0B944" w14:textId="5E5A2D83" w:rsidR="006B4CA9" w:rsidRDefault="005A7838" w:rsidP="000B7B66">
      <w:pPr>
        <w:rPr>
          <w:rFonts w:ascii="Aptos" w:hAnsi="Aptos"/>
        </w:rPr>
      </w:pPr>
      <w:r>
        <w:rPr>
          <w:rFonts w:ascii="Aptos" w:hAnsi="Aptos"/>
        </w:rPr>
        <w:t>Table 3 shows</w:t>
      </w:r>
      <w:r w:rsidR="00127A59">
        <w:rPr>
          <w:rFonts w:ascii="Aptos" w:hAnsi="Aptos"/>
        </w:rPr>
        <w:t xml:space="preserve"> median</w:t>
      </w:r>
      <w:r>
        <w:rPr>
          <w:rFonts w:ascii="Aptos" w:hAnsi="Aptos"/>
        </w:rPr>
        <w:t xml:space="preserve"> </w:t>
      </w:r>
      <w:r w:rsidR="0073200B">
        <w:rPr>
          <w:rFonts w:ascii="Aptos" w:hAnsi="Aptos"/>
        </w:rPr>
        <w:t xml:space="preserve">percentage advantage of the depth 2 targeted policy over uniform policies </w:t>
      </w:r>
      <w:r w:rsidR="007454B9">
        <w:rPr>
          <w:rFonts w:ascii="Aptos" w:hAnsi="Aptos"/>
        </w:rPr>
        <w:t>in which</w:t>
      </w:r>
      <w:r w:rsidR="0073200B">
        <w:rPr>
          <w:rFonts w:ascii="Aptos" w:hAnsi="Aptos"/>
        </w:rPr>
        <w:t xml:space="preserve"> each </w:t>
      </w:r>
      <w:r w:rsidR="007454B9">
        <w:rPr>
          <w:rFonts w:ascii="Aptos" w:hAnsi="Aptos"/>
        </w:rPr>
        <w:t xml:space="preserve">of </w:t>
      </w:r>
      <w:r w:rsidR="0073200B">
        <w:rPr>
          <w:rFonts w:ascii="Aptos" w:hAnsi="Aptos"/>
        </w:rPr>
        <w:t>the treatment</w:t>
      </w:r>
      <w:r w:rsidR="007454B9">
        <w:rPr>
          <w:rFonts w:ascii="Aptos" w:hAnsi="Aptos"/>
        </w:rPr>
        <w:t>s</w:t>
      </w:r>
      <w:r w:rsidR="0073200B">
        <w:rPr>
          <w:rFonts w:ascii="Aptos" w:hAnsi="Aptos"/>
        </w:rPr>
        <w:t xml:space="preserve"> is </w:t>
      </w:r>
      <w:r w:rsidR="007454B9">
        <w:rPr>
          <w:rFonts w:ascii="Aptos" w:hAnsi="Aptos"/>
        </w:rPr>
        <w:t xml:space="preserve">applied </w:t>
      </w:r>
      <w:r w:rsidR="0073200B">
        <w:rPr>
          <w:rFonts w:ascii="Aptos" w:hAnsi="Aptos"/>
        </w:rPr>
        <w:t>for all farmers.</w:t>
      </w:r>
      <w:r w:rsidR="00D84DEA">
        <w:rPr>
          <w:rFonts w:ascii="Aptos" w:hAnsi="Aptos"/>
        </w:rPr>
        <w:t xml:space="preserve"> Using the targeted policy </w:t>
      </w:r>
      <w:r w:rsidR="003D7DAF">
        <w:rPr>
          <w:rFonts w:ascii="Aptos" w:hAnsi="Aptos"/>
        </w:rPr>
        <w:t xml:space="preserve">improves on the status quo </w:t>
      </w:r>
      <w:r w:rsidR="002C015B">
        <w:rPr>
          <w:rFonts w:ascii="Aptos" w:hAnsi="Aptos"/>
        </w:rPr>
        <w:t xml:space="preserve">especially for those not </w:t>
      </w:r>
      <w:r w:rsidR="00224C3B">
        <w:rPr>
          <w:rFonts w:ascii="Aptos" w:hAnsi="Aptos"/>
        </w:rPr>
        <w:t>weeding at all. For those</w:t>
      </w:r>
      <w:r w:rsidR="00F53E14">
        <w:rPr>
          <w:rFonts w:ascii="Aptos" w:hAnsi="Aptos"/>
        </w:rPr>
        <w:t xml:space="preserve"> </w:t>
      </w:r>
      <w:r w:rsidR="00224C3B">
        <w:rPr>
          <w:rFonts w:ascii="Aptos" w:hAnsi="Aptos"/>
        </w:rPr>
        <w:t>doing manual weeding already, the targeted policy</w:t>
      </w:r>
      <w:r w:rsidR="00F53E14">
        <w:rPr>
          <w:rFonts w:ascii="Aptos" w:hAnsi="Aptos"/>
        </w:rPr>
        <w:t xml:space="preserve"> only works better for </w:t>
      </w:r>
      <w:r w:rsidR="00DE124F">
        <w:rPr>
          <w:rFonts w:ascii="Aptos" w:hAnsi="Aptos"/>
        </w:rPr>
        <w:t xml:space="preserve">the </w:t>
      </w:r>
      <w:r w:rsidR="00F53E14">
        <w:rPr>
          <w:rFonts w:ascii="Aptos" w:hAnsi="Aptos"/>
        </w:rPr>
        <w:t>median farmer</w:t>
      </w:r>
      <w:r w:rsidR="00DE124F">
        <w:rPr>
          <w:rFonts w:ascii="Aptos" w:hAnsi="Aptos"/>
        </w:rPr>
        <w:t xml:space="preserve"> only if 2,4-D is recommended. The other options result in </w:t>
      </w:r>
      <w:r w:rsidR="00E60758">
        <w:rPr>
          <w:rFonts w:ascii="Aptos" w:hAnsi="Aptos"/>
        </w:rPr>
        <w:t xml:space="preserve">small losses out of sample. </w:t>
      </w:r>
      <w:r w:rsidR="007454B9">
        <w:rPr>
          <w:rFonts w:ascii="Aptos" w:hAnsi="Aptos"/>
        </w:rPr>
        <w:t xml:space="preserve">We find that advising all farmers to apply a safe mixture herbicide like </w:t>
      </w:r>
      <w:proofErr w:type="spellStart"/>
      <w:r w:rsidR="007454B9" w:rsidRPr="001578B0">
        <w:rPr>
          <w:rFonts w:ascii="Aptos" w:hAnsi="Aptos"/>
        </w:rPr>
        <w:t>Sulfosulfuron+Metsulfuron</w:t>
      </w:r>
      <w:proofErr w:type="spellEnd"/>
      <w:r w:rsidR="007454B9">
        <w:rPr>
          <w:rFonts w:ascii="Aptos" w:hAnsi="Aptos"/>
        </w:rPr>
        <w:t xml:space="preserve"> </w:t>
      </w:r>
      <w:r w:rsidR="00693E34">
        <w:rPr>
          <w:rFonts w:ascii="Aptos" w:hAnsi="Aptos"/>
        </w:rPr>
        <w:t>is on average a better</w:t>
      </w:r>
      <w:r w:rsidR="002C2B89">
        <w:rPr>
          <w:rFonts w:ascii="Aptos" w:hAnsi="Aptos"/>
        </w:rPr>
        <w:t xml:space="preserve"> policy</w:t>
      </w:r>
      <w:r w:rsidR="00693E34">
        <w:rPr>
          <w:rFonts w:ascii="Aptos" w:hAnsi="Aptos"/>
        </w:rPr>
        <w:t xml:space="preserve"> than the depth 2 targeted strategy in out of sample prediction.</w:t>
      </w:r>
    </w:p>
    <w:p w14:paraId="34550EA4" w14:textId="22C47A6B" w:rsidR="00B00CD1" w:rsidRPr="001578B0" w:rsidRDefault="00B00CD1" w:rsidP="008E2E9B">
      <w:pPr>
        <w:rPr>
          <w:rFonts w:ascii="Aptos" w:hAnsi="Aptos"/>
        </w:rPr>
      </w:pPr>
      <w:r>
        <w:rPr>
          <w:rFonts w:ascii="Aptos" w:hAnsi="Aptos"/>
        </w:rPr>
        <w:t>Table</w:t>
      </w:r>
      <w:r w:rsidR="006B4CA9">
        <w:rPr>
          <w:rFonts w:ascii="Aptos" w:hAnsi="Aptos"/>
        </w:rPr>
        <w:t xml:space="preserve"> 3</w:t>
      </w:r>
      <w:r>
        <w:rPr>
          <w:rFonts w:ascii="Aptos" w:hAnsi="Aptos"/>
        </w:rPr>
        <w:t xml:space="preserve">: </w:t>
      </w:r>
      <w:r w:rsidR="0079216B">
        <w:rPr>
          <w:rFonts w:ascii="Aptos" w:hAnsi="Aptos"/>
        </w:rPr>
        <w:t>Median p</w:t>
      </w:r>
      <w:r w:rsidR="004E1131">
        <w:rPr>
          <w:rFonts w:ascii="Aptos" w:hAnsi="Aptos"/>
        </w:rPr>
        <w:t>ercentage v</w:t>
      </w:r>
      <w:r w:rsidR="009D7C7F">
        <w:rPr>
          <w:rFonts w:ascii="Aptos" w:hAnsi="Aptos"/>
        </w:rPr>
        <w:t xml:space="preserve">alue of </w:t>
      </w:r>
      <w:r w:rsidR="00AF03BC">
        <w:rPr>
          <w:rFonts w:ascii="Aptos" w:hAnsi="Aptos"/>
        </w:rPr>
        <w:t xml:space="preserve">depth 2 </w:t>
      </w:r>
      <w:r w:rsidR="009D7C7F">
        <w:rPr>
          <w:rFonts w:ascii="Aptos" w:hAnsi="Aptos"/>
        </w:rPr>
        <w:t>targeted</w:t>
      </w:r>
      <w:r w:rsidR="006B4CA9">
        <w:rPr>
          <w:rFonts w:ascii="Aptos" w:hAnsi="Aptos"/>
        </w:rPr>
        <w:t xml:space="preserve"> weed management</w:t>
      </w:r>
      <w:r w:rsidR="009D7C7F">
        <w:rPr>
          <w:rFonts w:ascii="Aptos" w:hAnsi="Aptos"/>
        </w:rPr>
        <w:t xml:space="preserve"> policies for out-of-sample farmers over uniform policies </w:t>
      </w:r>
    </w:p>
    <w:tbl>
      <w:tblPr>
        <w:tblStyle w:val="TableGridLight"/>
        <w:tblW w:w="5000" w:type="pct"/>
        <w:tblLayout w:type="fixed"/>
        <w:tblLook w:val="04A0" w:firstRow="1" w:lastRow="0" w:firstColumn="1" w:lastColumn="0" w:noHBand="0" w:noVBand="1"/>
      </w:tblPr>
      <w:tblGrid>
        <w:gridCol w:w="1414"/>
        <w:gridCol w:w="1700"/>
        <w:gridCol w:w="570"/>
        <w:gridCol w:w="709"/>
        <w:gridCol w:w="851"/>
        <w:gridCol w:w="851"/>
        <w:gridCol w:w="1134"/>
        <w:gridCol w:w="849"/>
        <w:gridCol w:w="938"/>
      </w:tblGrid>
      <w:tr w:rsidR="00CE199F" w:rsidRPr="00826A2A" w14:paraId="38F0B8D2" w14:textId="77777777" w:rsidTr="00826A2A">
        <w:trPr>
          <w:trHeight w:val="288"/>
        </w:trPr>
        <w:tc>
          <w:tcPr>
            <w:tcW w:w="784" w:type="pct"/>
            <w:noWrap/>
            <w:hideMark/>
          </w:tcPr>
          <w:p w14:paraId="4AF91831" w14:textId="77777777" w:rsidR="00B00CD1" w:rsidRPr="00826A2A" w:rsidRDefault="00B00CD1" w:rsidP="00B00CD1">
            <w:pPr>
              <w:jc w:val="left"/>
              <w:rPr>
                <w:rFonts w:ascii="Times New Roman" w:eastAsia="Times New Roman" w:hAnsi="Times New Roman" w:cs="Times New Roman"/>
                <w:kern w:val="0"/>
                <w:sz w:val="20"/>
                <w:szCs w:val="20"/>
                <w:lang w:eastAsia="en-ZW"/>
                <w14:ligatures w14:val="none"/>
              </w:rPr>
            </w:pPr>
          </w:p>
        </w:tc>
        <w:tc>
          <w:tcPr>
            <w:tcW w:w="943" w:type="pct"/>
            <w:noWrap/>
            <w:hideMark/>
          </w:tcPr>
          <w:p w14:paraId="5121F33B" w14:textId="77777777" w:rsidR="00B00CD1" w:rsidRPr="00826A2A" w:rsidRDefault="00B00CD1" w:rsidP="00B00CD1">
            <w:pPr>
              <w:jc w:val="left"/>
              <w:rPr>
                <w:rFonts w:ascii="Times New Roman" w:eastAsia="Times New Roman" w:hAnsi="Times New Roman" w:cs="Times New Roman"/>
                <w:kern w:val="0"/>
                <w:sz w:val="20"/>
                <w:szCs w:val="20"/>
                <w:lang w:eastAsia="en-ZW"/>
                <w14:ligatures w14:val="none"/>
              </w:rPr>
            </w:pPr>
          </w:p>
        </w:tc>
        <w:tc>
          <w:tcPr>
            <w:tcW w:w="316" w:type="pct"/>
            <w:noWrap/>
            <w:hideMark/>
          </w:tcPr>
          <w:p w14:paraId="1E7CF9B3" w14:textId="77777777" w:rsidR="00B00CD1" w:rsidRPr="00826A2A" w:rsidRDefault="00B00CD1" w:rsidP="00B00CD1">
            <w:pPr>
              <w:jc w:val="left"/>
              <w:rPr>
                <w:rFonts w:ascii="Times New Roman" w:eastAsia="Times New Roman" w:hAnsi="Times New Roman" w:cs="Times New Roman"/>
                <w:kern w:val="0"/>
                <w:sz w:val="20"/>
                <w:szCs w:val="20"/>
                <w:lang w:eastAsia="en-ZW"/>
                <w14:ligatures w14:val="none"/>
              </w:rPr>
            </w:pPr>
          </w:p>
        </w:tc>
        <w:tc>
          <w:tcPr>
            <w:tcW w:w="393" w:type="pct"/>
            <w:noWrap/>
            <w:hideMark/>
          </w:tcPr>
          <w:p w14:paraId="3B8404A5" w14:textId="77777777" w:rsidR="00B00CD1" w:rsidRPr="00826A2A" w:rsidRDefault="00B00CD1" w:rsidP="00B00CD1">
            <w:pPr>
              <w:jc w:val="left"/>
              <w:rPr>
                <w:rFonts w:ascii="Times New Roman" w:eastAsia="Times New Roman" w:hAnsi="Times New Roman" w:cs="Times New Roman"/>
                <w:kern w:val="0"/>
                <w:sz w:val="20"/>
                <w:szCs w:val="20"/>
                <w:lang w:eastAsia="en-ZW"/>
                <w14:ligatures w14:val="none"/>
              </w:rPr>
            </w:pPr>
          </w:p>
        </w:tc>
        <w:tc>
          <w:tcPr>
            <w:tcW w:w="2564" w:type="pct"/>
            <w:gridSpan w:val="5"/>
            <w:noWrap/>
            <w:hideMark/>
          </w:tcPr>
          <w:p w14:paraId="52B305C2" w14:textId="77777777" w:rsidR="00B00CD1" w:rsidRPr="00826A2A" w:rsidRDefault="00B00CD1" w:rsidP="00B00CD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Percentage advantage of depth 2 targeted policy over uniform policies</w:t>
            </w:r>
          </w:p>
        </w:tc>
      </w:tr>
      <w:tr w:rsidR="00CE199F" w:rsidRPr="00CE199F" w14:paraId="5A89A546" w14:textId="77777777" w:rsidTr="00CE199F">
        <w:trPr>
          <w:trHeight w:val="792"/>
        </w:trPr>
        <w:tc>
          <w:tcPr>
            <w:tcW w:w="784" w:type="pct"/>
            <w:hideMark/>
          </w:tcPr>
          <w:p w14:paraId="05EF25DC" w14:textId="77777777" w:rsidR="00B00CD1" w:rsidRPr="00826A2A" w:rsidRDefault="00B00CD1" w:rsidP="00B00CD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Status Quo</w:t>
            </w:r>
          </w:p>
        </w:tc>
        <w:tc>
          <w:tcPr>
            <w:tcW w:w="943" w:type="pct"/>
            <w:hideMark/>
          </w:tcPr>
          <w:p w14:paraId="428C2D08" w14:textId="2F4DE8C8" w:rsidR="00B00CD1" w:rsidRPr="00826A2A" w:rsidRDefault="00B00CD1" w:rsidP="00B00CD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Targeted</w:t>
            </w:r>
            <w:r w:rsidR="009D0ACB" w:rsidRPr="00826A2A">
              <w:rPr>
                <w:rFonts w:ascii="Aptos Narrow" w:eastAsia="Times New Roman" w:hAnsi="Aptos Narrow" w:cs="Times New Roman"/>
                <w:color w:val="000000"/>
                <w:kern w:val="0"/>
                <w:sz w:val="20"/>
                <w:szCs w:val="20"/>
                <w:lang w:eastAsia="en-ZW"/>
                <w14:ligatures w14:val="none"/>
              </w:rPr>
              <w:t xml:space="preserve"> policy</w:t>
            </w:r>
          </w:p>
        </w:tc>
        <w:tc>
          <w:tcPr>
            <w:tcW w:w="316" w:type="pct"/>
            <w:hideMark/>
          </w:tcPr>
          <w:p w14:paraId="16A86A05" w14:textId="77777777" w:rsidR="00B00CD1" w:rsidRPr="00826A2A" w:rsidRDefault="00B00CD1" w:rsidP="00B00CD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N </w:t>
            </w:r>
            <w:proofErr w:type="spellStart"/>
            <w:r w:rsidRPr="00826A2A">
              <w:rPr>
                <w:rFonts w:ascii="Aptos Narrow" w:eastAsia="Times New Roman" w:hAnsi="Aptos Narrow" w:cs="Times New Roman"/>
                <w:color w:val="000000"/>
                <w:kern w:val="0"/>
                <w:sz w:val="20"/>
                <w:szCs w:val="20"/>
                <w:lang w:eastAsia="en-ZW"/>
                <w14:ligatures w14:val="none"/>
              </w:rPr>
              <w:t>obs</w:t>
            </w:r>
            <w:proofErr w:type="spellEnd"/>
          </w:p>
        </w:tc>
        <w:tc>
          <w:tcPr>
            <w:tcW w:w="393" w:type="pct"/>
            <w:hideMark/>
          </w:tcPr>
          <w:p w14:paraId="55F7FAB0" w14:textId="77777777" w:rsidR="00B00CD1" w:rsidRPr="00826A2A" w:rsidRDefault="00B00CD1" w:rsidP="00B00CD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p>
        </w:tc>
        <w:tc>
          <w:tcPr>
            <w:tcW w:w="472" w:type="pct"/>
            <w:hideMark/>
          </w:tcPr>
          <w:p w14:paraId="2559069C" w14:textId="77777777" w:rsidR="00B00CD1" w:rsidRPr="00826A2A" w:rsidRDefault="00B00CD1" w:rsidP="00B00CD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Over no weeding</w:t>
            </w:r>
          </w:p>
        </w:tc>
        <w:tc>
          <w:tcPr>
            <w:tcW w:w="472" w:type="pct"/>
            <w:hideMark/>
          </w:tcPr>
          <w:p w14:paraId="635F4BE3" w14:textId="77777777" w:rsidR="00B00CD1" w:rsidRPr="00826A2A" w:rsidRDefault="00B00CD1" w:rsidP="00B00CD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Over manual</w:t>
            </w:r>
          </w:p>
        </w:tc>
        <w:tc>
          <w:tcPr>
            <w:tcW w:w="629" w:type="pct"/>
            <w:hideMark/>
          </w:tcPr>
          <w:p w14:paraId="59EF2CAA" w14:textId="77777777" w:rsidR="00B00CD1" w:rsidRPr="00826A2A" w:rsidRDefault="00B00CD1" w:rsidP="00B00CD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Over </w:t>
            </w:r>
            <w:proofErr w:type="spellStart"/>
            <w:r w:rsidRPr="00826A2A">
              <w:rPr>
                <w:rFonts w:ascii="Aptos Narrow" w:eastAsia="Times New Roman" w:hAnsi="Aptos Narrow" w:cs="Times New Roman"/>
                <w:color w:val="000000"/>
                <w:kern w:val="0"/>
                <w:sz w:val="20"/>
                <w:szCs w:val="20"/>
                <w:lang w:eastAsia="en-ZW"/>
                <w14:ligatures w14:val="none"/>
              </w:rPr>
              <w:t>manual+herbicides</w:t>
            </w:r>
            <w:proofErr w:type="spellEnd"/>
          </w:p>
        </w:tc>
        <w:tc>
          <w:tcPr>
            <w:tcW w:w="471" w:type="pct"/>
            <w:hideMark/>
          </w:tcPr>
          <w:p w14:paraId="4791507F" w14:textId="77777777" w:rsidR="00B00CD1" w:rsidRPr="00826A2A" w:rsidRDefault="00B00CD1" w:rsidP="00B00CD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Over 2,4-D</w:t>
            </w:r>
          </w:p>
        </w:tc>
        <w:tc>
          <w:tcPr>
            <w:tcW w:w="520" w:type="pct"/>
            <w:hideMark/>
          </w:tcPr>
          <w:p w14:paraId="2CC9F0B4" w14:textId="1CAD4FD8" w:rsidR="00B00CD1" w:rsidRPr="00826A2A" w:rsidRDefault="00B00CD1" w:rsidP="00B00CD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Over </w:t>
            </w:r>
            <w:r w:rsidR="00CE199F" w:rsidRPr="00826A2A">
              <w:rPr>
                <w:rFonts w:ascii="Aptos Narrow" w:eastAsia="Times New Roman" w:hAnsi="Aptos Narrow" w:cs="Times New Roman"/>
                <w:color w:val="000000"/>
                <w:kern w:val="0"/>
                <w:sz w:val="20"/>
                <w:szCs w:val="20"/>
                <w:lang w:eastAsia="en-ZW"/>
                <w14:ligatures w14:val="none"/>
              </w:rPr>
              <w:t>S&amp;M</w:t>
            </w:r>
          </w:p>
        </w:tc>
      </w:tr>
      <w:tr w:rsidR="00CE199F" w:rsidRPr="00CE199F" w14:paraId="7DB5931E" w14:textId="77777777" w:rsidTr="00CE199F">
        <w:trPr>
          <w:trHeight w:val="288"/>
        </w:trPr>
        <w:tc>
          <w:tcPr>
            <w:tcW w:w="784" w:type="pct"/>
            <w:noWrap/>
            <w:hideMark/>
          </w:tcPr>
          <w:p w14:paraId="30E21406" w14:textId="77777777" w:rsidR="00B00CD1" w:rsidRPr="00826A2A" w:rsidRDefault="00B00CD1" w:rsidP="00B00CD1">
            <w:pPr>
              <w:jc w:val="left"/>
              <w:rPr>
                <w:rFonts w:ascii="Aptos Narrow" w:eastAsia="Times New Roman" w:hAnsi="Aptos Narrow" w:cs="Times New Roman"/>
                <w:color w:val="000000"/>
                <w:kern w:val="0"/>
                <w:sz w:val="20"/>
                <w:szCs w:val="20"/>
                <w:lang w:eastAsia="en-ZW"/>
                <w14:ligatures w14:val="none"/>
              </w:rPr>
            </w:pPr>
          </w:p>
        </w:tc>
        <w:tc>
          <w:tcPr>
            <w:tcW w:w="943" w:type="pct"/>
            <w:noWrap/>
            <w:hideMark/>
          </w:tcPr>
          <w:p w14:paraId="6C26F209" w14:textId="77777777" w:rsidR="00B00CD1" w:rsidRPr="00826A2A" w:rsidRDefault="00B00CD1" w:rsidP="00B00CD1">
            <w:pPr>
              <w:jc w:val="left"/>
              <w:rPr>
                <w:rFonts w:ascii="Times New Roman" w:eastAsia="Times New Roman" w:hAnsi="Times New Roman" w:cs="Times New Roman"/>
                <w:kern w:val="0"/>
                <w:sz w:val="20"/>
                <w:szCs w:val="20"/>
                <w:lang w:eastAsia="en-ZW"/>
                <w14:ligatures w14:val="none"/>
              </w:rPr>
            </w:pPr>
          </w:p>
        </w:tc>
        <w:tc>
          <w:tcPr>
            <w:tcW w:w="316" w:type="pct"/>
            <w:noWrap/>
            <w:hideMark/>
          </w:tcPr>
          <w:p w14:paraId="2D202487" w14:textId="6CD71921" w:rsidR="00B00CD1" w:rsidRPr="00826A2A" w:rsidRDefault="0087746B" w:rsidP="00B00CD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B00CD1" w:rsidRPr="00826A2A">
              <w:rPr>
                <w:rFonts w:ascii="Aptos Narrow" w:eastAsia="Times New Roman" w:hAnsi="Aptos Narrow" w:cs="Times New Roman"/>
                <w:color w:val="000000"/>
                <w:kern w:val="0"/>
                <w:sz w:val="20"/>
                <w:szCs w:val="20"/>
                <w:lang w:eastAsia="en-ZW"/>
                <w14:ligatures w14:val="none"/>
              </w:rPr>
              <w:t>1</w:t>
            </w:r>
            <w:r w:rsidRPr="00826A2A">
              <w:rPr>
                <w:rFonts w:ascii="Aptos Narrow" w:eastAsia="Times New Roman" w:hAnsi="Aptos Narrow" w:cs="Times New Roman"/>
                <w:color w:val="000000"/>
                <w:kern w:val="0"/>
                <w:sz w:val="20"/>
                <w:szCs w:val="20"/>
                <w:lang w:eastAsia="en-ZW"/>
                <w14:ligatures w14:val="none"/>
              </w:rPr>
              <w:t>)</w:t>
            </w:r>
          </w:p>
        </w:tc>
        <w:tc>
          <w:tcPr>
            <w:tcW w:w="393" w:type="pct"/>
            <w:noWrap/>
            <w:hideMark/>
          </w:tcPr>
          <w:p w14:paraId="45262031" w14:textId="088B4D9C" w:rsidR="00B00CD1" w:rsidRPr="00826A2A" w:rsidRDefault="0087746B" w:rsidP="00B00CD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B00CD1" w:rsidRPr="00826A2A">
              <w:rPr>
                <w:rFonts w:ascii="Aptos Narrow" w:eastAsia="Times New Roman" w:hAnsi="Aptos Narrow" w:cs="Times New Roman"/>
                <w:color w:val="000000"/>
                <w:kern w:val="0"/>
                <w:sz w:val="20"/>
                <w:szCs w:val="20"/>
                <w:lang w:eastAsia="en-ZW"/>
                <w14:ligatures w14:val="none"/>
              </w:rPr>
              <w:t>2</w:t>
            </w:r>
            <w:r w:rsidRPr="00826A2A">
              <w:rPr>
                <w:rFonts w:ascii="Aptos Narrow" w:eastAsia="Times New Roman" w:hAnsi="Aptos Narrow" w:cs="Times New Roman"/>
                <w:color w:val="000000"/>
                <w:kern w:val="0"/>
                <w:sz w:val="20"/>
                <w:szCs w:val="20"/>
                <w:lang w:eastAsia="en-ZW"/>
                <w14:ligatures w14:val="none"/>
              </w:rPr>
              <w:t>)</w:t>
            </w:r>
          </w:p>
        </w:tc>
        <w:tc>
          <w:tcPr>
            <w:tcW w:w="472" w:type="pct"/>
            <w:noWrap/>
            <w:hideMark/>
          </w:tcPr>
          <w:p w14:paraId="62ADC6C6" w14:textId="32E2822D" w:rsidR="00B00CD1" w:rsidRPr="00826A2A" w:rsidRDefault="0087746B" w:rsidP="00B00CD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B00CD1" w:rsidRPr="00826A2A">
              <w:rPr>
                <w:rFonts w:ascii="Aptos Narrow" w:eastAsia="Times New Roman" w:hAnsi="Aptos Narrow" w:cs="Times New Roman"/>
                <w:color w:val="000000"/>
                <w:kern w:val="0"/>
                <w:sz w:val="20"/>
                <w:szCs w:val="20"/>
                <w:lang w:eastAsia="en-ZW"/>
                <w14:ligatures w14:val="none"/>
              </w:rPr>
              <w:t>3</w:t>
            </w:r>
            <w:r w:rsidRPr="00826A2A">
              <w:rPr>
                <w:rFonts w:ascii="Aptos Narrow" w:eastAsia="Times New Roman" w:hAnsi="Aptos Narrow" w:cs="Times New Roman"/>
                <w:color w:val="000000"/>
                <w:kern w:val="0"/>
                <w:sz w:val="20"/>
                <w:szCs w:val="20"/>
                <w:lang w:eastAsia="en-ZW"/>
                <w14:ligatures w14:val="none"/>
              </w:rPr>
              <w:t>)</w:t>
            </w:r>
          </w:p>
        </w:tc>
        <w:tc>
          <w:tcPr>
            <w:tcW w:w="472" w:type="pct"/>
            <w:noWrap/>
            <w:hideMark/>
          </w:tcPr>
          <w:p w14:paraId="3FAF8501" w14:textId="7A6AD439" w:rsidR="00B00CD1" w:rsidRPr="00826A2A" w:rsidRDefault="0087746B" w:rsidP="00B00CD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B00CD1" w:rsidRPr="00826A2A">
              <w:rPr>
                <w:rFonts w:ascii="Aptos Narrow" w:eastAsia="Times New Roman" w:hAnsi="Aptos Narrow" w:cs="Times New Roman"/>
                <w:color w:val="000000"/>
                <w:kern w:val="0"/>
                <w:sz w:val="20"/>
                <w:szCs w:val="20"/>
                <w:lang w:eastAsia="en-ZW"/>
                <w14:ligatures w14:val="none"/>
              </w:rPr>
              <w:t>4</w:t>
            </w:r>
            <w:r w:rsidRPr="00826A2A">
              <w:rPr>
                <w:rFonts w:ascii="Aptos Narrow" w:eastAsia="Times New Roman" w:hAnsi="Aptos Narrow" w:cs="Times New Roman"/>
                <w:color w:val="000000"/>
                <w:kern w:val="0"/>
                <w:sz w:val="20"/>
                <w:szCs w:val="20"/>
                <w:lang w:eastAsia="en-ZW"/>
                <w14:ligatures w14:val="none"/>
              </w:rPr>
              <w:t>)</w:t>
            </w:r>
          </w:p>
        </w:tc>
        <w:tc>
          <w:tcPr>
            <w:tcW w:w="629" w:type="pct"/>
            <w:noWrap/>
            <w:hideMark/>
          </w:tcPr>
          <w:p w14:paraId="4B8E407E" w14:textId="7F8D80A4" w:rsidR="00B00CD1" w:rsidRPr="00826A2A" w:rsidRDefault="0087746B" w:rsidP="00B00CD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B00CD1" w:rsidRPr="00826A2A">
              <w:rPr>
                <w:rFonts w:ascii="Aptos Narrow" w:eastAsia="Times New Roman" w:hAnsi="Aptos Narrow" w:cs="Times New Roman"/>
                <w:color w:val="000000"/>
                <w:kern w:val="0"/>
                <w:sz w:val="20"/>
                <w:szCs w:val="20"/>
                <w:lang w:eastAsia="en-ZW"/>
                <w14:ligatures w14:val="none"/>
              </w:rPr>
              <w:t>5</w:t>
            </w:r>
            <w:r w:rsidRPr="00826A2A">
              <w:rPr>
                <w:rFonts w:ascii="Aptos Narrow" w:eastAsia="Times New Roman" w:hAnsi="Aptos Narrow" w:cs="Times New Roman"/>
                <w:color w:val="000000"/>
                <w:kern w:val="0"/>
                <w:sz w:val="20"/>
                <w:szCs w:val="20"/>
                <w:lang w:eastAsia="en-ZW"/>
                <w14:ligatures w14:val="none"/>
              </w:rPr>
              <w:t>)</w:t>
            </w:r>
          </w:p>
        </w:tc>
        <w:tc>
          <w:tcPr>
            <w:tcW w:w="471" w:type="pct"/>
            <w:noWrap/>
            <w:hideMark/>
          </w:tcPr>
          <w:p w14:paraId="2B4D0667" w14:textId="52C53E22" w:rsidR="00B00CD1" w:rsidRPr="00826A2A" w:rsidRDefault="0087746B" w:rsidP="00B00CD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B00CD1" w:rsidRPr="00826A2A">
              <w:rPr>
                <w:rFonts w:ascii="Aptos Narrow" w:eastAsia="Times New Roman" w:hAnsi="Aptos Narrow" w:cs="Times New Roman"/>
                <w:color w:val="000000"/>
                <w:kern w:val="0"/>
                <w:sz w:val="20"/>
                <w:szCs w:val="20"/>
                <w:lang w:eastAsia="en-ZW"/>
                <w14:ligatures w14:val="none"/>
              </w:rPr>
              <w:t>6</w:t>
            </w:r>
            <w:r w:rsidRPr="00826A2A">
              <w:rPr>
                <w:rFonts w:ascii="Aptos Narrow" w:eastAsia="Times New Roman" w:hAnsi="Aptos Narrow" w:cs="Times New Roman"/>
                <w:color w:val="000000"/>
                <w:kern w:val="0"/>
                <w:sz w:val="20"/>
                <w:szCs w:val="20"/>
                <w:lang w:eastAsia="en-ZW"/>
                <w14:ligatures w14:val="none"/>
              </w:rPr>
              <w:t>)</w:t>
            </w:r>
          </w:p>
        </w:tc>
        <w:tc>
          <w:tcPr>
            <w:tcW w:w="520" w:type="pct"/>
            <w:noWrap/>
            <w:hideMark/>
          </w:tcPr>
          <w:p w14:paraId="44FB7516" w14:textId="61FB71A2" w:rsidR="00B00CD1" w:rsidRPr="00826A2A" w:rsidRDefault="0087746B" w:rsidP="00B00CD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B00CD1" w:rsidRPr="00826A2A">
              <w:rPr>
                <w:rFonts w:ascii="Aptos Narrow" w:eastAsia="Times New Roman" w:hAnsi="Aptos Narrow" w:cs="Times New Roman"/>
                <w:color w:val="000000"/>
                <w:kern w:val="0"/>
                <w:sz w:val="20"/>
                <w:szCs w:val="20"/>
                <w:lang w:eastAsia="en-ZW"/>
                <w14:ligatures w14:val="none"/>
              </w:rPr>
              <w:t>7</w:t>
            </w:r>
            <w:r w:rsidRPr="00826A2A">
              <w:rPr>
                <w:rFonts w:ascii="Aptos Narrow" w:eastAsia="Times New Roman" w:hAnsi="Aptos Narrow" w:cs="Times New Roman"/>
                <w:color w:val="000000"/>
                <w:kern w:val="0"/>
                <w:sz w:val="20"/>
                <w:szCs w:val="20"/>
                <w:lang w:eastAsia="en-ZW"/>
                <w14:ligatures w14:val="none"/>
              </w:rPr>
              <w:t>)</w:t>
            </w:r>
          </w:p>
        </w:tc>
      </w:tr>
      <w:tr w:rsidR="00CE199F" w:rsidRPr="00CE199F" w14:paraId="0951E2CB" w14:textId="77777777" w:rsidTr="00CE199F">
        <w:trPr>
          <w:trHeight w:val="288"/>
        </w:trPr>
        <w:tc>
          <w:tcPr>
            <w:tcW w:w="784" w:type="pct"/>
            <w:noWrap/>
            <w:hideMark/>
          </w:tcPr>
          <w:p w14:paraId="6C94EADD" w14:textId="77777777" w:rsidR="00632611" w:rsidRPr="00826A2A" w:rsidRDefault="00632611" w:rsidP="0063261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No weeding </w:t>
            </w:r>
          </w:p>
        </w:tc>
        <w:tc>
          <w:tcPr>
            <w:tcW w:w="943" w:type="pct"/>
            <w:hideMark/>
          </w:tcPr>
          <w:p w14:paraId="28030A03" w14:textId="77777777" w:rsidR="00632611" w:rsidRPr="00826A2A" w:rsidRDefault="00632611" w:rsidP="0063261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Manual +Herbicides</w:t>
            </w:r>
          </w:p>
        </w:tc>
        <w:tc>
          <w:tcPr>
            <w:tcW w:w="316" w:type="pct"/>
            <w:noWrap/>
            <w:vAlign w:val="bottom"/>
            <w:hideMark/>
          </w:tcPr>
          <w:p w14:paraId="17A3D3F5" w14:textId="5A565F2A"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228</w:t>
            </w:r>
          </w:p>
        </w:tc>
        <w:tc>
          <w:tcPr>
            <w:tcW w:w="393" w:type="pct"/>
            <w:noWrap/>
            <w:vAlign w:val="bottom"/>
            <w:hideMark/>
          </w:tcPr>
          <w:p w14:paraId="030720B2" w14:textId="5F7BAA74"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7.24</w:t>
            </w:r>
          </w:p>
        </w:tc>
        <w:tc>
          <w:tcPr>
            <w:tcW w:w="472" w:type="pct"/>
            <w:noWrap/>
            <w:vAlign w:val="bottom"/>
            <w:hideMark/>
          </w:tcPr>
          <w:p w14:paraId="437DF31A" w14:textId="0F9834AF"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5.09</w:t>
            </w:r>
          </w:p>
        </w:tc>
        <w:tc>
          <w:tcPr>
            <w:tcW w:w="472" w:type="pct"/>
            <w:noWrap/>
            <w:vAlign w:val="bottom"/>
            <w:hideMark/>
          </w:tcPr>
          <w:p w14:paraId="51E40D41" w14:textId="26F280A8"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2.20</w:t>
            </w:r>
          </w:p>
        </w:tc>
        <w:tc>
          <w:tcPr>
            <w:tcW w:w="629" w:type="pct"/>
            <w:noWrap/>
            <w:vAlign w:val="bottom"/>
            <w:hideMark/>
          </w:tcPr>
          <w:p w14:paraId="34DD5B2B" w14:textId="37DA80EE"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471" w:type="pct"/>
            <w:noWrap/>
            <w:vAlign w:val="bottom"/>
            <w:hideMark/>
          </w:tcPr>
          <w:p w14:paraId="2AFF5152" w14:textId="574B3314"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-1.48</w:t>
            </w:r>
          </w:p>
        </w:tc>
        <w:tc>
          <w:tcPr>
            <w:tcW w:w="520" w:type="pct"/>
            <w:noWrap/>
            <w:vAlign w:val="bottom"/>
            <w:hideMark/>
          </w:tcPr>
          <w:p w14:paraId="1FDF8252" w14:textId="6827A18B"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-3.45</w:t>
            </w:r>
          </w:p>
        </w:tc>
      </w:tr>
      <w:tr w:rsidR="00CE199F" w:rsidRPr="00CE199F" w14:paraId="6AC9AB19" w14:textId="77777777" w:rsidTr="00CE199F">
        <w:trPr>
          <w:trHeight w:val="288"/>
        </w:trPr>
        <w:tc>
          <w:tcPr>
            <w:tcW w:w="784" w:type="pct"/>
            <w:noWrap/>
            <w:hideMark/>
          </w:tcPr>
          <w:p w14:paraId="30B9F72B" w14:textId="77777777" w:rsidR="00632611" w:rsidRPr="00826A2A" w:rsidRDefault="00632611" w:rsidP="0063261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No weeding </w:t>
            </w:r>
          </w:p>
        </w:tc>
        <w:tc>
          <w:tcPr>
            <w:tcW w:w="943" w:type="pct"/>
            <w:hideMark/>
          </w:tcPr>
          <w:p w14:paraId="694C0004" w14:textId="77777777" w:rsidR="00632611" w:rsidRPr="00826A2A" w:rsidRDefault="00632611" w:rsidP="0063261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2,4-D</w:t>
            </w:r>
          </w:p>
        </w:tc>
        <w:tc>
          <w:tcPr>
            <w:tcW w:w="316" w:type="pct"/>
            <w:noWrap/>
            <w:vAlign w:val="bottom"/>
            <w:hideMark/>
          </w:tcPr>
          <w:p w14:paraId="23A979AA" w14:textId="22AD9FAB"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390</w:t>
            </w:r>
          </w:p>
        </w:tc>
        <w:tc>
          <w:tcPr>
            <w:tcW w:w="393" w:type="pct"/>
            <w:noWrap/>
            <w:vAlign w:val="bottom"/>
            <w:hideMark/>
          </w:tcPr>
          <w:p w14:paraId="37AD2AED" w14:textId="357AD633"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12.38</w:t>
            </w:r>
          </w:p>
        </w:tc>
        <w:tc>
          <w:tcPr>
            <w:tcW w:w="472" w:type="pct"/>
            <w:noWrap/>
            <w:vAlign w:val="bottom"/>
            <w:hideMark/>
          </w:tcPr>
          <w:p w14:paraId="09549A78" w14:textId="5115D1D3"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16.33</w:t>
            </w:r>
          </w:p>
        </w:tc>
        <w:tc>
          <w:tcPr>
            <w:tcW w:w="472" w:type="pct"/>
            <w:noWrap/>
            <w:vAlign w:val="bottom"/>
            <w:hideMark/>
          </w:tcPr>
          <w:p w14:paraId="0DB6B54E" w14:textId="48012A65"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3.88</w:t>
            </w:r>
          </w:p>
        </w:tc>
        <w:tc>
          <w:tcPr>
            <w:tcW w:w="629" w:type="pct"/>
            <w:noWrap/>
            <w:vAlign w:val="bottom"/>
            <w:hideMark/>
          </w:tcPr>
          <w:p w14:paraId="35561E4B" w14:textId="56383DBC"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2.40</w:t>
            </w:r>
          </w:p>
        </w:tc>
        <w:tc>
          <w:tcPr>
            <w:tcW w:w="471" w:type="pct"/>
            <w:noWrap/>
            <w:vAlign w:val="bottom"/>
            <w:hideMark/>
          </w:tcPr>
          <w:p w14:paraId="43D4FC7C" w14:textId="493F2CB3"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520" w:type="pct"/>
            <w:noWrap/>
            <w:vAlign w:val="bottom"/>
            <w:hideMark/>
          </w:tcPr>
          <w:p w14:paraId="5CE707B2" w14:textId="549CF0AF"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-2.00</w:t>
            </w:r>
          </w:p>
        </w:tc>
      </w:tr>
      <w:tr w:rsidR="00CE199F" w:rsidRPr="00CE199F" w14:paraId="73D54C93" w14:textId="77777777" w:rsidTr="00CE199F">
        <w:trPr>
          <w:trHeight w:val="348"/>
        </w:trPr>
        <w:tc>
          <w:tcPr>
            <w:tcW w:w="784" w:type="pct"/>
            <w:noWrap/>
            <w:hideMark/>
          </w:tcPr>
          <w:p w14:paraId="15CEDB69" w14:textId="77777777" w:rsidR="00632611" w:rsidRPr="00826A2A" w:rsidRDefault="00632611" w:rsidP="0063261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No weeding </w:t>
            </w:r>
          </w:p>
        </w:tc>
        <w:tc>
          <w:tcPr>
            <w:tcW w:w="943" w:type="pct"/>
            <w:hideMark/>
          </w:tcPr>
          <w:p w14:paraId="3BC40CB5" w14:textId="3E1928AC" w:rsidR="00632611" w:rsidRPr="00826A2A" w:rsidRDefault="0081412F" w:rsidP="00632611">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S&amp;M</w:t>
            </w:r>
          </w:p>
        </w:tc>
        <w:tc>
          <w:tcPr>
            <w:tcW w:w="316" w:type="pct"/>
            <w:noWrap/>
            <w:vAlign w:val="bottom"/>
            <w:hideMark/>
          </w:tcPr>
          <w:p w14:paraId="6B28531E" w14:textId="22ED7B25"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263</w:t>
            </w:r>
          </w:p>
        </w:tc>
        <w:tc>
          <w:tcPr>
            <w:tcW w:w="393" w:type="pct"/>
            <w:noWrap/>
            <w:vAlign w:val="bottom"/>
            <w:hideMark/>
          </w:tcPr>
          <w:p w14:paraId="05099E2A" w14:textId="2F2035D1"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8.35</w:t>
            </w:r>
          </w:p>
        </w:tc>
        <w:tc>
          <w:tcPr>
            <w:tcW w:w="472" w:type="pct"/>
            <w:noWrap/>
            <w:vAlign w:val="bottom"/>
            <w:hideMark/>
          </w:tcPr>
          <w:p w14:paraId="5D0552E6" w14:textId="56B29E89"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-2.32</w:t>
            </w:r>
          </w:p>
        </w:tc>
        <w:tc>
          <w:tcPr>
            <w:tcW w:w="472" w:type="pct"/>
            <w:noWrap/>
            <w:vAlign w:val="bottom"/>
            <w:hideMark/>
          </w:tcPr>
          <w:p w14:paraId="304A30C0" w14:textId="3EED4492"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6.85</w:t>
            </w:r>
          </w:p>
        </w:tc>
        <w:tc>
          <w:tcPr>
            <w:tcW w:w="629" w:type="pct"/>
            <w:noWrap/>
            <w:vAlign w:val="bottom"/>
            <w:hideMark/>
          </w:tcPr>
          <w:p w14:paraId="293CFE82" w14:textId="6BDE36D1"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5.61</w:t>
            </w:r>
          </w:p>
        </w:tc>
        <w:tc>
          <w:tcPr>
            <w:tcW w:w="471" w:type="pct"/>
            <w:noWrap/>
            <w:vAlign w:val="bottom"/>
            <w:hideMark/>
          </w:tcPr>
          <w:p w14:paraId="23FC8304" w14:textId="1469794C"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3.90</w:t>
            </w:r>
          </w:p>
        </w:tc>
        <w:tc>
          <w:tcPr>
            <w:tcW w:w="520" w:type="pct"/>
            <w:noWrap/>
            <w:vAlign w:val="bottom"/>
            <w:hideMark/>
          </w:tcPr>
          <w:p w14:paraId="293AF65D" w14:textId="33CC893E" w:rsidR="00632611" w:rsidRPr="00826A2A" w:rsidRDefault="00632611" w:rsidP="00632611">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r w:rsidR="00CE199F" w:rsidRPr="00CE199F" w14:paraId="46452A80" w14:textId="77777777" w:rsidTr="00CE199F">
        <w:trPr>
          <w:trHeight w:val="288"/>
        </w:trPr>
        <w:tc>
          <w:tcPr>
            <w:tcW w:w="784" w:type="pct"/>
            <w:noWrap/>
            <w:hideMark/>
          </w:tcPr>
          <w:p w14:paraId="5B93F9D8" w14:textId="77777777"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Manual </w:t>
            </w:r>
          </w:p>
        </w:tc>
        <w:tc>
          <w:tcPr>
            <w:tcW w:w="943" w:type="pct"/>
            <w:hideMark/>
          </w:tcPr>
          <w:p w14:paraId="56E4B121" w14:textId="663A2194"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Manual +Herbicides</w:t>
            </w:r>
          </w:p>
        </w:tc>
        <w:tc>
          <w:tcPr>
            <w:tcW w:w="316" w:type="pct"/>
            <w:noWrap/>
            <w:vAlign w:val="bottom"/>
            <w:hideMark/>
          </w:tcPr>
          <w:p w14:paraId="1E6C1AC7" w14:textId="1B7771C9"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108</w:t>
            </w:r>
          </w:p>
        </w:tc>
        <w:tc>
          <w:tcPr>
            <w:tcW w:w="393" w:type="pct"/>
            <w:noWrap/>
            <w:vAlign w:val="bottom"/>
            <w:hideMark/>
          </w:tcPr>
          <w:p w14:paraId="344C0B53" w14:textId="62E97E7D"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3.43</w:t>
            </w:r>
          </w:p>
        </w:tc>
        <w:tc>
          <w:tcPr>
            <w:tcW w:w="472" w:type="pct"/>
            <w:noWrap/>
            <w:vAlign w:val="bottom"/>
            <w:hideMark/>
          </w:tcPr>
          <w:p w14:paraId="645B507B" w14:textId="353DBE72"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9.33</w:t>
            </w:r>
          </w:p>
        </w:tc>
        <w:tc>
          <w:tcPr>
            <w:tcW w:w="472" w:type="pct"/>
            <w:noWrap/>
            <w:vAlign w:val="bottom"/>
            <w:hideMark/>
          </w:tcPr>
          <w:p w14:paraId="1E2B7D04" w14:textId="0A30BBCC"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-1.94</w:t>
            </w:r>
          </w:p>
        </w:tc>
        <w:tc>
          <w:tcPr>
            <w:tcW w:w="629" w:type="pct"/>
            <w:noWrap/>
            <w:vAlign w:val="bottom"/>
            <w:hideMark/>
          </w:tcPr>
          <w:p w14:paraId="0567BF60" w14:textId="6892EBD2"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471" w:type="pct"/>
            <w:noWrap/>
            <w:vAlign w:val="bottom"/>
            <w:hideMark/>
          </w:tcPr>
          <w:p w14:paraId="78256CD6" w14:textId="7ACE7B81"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-2.21</w:t>
            </w:r>
          </w:p>
        </w:tc>
        <w:tc>
          <w:tcPr>
            <w:tcW w:w="520" w:type="pct"/>
            <w:noWrap/>
            <w:vAlign w:val="bottom"/>
            <w:hideMark/>
          </w:tcPr>
          <w:p w14:paraId="4ECD38F7" w14:textId="636B3C94"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-4.41</w:t>
            </w:r>
          </w:p>
        </w:tc>
      </w:tr>
      <w:tr w:rsidR="00CE199F" w:rsidRPr="00CE199F" w14:paraId="547C69FB" w14:textId="77777777" w:rsidTr="00CE199F">
        <w:trPr>
          <w:trHeight w:val="288"/>
        </w:trPr>
        <w:tc>
          <w:tcPr>
            <w:tcW w:w="784" w:type="pct"/>
            <w:noWrap/>
            <w:hideMark/>
          </w:tcPr>
          <w:p w14:paraId="0C1F785F" w14:textId="77777777"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Manual </w:t>
            </w:r>
          </w:p>
        </w:tc>
        <w:tc>
          <w:tcPr>
            <w:tcW w:w="943" w:type="pct"/>
            <w:hideMark/>
          </w:tcPr>
          <w:p w14:paraId="2E598272" w14:textId="5F271576"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2,4-D</w:t>
            </w:r>
          </w:p>
        </w:tc>
        <w:tc>
          <w:tcPr>
            <w:tcW w:w="316" w:type="pct"/>
            <w:noWrap/>
            <w:vAlign w:val="bottom"/>
            <w:hideMark/>
          </w:tcPr>
          <w:p w14:paraId="3AEE1027" w14:textId="2D98971B"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242</w:t>
            </w:r>
          </w:p>
        </w:tc>
        <w:tc>
          <w:tcPr>
            <w:tcW w:w="393" w:type="pct"/>
            <w:noWrap/>
            <w:vAlign w:val="bottom"/>
            <w:hideMark/>
          </w:tcPr>
          <w:p w14:paraId="59EE7F9C" w14:textId="0B438383"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7.68</w:t>
            </w:r>
          </w:p>
        </w:tc>
        <w:tc>
          <w:tcPr>
            <w:tcW w:w="472" w:type="pct"/>
            <w:noWrap/>
            <w:vAlign w:val="bottom"/>
            <w:hideMark/>
          </w:tcPr>
          <w:p w14:paraId="2DA25C8A" w14:textId="2FE5B12F"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12.60</w:t>
            </w:r>
          </w:p>
        </w:tc>
        <w:tc>
          <w:tcPr>
            <w:tcW w:w="472" w:type="pct"/>
            <w:noWrap/>
            <w:vAlign w:val="bottom"/>
            <w:hideMark/>
          </w:tcPr>
          <w:p w14:paraId="48C4DDF1" w14:textId="22131D85"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2.50</w:t>
            </w:r>
          </w:p>
        </w:tc>
        <w:tc>
          <w:tcPr>
            <w:tcW w:w="629" w:type="pct"/>
            <w:noWrap/>
            <w:vAlign w:val="bottom"/>
            <w:hideMark/>
          </w:tcPr>
          <w:p w14:paraId="43834F27" w14:textId="511C7F79"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1.96</w:t>
            </w:r>
          </w:p>
        </w:tc>
        <w:tc>
          <w:tcPr>
            <w:tcW w:w="471" w:type="pct"/>
            <w:noWrap/>
            <w:vAlign w:val="bottom"/>
            <w:hideMark/>
          </w:tcPr>
          <w:p w14:paraId="1F805486" w14:textId="0B6F0BA7"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520" w:type="pct"/>
            <w:noWrap/>
            <w:vAlign w:val="bottom"/>
            <w:hideMark/>
          </w:tcPr>
          <w:p w14:paraId="19376BDA" w14:textId="3B7534D4"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-2.97</w:t>
            </w:r>
          </w:p>
        </w:tc>
      </w:tr>
      <w:tr w:rsidR="00CE199F" w:rsidRPr="00CE199F" w14:paraId="514AC259" w14:textId="77777777" w:rsidTr="00CE199F">
        <w:trPr>
          <w:trHeight w:val="276"/>
        </w:trPr>
        <w:tc>
          <w:tcPr>
            <w:tcW w:w="784" w:type="pct"/>
            <w:noWrap/>
            <w:hideMark/>
          </w:tcPr>
          <w:p w14:paraId="45A9D808" w14:textId="77777777"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Manual </w:t>
            </w:r>
          </w:p>
        </w:tc>
        <w:tc>
          <w:tcPr>
            <w:tcW w:w="943" w:type="pct"/>
            <w:hideMark/>
          </w:tcPr>
          <w:p w14:paraId="1FD17E27" w14:textId="796F42E1"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S&amp;M</w:t>
            </w:r>
          </w:p>
        </w:tc>
        <w:tc>
          <w:tcPr>
            <w:tcW w:w="316" w:type="pct"/>
            <w:noWrap/>
            <w:vAlign w:val="bottom"/>
            <w:hideMark/>
          </w:tcPr>
          <w:p w14:paraId="42E17070" w14:textId="1DA82D11"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359</w:t>
            </w:r>
          </w:p>
        </w:tc>
        <w:tc>
          <w:tcPr>
            <w:tcW w:w="393" w:type="pct"/>
            <w:noWrap/>
            <w:vAlign w:val="bottom"/>
            <w:hideMark/>
          </w:tcPr>
          <w:p w14:paraId="5DA36375" w14:textId="3B870B39"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11.40</w:t>
            </w:r>
          </w:p>
        </w:tc>
        <w:tc>
          <w:tcPr>
            <w:tcW w:w="472" w:type="pct"/>
            <w:noWrap/>
            <w:vAlign w:val="bottom"/>
            <w:hideMark/>
          </w:tcPr>
          <w:p w14:paraId="602B797C" w14:textId="44CE990E"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16.01</w:t>
            </w:r>
          </w:p>
        </w:tc>
        <w:tc>
          <w:tcPr>
            <w:tcW w:w="472" w:type="pct"/>
            <w:noWrap/>
            <w:vAlign w:val="bottom"/>
            <w:hideMark/>
          </w:tcPr>
          <w:p w14:paraId="7EE07F28" w14:textId="5D5BEDC2"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-8.48</w:t>
            </w:r>
          </w:p>
        </w:tc>
        <w:tc>
          <w:tcPr>
            <w:tcW w:w="629" w:type="pct"/>
            <w:noWrap/>
            <w:vAlign w:val="bottom"/>
            <w:hideMark/>
          </w:tcPr>
          <w:p w14:paraId="057B1E11" w14:textId="31A41909"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5.37</w:t>
            </w:r>
          </w:p>
        </w:tc>
        <w:tc>
          <w:tcPr>
            <w:tcW w:w="471" w:type="pct"/>
            <w:noWrap/>
            <w:vAlign w:val="bottom"/>
            <w:hideMark/>
          </w:tcPr>
          <w:p w14:paraId="5F3D2174" w14:textId="52E442A9"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3.58</w:t>
            </w:r>
          </w:p>
        </w:tc>
        <w:tc>
          <w:tcPr>
            <w:tcW w:w="520" w:type="pct"/>
            <w:noWrap/>
            <w:vAlign w:val="bottom"/>
            <w:hideMark/>
          </w:tcPr>
          <w:p w14:paraId="47395095" w14:textId="7CAAA269"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r w:rsidR="00CE199F" w:rsidRPr="00CE199F" w14:paraId="3B4D524D" w14:textId="77777777" w:rsidTr="00CE199F">
        <w:trPr>
          <w:trHeight w:val="288"/>
        </w:trPr>
        <w:tc>
          <w:tcPr>
            <w:tcW w:w="784" w:type="pct"/>
            <w:noWrap/>
            <w:hideMark/>
          </w:tcPr>
          <w:p w14:paraId="1BBCE482" w14:textId="3C65AAF9"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Manual +Herbicides</w:t>
            </w:r>
          </w:p>
        </w:tc>
        <w:tc>
          <w:tcPr>
            <w:tcW w:w="943" w:type="pct"/>
            <w:hideMark/>
          </w:tcPr>
          <w:p w14:paraId="38972060" w14:textId="235CE867"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Manual +Herbicides</w:t>
            </w:r>
          </w:p>
        </w:tc>
        <w:tc>
          <w:tcPr>
            <w:tcW w:w="316" w:type="pct"/>
            <w:noWrap/>
            <w:vAlign w:val="bottom"/>
            <w:hideMark/>
          </w:tcPr>
          <w:p w14:paraId="18C1D1DA" w14:textId="7211258F"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33</w:t>
            </w:r>
          </w:p>
        </w:tc>
        <w:tc>
          <w:tcPr>
            <w:tcW w:w="393" w:type="pct"/>
            <w:noWrap/>
            <w:vAlign w:val="bottom"/>
            <w:hideMark/>
          </w:tcPr>
          <w:p w14:paraId="5E9C5CE7" w14:textId="64315E30"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1.05</w:t>
            </w:r>
          </w:p>
        </w:tc>
        <w:tc>
          <w:tcPr>
            <w:tcW w:w="472" w:type="pct"/>
            <w:noWrap/>
            <w:vAlign w:val="bottom"/>
            <w:hideMark/>
          </w:tcPr>
          <w:p w14:paraId="2FA4F96A" w14:textId="2DD6382D"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-6.77</w:t>
            </w:r>
          </w:p>
        </w:tc>
        <w:tc>
          <w:tcPr>
            <w:tcW w:w="472" w:type="pct"/>
            <w:noWrap/>
            <w:vAlign w:val="bottom"/>
            <w:hideMark/>
          </w:tcPr>
          <w:p w14:paraId="670115C5" w14:textId="45801C4B"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-11.87</w:t>
            </w:r>
          </w:p>
        </w:tc>
        <w:tc>
          <w:tcPr>
            <w:tcW w:w="629" w:type="pct"/>
            <w:noWrap/>
            <w:vAlign w:val="bottom"/>
            <w:hideMark/>
          </w:tcPr>
          <w:p w14:paraId="2FAD2499" w14:textId="0E462E25"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471" w:type="pct"/>
            <w:noWrap/>
            <w:vAlign w:val="bottom"/>
            <w:hideMark/>
          </w:tcPr>
          <w:p w14:paraId="2061C8FE" w14:textId="7DF20315"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-17.00</w:t>
            </w:r>
          </w:p>
        </w:tc>
        <w:tc>
          <w:tcPr>
            <w:tcW w:w="520" w:type="pct"/>
            <w:noWrap/>
            <w:vAlign w:val="bottom"/>
            <w:hideMark/>
          </w:tcPr>
          <w:p w14:paraId="62686FB8" w14:textId="2022BBF5"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-18.98</w:t>
            </w:r>
          </w:p>
        </w:tc>
      </w:tr>
      <w:tr w:rsidR="00CE199F" w:rsidRPr="00CE199F" w14:paraId="0F4AE692" w14:textId="77777777" w:rsidTr="00CE199F">
        <w:trPr>
          <w:trHeight w:val="288"/>
        </w:trPr>
        <w:tc>
          <w:tcPr>
            <w:tcW w:w="784" w:type="pct"/>
            <w:noWrap/>
            <w:hideMark/>
          </w:tcPr>
          <w:p w14:paraId="2A31D2D5" w14:textId="3E4C7802"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Manual +Herbicides</w:t>
            </w:r>
          </w:p>
        </w:tc>
        <w:tc>
          <w:tcPr>
            <w:tcW w:w="943" w:type="pct"/>
            <w:hideMark/>
          </w:tcPr>
          <w:p w14:paraId="5471F119" w14:textId="16A4AE3C"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2,4-D</w:t>
            </w:r>
          </w:p>
        </w:tc>
        <w:tc>
          <w:tcPr>
            <w:tcW w:w="316" w:type="pct"/>
            <w:noWrap/>
            <w:vAlign w:val="bottom"/>
            <w:hideMark/>
          </w:tcPr>
          <w:p w14:paraId="323B1D01" w14:textId="35B83A24"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63</w:t>
            </w:r>
          </w:p>
        </w:tc>
        <w:tc>
          <w:tcPr>
            <w:tcW w:w="393" w:type="pct"/>
            <w:noWrap/>
            <w:vAlign w:val="bottom"/>
            <w:hideMark/>
          </w:tcPr>
          <w:p w14:paraId="20D48FCC" w14:textId="1C485B60"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2.00</w:t>
            </w:r>
          </w:p>
        </w:tc>
        <w:tc>
          <w:tcPr>
            <w:tcW w:w="472" w:type="pct"/>
            <w:noWrap/>
            <w:vAlign w:val="bottom"/>
            <w:hideMark/>
          </w:tcPr>
          <w:p w14:paraId="159D562F" w14:textId="7DC0C489"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12.29</w:t>
            </w:r>
          </w:p>
        </w:tc>
        <w:tc>
          <w:tcPr>
            <w:tcW w:w="472" w:type="pct"/>
            <w:noWrap/>
            <w:vAlign w:val="bottom"/>
            <w:hideMark/>
          </w:tcPr>
          <w:p w14:paraId="50001114" w14:textId="3B1BBE53"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3.63</w:t>
            </w:r>
          </w:p>
        </w:tc>
        <w:tc>
          <w:tcPr>
            <w:tcW w:w="629" w:type="pct"/>
            <w:noWrap/>
            <w:vAlign w:val="bottom"/>
            <w:hideMark/>
          </w:tcPr>
          <w:p w14:paraId="2D9C1B76" w14:textId="575296F5"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-44.25</w:t>
            </w:r>
          </w:p>
        </w:tc>
        <w:tc>
          <w:tcPr>
            <w:tcW w:w="471" w:type="pct"/>
            <w:noWrap/>
            <w:vAlign w:val="bottom"/>
            <w:hideMark/>
          </w:tcPr>
          <w:p w14:paraId="58D6469F" w14:textId="4B85D63C"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520" w:type="pct"/>
            <w:noWrap/>
            <w:vAlign w:val="bottom"/>
            <w:hideMark/>
          </w:tcPr>
          <w:p w14:paraId="2F6029EA" w14:textId="73C6CEC2"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-3.33</w:t>
            </w:r>
          </w:p>
        </w:tc>
      </w:tr>
      <w:tr w:rsidR="00CE199F" w:rsidRPr="00CE199F" w14:paraId="26AB961A" w14:textId="77777777" w:rsidTr="00CE199F">
        <w:trPr>
          <w:trHeight w:val="372"/>
        </w:trPr>
        <w:tc>
          <w:tcPr>
            <w:tcW w:w="784" w:type="pct"/>
            <w:noWrap/>
            <w:hideMark/>
          </w:tcPr>
          <w:p w14:paraId="5D19EBE7" w14:textId="46BCEE8A"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Manual +Herbicides</w:t>
            </w:r>
          </w:p>
        </w:tc>
        <w:tc>
          <w:tcPr>
            <w:tcW w:w="943" w:type="pct"/>
            <w:hideMark/>
          </w:tcPr>
          <w:p w14:paraId="467BEC56" w14:textId="59180D8E"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S&amp;M</w:t>
            </w:r>
          </w:p>
        </w:tc>
        <w:tc>
          <w:tcPr>
            <w:tcW w:w="316" w:type="pct"/>
            <w:noWrap/>
            <w:vAlign w:val="bottom"/>
            <w:hideMark/>
          </w:tcPr>
          <w:p w14:paraId="1B267CE8" w14:textId="1380789E"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111</w:t>
            </w:r>
          </w:p>
        </w:tc>
        <w:tc>
          <w:tcPr>
            <w:tcW w:w="393" w:type="pct"/>
            <w:noWrap/>
            <w:vAlign w:val="bottom"/>
            <w:hideMark/>
          </w:tcPr>
          <w:p w14:paraId="2E9285B5" w14:textId="1148F673"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3.52</w:t>
            </w:r>
          </w:p>
        </w:tc>
        <w:tc>
          <w:tcPr>
            <w:tcW w:w="472" w:type="pct"/>
            <w:noWrap/>
            <w:vAlign w:val="bottom"/>
            <w:hideMark/>
          </w:tcPr>
          <w:p w14:paraId="462037C9" w14:textId="63B8C15B"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16.26</w:t>
            </w:r>
          </w:p>
        </w:tc>
        <w:tc>
          <w:tcPr>
            <w:tcW w:w="472" w:type="pct"/>
            <w:noWrap/>
            <w:vAlign w:val="bottom"/>
            <w:hideMark/>
          </w:tcPr>
          <w:p w14:paraId="5D08FB5A" w14:textId="1785D2E8"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7.24</w:t>
            </w:r>
          </w:p>
        </w:tc>
        <w:tc>
          <w:tcPr>
            <w:tcW w:w="629" w:type="pct"/>
            <w:noWrap/>
            <w:vAlign w:val="bottom"/>
            <w:hideMark/>
          </w:tcPr>
          <w:p w14:paraId="3C9F83A9" w14:textId="7930E104"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-41.16</w:t>
            </w:r>
          </w:p>
        </w:tc>
        <w:tc>
          <w:tcPr>
            <w:tcW w:w="471" w:type="pct"/>
            <w:noWrap/>
            <w:vAlign w:val="bottom"/>
            <w:hideMark/>
          </w:tcPr>
          <w:p w14:paraId="4E8ACDAD" w14:textId="0F9AE4BF"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3.27</w:t>
            </w:r>
          </w:p>
        </w:tc>
        <w:tc>
          <w:tcPr>
            <w:tcW w:w="520" w:type="pct"/>
            <w:noWrap/>
            <w:vAlign w:val="bottom"/>
            <w:hideMark/>
          </w:tcPr>
          <w:p w14:paraId="3E01332D" w14:textId="51C0E44B"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r w:rsidR="00CE199F" w:rsidRPr="00CE199F" w14:paraId="7CD26010" w14:textId="77777777" w:rsidTr="00CE199F">
        <w:trPr>
          <w:trHeight w:val="288"/>
        </w:trPr>
        <w:tc>
          <w:tcPr>
            <w:tcW w:w="784" w:type="pct"/>
            <w:noWrap/>
            <w:hideMark/>
          </w:tcPr>
          <w:p w14:paraId="75356A51" w14:textId="77777777"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2,4-D </w:t>
            </w:r>
          </w:p>
        </w:tc>
        <w:tc>
          <w:tcPr>
            <w:tcW w:w="943" w:type="pct"/>
            <w:hideMark/>
          </w:tcPr>
          <w:p w14:paraId="1D3CA82E" w14:textId="0ACCF03C"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Manual +Herbicides</w:t>
            </w:r>
          </w:p>
        </w:tc>
        <w:tc>
          <w:tcPr>
            <w:tcW w:w="316" w:type="pct"/>
            <w:noWrap/>
            <w:vAlign w:val="bottom"/>
            <w:hideMark/>
          </w:tcPr>
          <w:p w14:paraId="3B0C9ED7" w14:textId="3C744BFB"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88</w:t>
            </w:r>
          </w:p>
        </w:tc>
        <w:tc>
          <w:tcPr>
            <w:tcW w:w="393" w:type="pct"/>
            <w:noWrap/>
            <w:vAlign w:val="bottom"/>
            <w:hideMark/>
          </w:tcPr>
          <w:p w14:paraId="6E36656F" w14:textId="427E4D0F"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2.79</w:t>
            </w:r>
          </w:p>
        </w:tc>
        <w:tc>
          <w:tcPr>
            <w:tcW w:w="472" w:type="pct"/>
            <w:noWrap/>
            <w:vAlign w:val="bottom"/>
            <w:hideMark/>
          </w:tcPr>
          <w:p w14:paraId="37DE5088" w14:textId="127BC782"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10.02</w:t>
            </w:r>
          </w:p>
        </w:tc>
        <w:tc>
          <w:tcPr>
            <w:tcW w:w="472" w:type="pct"/>
            <w:noWrap/>
            <w:vAlign w:val="bottom"/>
            <w:hideMark/>
          </w:tcPr>
          <w:p w14:paraId="66C438F6" w14:textId="1D05BD34"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2.35</w:t>
            </w:r>
          </w:p>
        </w:tc>
        <w:tc>
          <w:tcPr>
            <w:tcW w:w="629" w:type="pct"/>
            <w:noWrap/>
            <w:vAlign w:val="bottom"/>
            <w:hideMark/>
          </w:tcPr>
          <w:p w14:paraId="10CA211E" w14:textId="06D4E11B"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471" w:type="pct"/>
            <w:noWrap/>
            <w:vAlign w:val="bottom"/>
            <w:hideMark/>
          </w:tcPr>
          <w:p w14:paraId="35653705" w14:textId="54586A97"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-11.29</w:t>
            </w:r>
          </w:p>
        </w:tc>
        <w:tc>
          <w:tcPr>
            <w:tcW w:w="520" w:type="pct"/>
            <w:noWrap/>
            <w:vAlign w:val="bottom"/>
            <w:hideMark/>
          </w:tcPr>
          <w:p w14:paraId="06FC7A5C" w14:textId="53E63700"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-3.35</w:t>
            </w:r>
          </w:p>
        </w:tc>
      </w:tr>
      <w:tr w:rsidR="00CE199F" w:rsidRPr="00CE199F" w14:paraId="7B87705C" w14:textId="77777777" w:rsidTr="00CE199F">
        <w:trPr>
          <w:trHeight w:val="288"/>
        </w:trPr>
        <w:tc>
          <w:tcPr>
            <w:tcW w:w="784" w:type="pct"/>
            <w:noWrap/>
            <w:hideMark/>
          </w:tcPr>
          <w:p w14:paraId="4AB21D28" w14:textId="77777777"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2,4-D </w:t>
            </w:r>
          </w:p>
        </w:tc>
        <w:tc>
          <w:tcPr>
            <w:tcW w:w="943" w:type="pct"/>
            <w:hideMark/>
          </w:tcPr>
          <w:p w14:paraId="2E156BB6" w14:textId="7328D3A2"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2,4-D</w:t>
            </w:r>
          </w:p>
        </w:tc>
        <w:tc>
          <w:tcPr>
            <w:tcW w:w="316" w:type="pct"/>
            <w:noWrap/>
            <w:vAlign w:val="bottom"/>
            <w:hideMark/>
          </w:tcPr>
          <w:p w14:paraId="06D1F957" w14:textId="3A6F1F7B"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307</w:t>
            </w:r>
          </w:p>
        </w:tc>
        <w:tc>
          <w:tcPr>
            <w:tcW w:w="393" w:type="pct"/>
            <w:noWrap/>
            <w:vAlign w:val="bottom"/>
            <w:hideMark/>
          </w:tcPr>
          <w:p w14:paraId="40573860" w14:textId="239E8464"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9.75</w:t>
            </w:r>
          </w:p>
        </w:tc>
        <w:tc>
          <w:tcPr>
            <w:tcW w:w="472" w:type="pct"/>
            <w:noWrap/>
            <w:vAlign w:val="bottom"/>
            <w:hideMark/>
          </w:tcPr>
          <w:p w14:paraId="6D1A966F" w14:textId="0F8A748F"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-2.94</w:t>
            </w:r>
          </w:p>
        </w:tc>
        <w:tc>
          <w:tcPr>
            <w:tcW w:w="472" w:type="pct"/>
            <w:noWrap/>
            <w:vAlign w:val="bottom"/>
            <w:hideMark/>
          </w:tcPr>
          <w:p w14:paraId="300A1F2E" w14:textId="7CD3CE83"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-8.87</w:t>
            </w:r>
          </w:p>
        </w:tc>
        <w:tc>
          <w:tcPr>
            <w:tcW w:w="629" w:type="pct"/>
            <w:noWrap/>
            <w:vAlign w:val="bottom"/>
            <w:hideMark/>
          </w:tcPr>
          <w:p w14:paraId="0F5AEF1F" w14:textId="5E3ADBED"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-10.71</w:t>
            </w:r>
          </w:p>
        </w:tc>
        <w:tc>
          <w:tcPr>
            <w:tcW w:w="471" w:type="pct"/>
            <w:noWrap/>
            <w:vAlign w:val="bottom"/>
            <w:hideMark/>
          </w:tcPr>
          <w:p w14:paraId="2E942FB6" w14:textId="01EDBCE7"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520" w:type="pct"/>
            <w:noWrap/>
            <w:vAlign w:val="bottom"/>
            <w:hideMark/>
          </w:tcPr>
          <w:p w14:paraId="05F71C7B" w14:textId="4B992AF2"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-15.87</w:t>
            </w:r>
          </w:p>
        </w:tc>
      </w:tr>
      <w:tr w:rsidR="00CE199F" w:rsidRPr="00CE199F" w14:paraId="6F445F9E" w14:textId="77777777" w:rsidTr="00CE199F">
        <w:trPr>
          <w:trHeight w:val="276"/>
        </w:trPr>
        <w:tc>
          <w:tcPr>
            <w:tcW w:w="784" w:type="pct"/>
            <w:noWrap/>
            <w:hideMark/>
          </w:tcPr>
          <w:p w14:paraId="18D1590A" w14:textId="77777777"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2,4-D</w:t>
            </w:r>
          </w:p>
        </w:tc>
        <w:tc>
          <w:tcPr>
            <w:tcW w:w="943" w:type="pct"/>
            <w:hideMark/>
          </w:tcPr>
          <w:p w14:paraId="3251A5A2" w14:textId="004BE3A5"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S&amp;M</w:t>
            </w:r>
          </w:p>
        </w:tc>
        <w:tc>
          <w:tcPr>
            <w:tcW w:w="316" w:type="pct"/>
            <w:noWrap/>
            <w:vAlign w:val="bottom"/>
            <w:hideMark/>
          </w:tcPr>
          <w:p w14:paraId="014BF8E5" w14:textId="0ACFC995"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469</w:t>
            </w:r>
          </w:p>
        </w:tc>
        <w:tc>
          <w:tcPr>
            <w:tcW w:w="393" w:type="pct"/>
            <w:noWrap/>
            <w:vAlign w:val="bottom"/>
            <w:hideMark/>
          </w:tcPr>
          <w:p w14:paraId="5A980FC7" w14:textId="07209496"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14.89</w:t>
            </w:r>
          </w:p>
        </w:tc>
        <w:tc>
          <w:tcPr>
            <w:tcW w:w="472" w:type="pct"/>
            <w:noWrap/>
            <w:vAlign w:val="bottom"/>
            <w:hideMark/>
          </w:tcPr>
          <w:p w14:paraId="16A2340A" w14:textId="40C7910B"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15.71</w:t>
            </w:r>
          </w:p>
        </w:tc>
        <w:tc>
          <w:tcPr>
            <w:tcW w:w="472" w:type="pct"/>
            <w:noWrap/>
            <w:vAlign w:val="bottom"/>
            <w:hideMark/>
          </w:tcPr>
          <w:p w14:paraId="67B33467" w14:textId="773FA877"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6.93</w:t>
            </w:r>
          </w:p>
        </w:tc>
        <w:tc>
          <w:tcPr>
            <w:tcW w:w="629" w:type="pct"/>
            <w:noWrap/>
            <w:vAlign w:val="bottom"/>
            <w:hideMark/>
          </w:tcPr>
          <w:p w14:paraId="60EE4C47" w14:textId="7E1D5DA8"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5.56</w:t>
            </w:r>
          </w:p>
        </w:tc>
        <w:tc>
          <w:tcPr>
            <w:tcW w:w="471" w:type="pct"/>
            <w:noWrap/>
            <w:vAlign w:val="bottom"/>
            <w:hideMark/>
          </w:tcPr>
          <w:p w14:paraId="30F1191C" w14:textId="39BABDB6"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1.74</w:t>
            </w:r>
          </w:p>
        </w:tc>
        <w:tc>
          <w:tcPr>
            <w:tcW w:w="520" w:type="pct"/>
            <w:noWrap/>
            <w:vAlign w:val="bottom"/>
            <w:hideMark/>
          </w:tcPr>
          <w:p w14:paraId="2C5D0E6E" w14:textId="2252477F"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r w:rsidR="00CE199F" w:rsidRPr="00CE199F" w14:paraId="1A8CBE35" w14:textId="77777777" w:rsidTr="00CE199F">
        <w:trPr>
          <w:trHeight w:val="288"/>
        </w:trPr>
        <w:tc>
          <w:tcPr>
            <w:tcW w:w="784" w:type="pct"/>
            <w:noWrap/>
            <w:hideMark/>
          </w:tcPr>
          <w:p w14:paraId="48591A58" w14:textId="7A68D2BB"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S&amp;M </w:t>
            </w:r>
          </w:p>
        </w:tc>
        <w:tc>
          <w:tcPr>
            <w:tcW w:w="943" w:type="pct"/>
            <w:hideMark/>
          </w:tcPr>
          <w:p w14:paraId="1D548660" w14:textId="22694D11"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Manual +Herbicides</w:t>
            </w:r>
          </w:p>
        </w:tc>
        <w:tc>
          <w:tcPr>
            <w:tcW w:w="316" w:type="pct"/>
            <w:noWrap/>
            <w:vAlign w:val="bottom"/>
            <w:hideMark/>
          </w:tcPr>
          <w:p w14:paraId="4EB3D3A3" w14:textId="5785CEC8"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81</w:t>
            </w:r>
          </w:p>
        </w:tc>
        <w:tc>
          <w:tcPr>
            <w:tcW w:w="393" w:type="pct"/>
            <w:noWrap/>
            <w:vAlign w:val="bottom"/>
            <w:hideMark/>
          </w:tcPr>
          <w:p w14:paraId="63CAE7FC" w14:textId="08A87A2F"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2.57</w:t>
            </w:r>
          </w:p>
        </w:tc>
        <w:tc>
          <w:tcPr>
            <w:tcW w:w="472" w:type="pct"/>
            <w:noWrap/>
            <w:vAlign w:val="bottom"/>
            <w:hideMark/>
          </w:tcPr>
          <w:p w14:paraId="7A328B3B" w14:textId="11D93A0C"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9.67</w:t>
            </w:r>
          </w:p>
        </w:tc>
        <w:tc>
          <w:tcPr>
            <w:tcW w:w="472" w:type="pct"/>
            <w:noWrap/>
            <w:vAlign w:val="bottom"/>
            <w:hideMark/>
          </w:tcPr>
          <w:p w14:paraId="00144ABA" w14:textId="40EAA20F"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1.72</w:t>
            </w:r>
          </w:p>
        </w:tc>
        <w:tc>
          <w:tcPr>
            <w:tcW w:w="629" w:type="pct"/>
            <w:noWrap/>
            <w:vAlign w:val="bottom"/>
            <w:hideMark/>
          </w:tcPr>
          <w:p w14:paraId="25837174" w14:textId="3D7C0B4A"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471" w:type="pct"/>
            <w:noWrap/>
            <w:vAlign w:val="bottom"/>
            <w:hideMark/>
          </w:tcPr>
          <w:p w14:paraId="3EA4253E" w14:textId="0CCB22BD"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-2.01</w:t>
            </w:r>
          </w:p>
        </w:tc>
        <w:tc>
          <w:tcPr>
            <w:tcW w:w="520" w:type="pct"/>
            <w:noWrap/>
            <w:vAlign w:val="bottom"/>
            <w:hideMark/>
          </w:tcPr>
          <w:p w14:paraId="3A35822E" w14:textId="74ED286C"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-1.98</w:t>
            </w:r>
          </w:p>
        </w:tc>
      </w:tr>
      <w:tr w:rsidR="00CE199F" w:rsidRPr="00CE199F" w14:paraId="3D83D3F1" w14:textId="77777777" w:rsidTr="00CE199F">
        <w:trPr>
          <w:trHeight w:val="288"/>
        </w:trPr>
        <w:tc>
          <w:tcPr>
            <w:tcW w:w="784" w:type="pct"/>
            <w:noWrap/>
            <w:hideMark/>
          </w:tcPr>
          <w:p w14:paraId="142597E3" w14:textId="3CBE5413"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S&amp;M </w:t>
            </w:r>
          </w:p>
        </w:tc>
        <w:tc>
          <w:tcPr>
            <w:tcW w:w="943" w:type="pct"/>
            <w:hideMark/>
          </w:tcPr>
          <w:p w14:paraId="01409A83" w14:textId="6CAC4101"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2,4-D</w:t>
            </w:r>
          </w:p>
        </w:tc>
        <w:tc>
          <w:tcPr>
            <w:tcW w:w="316" w:type="pct"/>
            <w:noWrap/>
            <w:vAlign w:val="bottom"/>
            <w:hideMark/>
          </w:tcPr>
          <w:p w14:paraId="26744C2A" w14:textId="05404318"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80</w:t>
            </w:r>
          </w:p>
        </w:tc>
        <w:tc>
          <w:tcPr>
            <w:tcW w:w="393" w:type="pct"/>
            <w:noWrap/>
            <w:vAlign w:val="bottom"/>
            <w:hideMark/>
          </w:tcPr>
          <w:p w14:paraId="569AA00E" w14:textId="67143F47"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2.54</w:t>
            </w:r>
          </w:p>
        </w:tc>
        <w:tc>
          <w:tcPr>
            <w:tcW w:w="472" w:type="pct"/>
            <w:noWrap/>
            <w:vAlign w:val="bottom"/>
            <w:hideMark/>
          </w:tcPr>
          <w:p w14:paraId="04FB124B" w14:textId="53504541"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12.67</w:t>
            </w:r>
          </w:p>
        </w:tc>
        <w:tc>
          <w:tcPr>
            <w:tcW w:w="472" w:type="pct"/>
            <w:noWrap/>
            <w:vAlign w:val="bottom"/>
            <w:hideMark/>
          </w:tcPr>
          <w:p w14:paraId="2EF970E8" w14:textId="749A5CF9"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3.32</w:t>
            </w:r>
          </w:p>
        </w:tc>
        <w:tc>
          <w:tcPr>
            <w:tcW w:w="629" w:type="pct"/>
            <w:noWrap/>
            <w:vAlign w:val="bottom"/>
            <w:hideMark/>
          </w:tcPr>
          <w:p w14:paraId="326D4DD2" w14:textId="1B29540B"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2.41</w:t>
            </w:r>
          </w:p>
        </w:tc>
        <w:tc>
          <w:tcPr>
            <w:tcW w:w="471" w:type="pct"/>
            <w:noWrap/>
            <w:vAlign w:val="bottom"/>
            <w:hideMark/>
          </w:tcPr>
          <w:p w14:paraId="264F4D74" w14:textId="15A5BE3D"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520" w:type="pct"/>
            <w:noWrap/>
            <w:vAlign w:val="bottom"/>
            <w:hideMark/>
          </w:tcPr>
          <w:p w14:paraId="4B5B1EA7" w14:textId="52ADB69D"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-18.31</w:t>
            </w:r>
          </w:p>
        </w:tc>
      </w:tr>
      <w:tr w:rsidR="00CE199F" w:rsidRPr="00CE199F" w14:paraId="201BE2C0" w14:textId="77777777" w:rsidTr="00CE199F">
        <w:trPr>
          <w:trHeight w:val="300"/>
        </w:trPr>
        <w:tc>
          <w:tcPr>
            <w:tcW w:w="784" w:type="pct"/>
            <w:noWrap/>
            <w:hideMark/>
          </w:tcPr>
          <w:p w14:paraId="66DC3187" w14:textId="0FA04E00"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S&amp;M </w:t>
            </w:r>
          </w:p>
        </w:tc>
        <w:tc>
          <w:tcPr>
            <w:tcW w:w="943" w:type="pct"/>
            <w:hideMark/>
          </w:tcPr>
          <w:p w14:paraId="28650015" w14:textId="13DD1458" w:rsidR="0081412F" w:rsidRPr="00826A2A" w:rsidRDefault="0081412F" w:rsidP="0081412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S&amp;M</w:t>
            </w:r>
          </w:p>
        </w:tc>
        <w:tc>
          <w:tcPr>
            <w:tcW w:w="316" w:type="pct"/>
            <w:noWrap/>
            <w:vAlign w:val="bottom"/>
            <w:hideMark/>
          </w:tcPr>
          <w:p w14:paraId="45C0EFA8" w14:textId="51C04509"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328</w:t>
            </w:r>
          </w:p>
        </w:tc>
        <w:tc>
          <w:tcPr>
            <w:tcW w:w="393" w:type="pct"/>
            <w:noWrap/>
            <w:vAlign w:val="bottom"/>
            <w:hideMark/>
          </w:tcPr>
          <w:p w14:paraId="15B6EB8E" w14:textId="2C7E4C22"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10.41</w:t>
            </w:r>
          </w:p>
        </w:tc>
        <w:tc>
          <w:tcPr>
            <w:tcW w:w="472" w:type="pct"/>
            <w:noWrap/>
            <w:vAlign w:val="bottom"/>
            <w:hideMark/>
          </w:tcPr>
          <w:p w14:paraId="2577732A" w14:textId="79F354AE"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16.08</w:t>
            </w:r>
          </w:p>
        </w:tc>
        <w:tc>
          <w:tcPr>
            <w:tcW w:w="472" w:type="pct"/>
            <w:noWrap/>
            <w:vAlign w:val="bottom"/>
            <w:hideMark/>
          </w:tcPr>
          <w:p w14:paraId="7289DE28" w14:textId="53ECE961"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6.02</w:t>
            </w:r>
          </w:p>
        </w:tc>
        <w:tc>
          <w:tcPr>
            <w:tcW w:w="629" w:type="pct"/>
            <w:noWrap/>
            <w:vAlign w:val="bottom"/>
            <w:hideMark/>
          </w:tcPr>
          <w:p w14:paraId="2E1CA4CF" w14:textId="27FC219B"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5.71</w:t>
            </w:r>
          </w:p>
        </w:tc>
        <w:tc>
          <w:tcPr>
            <w:tcW w:w="471" w:type="pct"/>
            <w:noWrap/>
            <w:vAlign w:val="bottom"/>
            <w:hideMark/>
          </w:tcPr>
          <w:p w14:paraId="1BEB71D8" w14:textId="75CA0667"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2.61</w:t>
            </w:r>
          </w:p>
        </w:tc>
        <w:tc>
          <w:tcPr>
            <w:tcW w:w="520" w:type="pct"/>
            <w:noWrap/>
            <w:vAlign w:val="bottom"/>
            <w:hideMark/>
          </w:tcPr>
          <w:p w14:paraId="327B1A60" w14:textId="47C09CCA" w:rsidR="0081412F" w:rsidRPr="00826A2A" w:rsidRDefault="0081412F" w:rsidP="0081412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bl>
    <w:p w14:paraId="2D3A3228" w14:textId="02997D30" w:rsidR="00FE690E" w:rsidRPr="001578B0" w:rsidRDefault="0044633E" w:rsidP="008E2E9B">
      <w:pPr>
        <w:rPr>
          <w:rFonts w:ascii="Aptos" w:hAnsi="Aptos"/>
        </w:rPr>
      </w:pPr>
      <w:r>
        <w:rPr>
          <w:rFonts w:ascii="Aptos" w:hAnsi="Aptos"/>
        </w:rPr>
        <w:t>Note: S&amp;M=</w:t>
      </w:r>
      <w:proofErr w:type="spellStart"/>
      <w:r>
        <w:rPr>
          <w:rFonts w:ascii="Aptos" w:hAnsi="Aptos"/>
        </w:rPr>
        <w:t>Sulfosulfuron</w:t>
      </w:r>
      <w:proofErr w:type="spellEnd"/>
      <w:r>
        <w:rPr>
          <w:rFonts w:ascii="Aptos" w:hAnsi="Aptos"/>
        </w:rPr>
        <w:t xml:space="preserve"> + </w:t>
      </w:r>
      <w:proofErr w:type="spellStart"/>
      <w:r>
        <w:rPr>
          <w:rFonts w:ascii="Aptos" w:hAnsi="Aptos"/>
        </w:rPr>
        <w:t>Metsulfuron</w:t>
      </w:r>
      <w:proofErr w:type="spellEnd"/>
      <w:r>
        <w:rPr>
          <w:rFonts w:ascii="Aptos" w:hAnsi="Aptos"/>
        </w:rPr>
        <w:t xml:space="preserve"> </w:t>
      </w:r>
    </w:p>
    <w:p w14:paraId="7C5B3ED7" w14:textId="77777777" w:rsidR="0044633E" w:rsidRDefault="0044633E" w:rsidP="008E2E9B">
      <w:pPr>
        <w:rPr>
          <w:rFonts w:ascii="Aptos" w:hAnsi="Aptos"/>
          <w:i/>
          <w:iCs/>
        </w:rPr>
      </w:pPr>
    </w:p>
    <w:p w14:paraId="226B9C88" w14:textId="77777777" w:rsidR="00CE199F" w:rsidRDefault="00CE199F" w:rsidP="008E2E9B">
      <w:pPr>
        <w:rPr>
          <w:rFonts w:ascii="Aptos" w:hAnsi="Aptos"/>
          <w:i/>
          <w:iCs/>
        </w:rPr>
      </w:pPr>
    </w:p>
    <w:p w14:paraId="0EFB0488" w14:textId="77777777" w:rsidR="0070173E" w:rsidRDefault="0070173E" w:rsidP="008E2E9B">
      <w:pPr>
        <w:rPr>
          <w:rFonts w:ascii="Aptos" w:hAnsi="Aptos"/>
          <w:i/>
          <w:iCs/>
        </w:rPr>
      </w:pPr>
    </w:p>
    <w:p w14:paraId="1AE433DD" w14:textId="2A1A5D99" w:rsidR="000979F9" w:rsidRPr="00674ACD" w:rsidRDefault="007814BC" w:rsidP="000979F9">
      <w:pPr>
        <w:rPr>
          <w:rFonts w:ascii="Aptos" w:hAnsi="Aptos"/>
        </w:rPr>
      </w:pPr>
      <w:r>
        <w:rPr>
          <w:rFonts w:ascii="Aptos" w:hAnsi="Aptos"/>
        </w:rPr>
        <w:lastRenderedPageBreak/>
        <w:t xml:space="preserve">Similarly on sowing window </w:t>
      </w:r>
      <w:r w:rsidR="000056CA">
        <w:rPr>
          <w:rFonts w:ascii="Aptos" w:hAnsi="Aptos"/>
        </w:rPr>
        <w:t xml:space="preserve">optimal choice, we find that the targeted policy is better than </w:t>
      </w:r>
      <w:r w:rsidR="002541D3">
        <w:rPr>
          <w:rFonts w:ascii="Aptos" w:hAnsi="Aptos"/>
        </w:rPr>
        <w:t>all uniform policies except for sowing in the 1-10 Nov window.</w:t>
      </w:r>
      <w:r w:rsidR="00645CBB">
        <w:rPr>
          <w:rFonts w:ascii="Aptos" w:hAnsi="Aptos"/>
        </w:rPr>
        <w:t xml:space="preserve"> </w:t>
      </w:r>
      <w:r w:rsidR="00C07A56">
        <w:rPr>
          <w:rFonts w:ascii="Aptos" w:hAnsi="Aptos"/>
        </w:rPr>
        <w:t>Should</w:t>
      </w:r>
      <w:r w:rsidR="000979F9">
        <w:rPr>
          <w:rFonts w:ascii="Aptos" w:hAnsi="Aptos"/>
        </w:rPr>
        <w:t xml:space="preserve"> those who are sowing in the window Nov 11 -Nov 20 be advised to advance sowing date to Nov 1-Nov 10? Table 4 shows that at median this is not a good decision </w:t>
      </w:r>
      <w:r w:rsidR="00C07A56">
        <w:rPr>
          <w:rFonts w:ascii="Aptos" w:hAnsi="Aptos"/>
        </w:rPr>
        <w:t>because</w:t>
      </w:r>
      <w:r w:rsidR="000979F9">
        <w:rPr>
          <w:rFonts w:ascii="Aptos" w:hAnsi="Aptos"/>
        </w:rPr>
        <w:t xml:space="preserve"> this can lead to losses of about 4.76 percent. </w:t>
      </w:r>
    </w:p>
    <w:p w14:paraId="79D11658" w14:textId="691DE6A7" w:rsidR="006B4CA9" w:rsidRPr="001578B0" w:rsidRDefault="006B4CA9" w:rsidP="008E2E9B">
      <w:pPr>
        <w:rPr>
          <w:rFonts w:ascii="Aptos" w:hAnsi="Aptos"/>
        </w:rPr>
      </w:pPr>
      <w:r>
        <w:rPr>
          <w:rFonts w:ascii="Aptos" w:hAnsi="Aptos"/>
        </w:rPr>
        <w:t>Table 4: Median percentage value of</w:t>
      </w:r>
      <w:r w:rsidR="00AF03BC">
        <w:rPr>
          <w:rFonts w:ascii="Aptos" w:hAnsi="Aptos"/>
        </w:rPr>
        <w:t xml:space="preserve"> depth 2</w:t>
      </w:r>
      <w:r>
        <w:rPr>
          <w:rFonts w:ascii="Aptos" w:hAnsi="Aptos"/>
        </w:rPr>
        <w:t xml:space="preserve"> targeted sowing policies for out-of-sample farmers over uniform policies </w:t>
      </w:r>
    </w:p>
    <w:tbl>
      <w:tblPr>
        <w:tblStyle w:val="TableGridLight"/>
        <w:tblW w:w="5000" w:type="pct"/>
        <w:tblLayout w:type="fixed"/>
        <w:tblLook w:val="04A0" w:firstRow="1" w:lastRow="0" w:firstColumn="1" w:lastColumn="0" w:noHBand="0" w:noVBand="1"/>
      </w:tblPr>
      <w:tblGrid>
        <w:gridCol w:w="1270"/>
        <w:gridCol w:w="1560"/>
        <w:gridCol w:w="566"/>
        <w:gridCol w:w="709"/>
        <w:gridCol w:w="952"/>
        <w:gridCol w:w="1147"/>
        <w:gridCol w:w="1010"/>
        <w:gridCol w:w="1010"/>
        <w:gridCol w:w="792"/>
      </w:tblGrid>
      <w:tr w:rsidR="00CE199F" w:rsidRPr="00CE199F" w14:paraId="790023EF" w14:textId="77777777" w:rsidTr="00826A2A">
        <w:trPr>
          <w:trHeight w:val="288"/>
        </w:trPr>
        <w:tc>
          <w:tcPr>
            <w:tcW w:w="705" w:type="pct"/>
            <w:noWrap/>
            <w:hideMark/>
          </w:tcPr>
          <w:p w14:paraId="28F7D443" w14:textId="77777777" w:rsidR="00145B1F" w:rsidRPr="00826A2A" w:rsidRDefault="00145B1F" w:rsidP="00145B1F">
            <w:pPr>
              <w:jc w:val="left"/>
              <w:rPr>
                <w:rFonts w:ascii="Times New Roman" w:eastAsia="Times New Roman" w:hAnsi="Times New Roman" w:cs="Times New Roman"/>
                <w:kern w:val="0"/>
                <w:sz w:val="20"/>
                <w:szCs w:val="20"/>
                <w:lang w:eastAsia="en-ZW"/>
                <w14:ligatures w14:val="none"/>
              </w:rPr>
            </w:pPr>
          </w:p>
        </w:tc>
        <w:tc>
          <w:tcPr>
            <w:tcW w:w="865" w:type="pct"/>
            <w:noWrap/>
            <w:hideMark/>
          </w:tcPr>
          <w:p w14:paraId="4696CCE8" w14:textId="77777777" w:rsidR="00145B1F" w:rsidRPr="00826A2A" w:rsidRDefault="00145B1F" w:rsidP="00145B1F">
            <w:pPr>
              <w:jc w:val="left"/>
              <w:rPr>
                <w:rFonts w:ascii="Times New Roman" w:eastAsia="Times New Roman" w:hAnsi="Times New Roman" w:cs="Times New Roman"/>
                <w:kern w:val="0"/>
                <w:sz w:val="20"/>
                <w:szCs w:val="20"/>
                <w:lang w:eastAsia="en-ZW"/>
                <w14:ligatures w14:val="none"/>
              </w:rPr>
            </w:pPr>
          </w:p>
        </w:tc>
        <w:tc>
          <w:tcPr>
            <w:tcW w:w="314" w:type="pct"/>
            <w:noWrap/>
            <w:hideMark/>
          </w:tcPr>
          <w:p w14:paraId="223FAD76" w14:textId="77777777" w:rsidR="00145B1F" w:rsidRPr="00826A2A" w:rsidRDefault="00145B1F" w:rsidP="00145B1F">
            <w:pPr>
              <w:jc w:val="left"/>
              <w:rPr>
                <w:rFonts w:ascii="Times New Roman" w:eastAsia="Times New Roman" w:hAnsi="Times New Roman" w:cs="Times New Roman"/>
                <w:kern w:val="0"/>
                <w:sz w:val="20"/>
                <w:szCs w:val="20"/>
                <w:lang w:eastAsia="en-ZW"/>
                <w14:ligatures w14:val="none"/>
              </w:rPr>
            </w:pPr>
          </w:p>
        </w:tc>
        <w:tc>
          <w:tcPr>
            <w:tcW w:w="393" w:type="pct"/>
            <w:noWrap/>
            <w:hideMark/>
          </w:tcPr>
          <w:p w14:paraId="7FEE3EC9" w14:textId="77777777" w:rsidR="00145B1F" w:rsidRPr="00826A2A" w:rsidRDefault="00145B1F" w:rsidP="00145B1F">
            <w:pPr>
              <w:jc w:val="left"/>
              <w:rPr>
                <w:rFonts w:ascii="Times New Roman" w:eastAsia="Times New Roman" w:hAnsi="Times New Roman" w:cs="Times New Roman"/>
                <w:kern w:val="0"/>
                <w:sz w:val="20"/>
                <w:szCs w:val="20"/>
                <w:lang w:eastAsia="en-ZW"/>
                <w14:ligatures w14:val="none"/>
              </w:rPr>
            </w:pPr>
          </w:p>
        </w:tc>
        <w:tc>
          <w:tcPr>
            <w:tcW w:w="2723" w:type="pct"/>
            <w:gridSpan w:val="5"/>
            <w:noWrap/>
            <w:hideMark/>
          </w:tcPr>
          <w:p w14:paraId="71EBAAB0" w14:textId="77777777" w:rsidR="00145B1F" w:rsidRPr="00826A2A" w:rsidRDefault="00145B1F" w:rsidP="00145B1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Percentage advantage of depth 2 targeted policy over uniform policies</w:t>
            </w:r>
          </w:p>
        </w:tc>
      </w:tr>
      <w:tr w:rsidR="00CE199F" w:rsidRPr="00CE199F" w14:paraId="7EAEE246" w14:textId="77777777" w:rsidTr="00826A2A">
        <w:trPr>
          <w:trHeight w:val="576"/>
        </w:trPr>
        <w:tc>
          <w:tcPr>
            <w:tcW w:w="705" w:type="pct"/>
            <w:hideMark/>
          </w:tcPr>
          <w:p w14:paraId="156F8DB9" w14:textId="77777777" w:rsidR="00145B1F" w:rsidRPr="00826A2A" w:rsidRDefault="00145B1F" w:rsidP="00145B1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Status quo sowing window</w:t>
            </w:r>
          </w:p>
        </w:tc>
        <w:tc>
          <w:tcPr>
            <w:tcW w:w="865" w:type="pct"/>
            <w:hideMark/>
          </w:tcPr>
          <w:p w14:paraId="739CBC75" w14:textId="77777777" w:rsidR="00145B1F" w:rsidRPr="00826A2A" w:rsidRDefault="00145B1F" w:rsidP="00145B1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Targeted policy</w:t>
            </w:r>
          </w:p>
        </w:tc>
        <w:tc>
          <w:tcPr>
            <w:tcW w:w="314" w:type="pct"/>
            <w:noWrap/>
            <w:hideMark/>
          </w:tcPr>
          <w:p w14:paraId="5EF6D4EE" w14:textId="77777777" w:rsidR="00145B1F" w:rsidRPr="00826A2A" w:rsidRDefault="00145B1F" w:rsidP="00145B1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N </w:t>
            </w:r>
            <w:proofErr w:type="spellStart"/>
            <w:r w:rsidRPr="00826A2A">
              <w:rPr>
                <w:rFonts w:ascii="Aptos Narrow" w:eastAsia="Times New Roman" w:hAnsi="Aptos Narrow" w:cs="Times New Roman"/>
                <w:color w:val="000000"/>
                <w:kern w:val="0"/>
                <w:sz w:val="20"/>
                <w:szCs w:val="20"/>
                <w:lang w:eastAsia="en-ZW"/>
                <w14:ligatures w14:val="none"/>
              </w:rPr>
              <w:t>obs</w:t>
            </w:r>
            <w:proofErr w:type="spellEnd"/>
          </w:p>
        </w:tc>
        <w:tc>
          <w:tcPr>
            <w:tcW w:w="393" w:type="pct"/>
            <w:noWrap/>
            <w:hideMark/>
          </w:tcPr>
          <w:p w14:paraId="3E539530" w14:textId="77777777" w:rsidR="00145B1F" w:rsidRPr="00826A2A" w:rsidRDefault="00145B1F" w:rsidP="00145B1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p>
        </w:tc>
        <w:tc>
          <w:tcPr>
            <w:tcW w:w="528" w:type="pct"/>
            <w:hideMark/>
          </w:tcPr>
          <w:p w14:paraId="278F2D67" w14:textId="77777777" w:rsidR="00145B1F" w:rsidRPr="00826A2A" w:rsidRDefault="00145B1F" w:rsidP="00145B1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Over After Dec 16</w:t>
            </w:r>
          </w:p>
        </w:tc>
        <w:tc>
          <w:tcPr>
            <w:tcW w:w="636" w:type="pct"/>
            <w:hideMark/>
          </w:tcPr>
          <w:p w14:paraId="3ACD8F87" w14:textId="77777777" w:rsidR="00145B1F" w:rsidRPr="00826A2A" w:rsidRDefault="00145B1F" w:rsidP="00145B1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Dec 1-Dec 15</w:t>
            </w:r>
          </w:p>
        </w:tc>
        <w:tc>
          <w:tcPr>
            <w:tcW w:w="560" w:type="pct"/>
            <w:hideMark/>
          </w:tcPr>
          <w:p w14:paraId="7B07EFFA" w14:textId="77777777" w:rsidR="00145B1F" w:rsidRPr="00826A2A" w:rsidRDefault="00145B1F" w:rsidP="00145B1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Nov 21-Nov 30 </w:t>
            </w:r>
          </w:p>
        </w:tc>
        <w:tc>
          <w:tcPr>
            <w:tcW w:w="560" w:type="pct"/>
            <w:hideMark/>
          </w:tcPr>
          <w:p w14:paraId="7A8E4406" w14:textId="77777777" w:rsidR="00145B1F" w:rsidRPr="00826A2A" w:rsidRDefault="00145B1F" w:rsidP="00145B1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Nov 11-Nov 20</w:t>
            </w:r>
          </w:p>
        </w:tc>
        <w:tc>
          <w:tcPr>
            <w:tcW w:w="439" w:type="pct"/>
            <w:hideMark/>
          </w:tcPr>
          <w:p w14:paraId="3ED4A446" w14:textId="77777777" w:rsidR="00145B1F" w:rsidRPr="00826A2A" w:rsidRDefault="00145B1F" w:rsidP="00145B1F">
            <w:pPr>
              <w:jc w:val="left"/>
              <w:rPr>
                <w:rFonts w:ascii="Aptos Narrow" w:eastAsia="Times New Roman" w:hAnsi="Aptos Narrow" w:cs="Times New Roman"/>
                <w:color w:val="000000"/>
                <w:kern w:val="0"/>
                <w:sz w:val="20"/>
                <w:szCs w:val="20"/>
                <w:lang w:eastAsia="en-ZW"/>
                <w14:ligatures w14:val="none"/>
              </w:rPr>
            </w:pPr>
            <w:proofErr w:type="gramStart"/>
            <w:r w:rsidRPr="00826A2A">
              <w:rPr>
                <w:rFonts w:ascii="Aptos Narrow" w:eastAsia="Times New Roman" w:hAnsi="Aptos Narrow" w:cs="Times New Roman"/>
                <w:color w:val="000000"/>
                <w:kern w:val="0"/>
                <w:sz w:val="20"/>
                <w:szCs w:val="20"/>
                <w:lang w:eastAsia="en-ZW"/>
                <w14:ligatures w14:val="none"/>
              </w:rPr>
              <w:t>Nov  1</w:t>
            </w:r>
            <w:proofErr w:type="gramEnd"/>
            <w:r w:rsidRPr="00826A2A">
              <w:rPr>
                <w:rFonts w:ascii="Aptos Narrow" w:eastAsia="Times New Roman" w:hAnsi="Aptos Narrow" w:cs="Times New Roman"/>
                <w:color w:val="000000"/>
                <w:kern w:val="0"/>
                <w:sz w:val="20"/>
                <w:szCs w:val="20"/>
                <w:lang w:eastAsia="en-ZW"/>
                <w14:ligatures w14:val="none"/>
              </w:rPr>
              <w:t>-Nov 10</w:t>
            </w:r>
          </w:p>
        </w:tc>
      </w:tr>
      <w:tr w:rsidR="00CE199F" w:rsidRPr="00CE199F" w14:paraId="30545BFF" w14:textId="77777777" w:rsidTr="00826A2A">
        <w:trPr>
          <w:trHeight w:val="288"/>
        </w:trPr>
        <w:tc>
          <w:tcPr>
            <w:tcW w:w="705" w:type="pct"/>
            <w:noWrap/>
            <w:hideMark/>
          </w:tcPr>
          <w:p w14:paraId="162B9743" w14:textId="77777777" w:rsidR="00145B1F" w:rsidRPr="00826A2A" w:rsidRDefault="00145B1F" w:rsidP="00145B1F">
            <w:pPr>
              <w:jc w:val="left"/>
              <w:rPr>
                <w:rFonts w:ascii="Aptos Narrow" w:eastAsia="Times New Roman" w:hAnsi="Aptos Narrow" w:cs="Times New Roman"/>
                <w:color w:val="000000"/>
                <w:kern w:val="0"/>
                <w:sz w:val="20"/>
                <w:szCs w:val="20"/>
                <w:lang w:eastAsia="en-ZW"/>
                <w14:ligatures w14:val="none"/>
              </w:rPr>
            </w:pPr>
          </w:p>
        </w:tc>
        <w:tc>
          <w:tcPr>
            <w:tcW w:w="865" w:type="pct"/>
            <w:noWrap/>
            <w:hideMark/>
          </w:tcPr>
          <w:p w14:paraId="21569452" w14:textId="77777777" w:rsidR="00145B1F" w:rsidRPr="00826A2A" w:rsidRDefault="00145B1F" w:rsidP="00145B1F">
            <w:pPr>
              <w:jc w:val="left"/>
              <w:rPr>
                <w:rFonts w:ascii="Times New Roman" w:eastAsia="Times New Roman" w:hAnsi="Times New Roman" w:cs="Times New Roman"/>
                <w:kern w:val="0"/>
                <w:sz w:val="20"/>
                <w:szCs w:val="20"/>
                <w:lang w:eastAsia="en-ZW"/>
                <w14:ligatures w14:val="none"/>
              </w:rPr>
            </w:pPr>
          </w:p>
        </w:tc>
        <w:tc>
          <w:tcPr>
            <w:tcW w:w="314" w:type="pct"/>
            <w:noWrap/>
            <w:hideMark/>
          </w:tcPr>
          <w:p w14:paraId="1184E35C" w14:textId="563EEB76" w:rsidR="00145B1F" w:rsidRPr="00826A2A" w:rsidRDefault="007C5C94" w:rsidP="00145B1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145B1F" w:rsidRPr="00826A2A">
              <w:rPr>
                <w:rFonts w:ascii="Aptos Narrow" w:eastAsia="Times New Roman" w:hAnsi="Aptos Narrow" w:cs="Times New Roman"/>
                <w:color w:val="000000"/>
                <w:kern w:val="0"/>
                <w:sz w:val="20"/>
                <w:szCs w:val="20"/>
                <w:lang w:eastAsia="en-ZW"/>
                <w14:ligatures w14:val="none"/>
              </w:rPr>
              <w:t>1</w:t>
            </w:r>
            <w:r w:rsidRPr="00826A2A">
              <w:rPr>
                <w:rFonts w:ascii="Aptos Narrow" w:eastAsia="Times New Roman" w:hAnsi="Aptos Narrow" w:cs="Times New Roman"/>
                <w:color w:val="000000"/>
                <w:kern w:val="0"/>
                <w:sz w:val="20"/>
                <w:szCs w:val="20"/>
                <w:lang w:eastAsia="en-ZW"/>
                <w14:ligatures w14:val="none"/>
              </w:rPr>
              <w:t>)</w:t>
            </w:r>
          </w:p>
        </w:tc>
        <w:tc>
          <w:tcPr>
            <w:tcW w:w="393" w:type="pct"/>
            <w:noWrap/>
            <w:hideMark/>
          </w:tcPr>
          <w:p w14:paraId="32130488" w14:textId="75D94A24" w:rsidR="00145B1F" w:rsidRPr="00826A2A" w:rsidRDefault="007C5C94" w:rsidP="00145B1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145B1F" w:rsidRPr="00826A2A">
              <w:rPr>
                <w:rFonts w:ascii="Aptos Narrow" w:eastAsia="Times New Roman" w:hAnsi="Aptos Narrow" w:cs="Times New Roman"/>
                <w:color w:val="000000"/>
                <w:kern w:val="0"/>
                <w:sz w:val="20"/>
                <w:szCs w:val="20"/>
                <w:lang w:eastAsia="en-ZW"/>
                <w14:ligatures w14:val="none"/>
              </w:rPr>
              <w:t>2</w:t>
            </w:r>
            <w:r w:rsidRPr="00826A2A">
              <w:rPr>
                <w:rFonts w:ascii="Aptos Narrow" w:eastAsia="Times New Roman" w:hAnsi="Aptos Narrow" w:cs="Times New Roman"/>
                <w:color w:val="000000"/>
                <w:kern w:val="0"/>
                <w:sz w:val="20"/>
                <w:szCs w:val="20"/>
                <w:lang w:eastAsia="en-ZW"/>
                <w14:ligatures w14:val="none"/>
              </w:rPr>
              <w:t>)</w:t>
            </w:r>
          </w:p>
        </w:tc>
        <w:tc>
          <w:tcPr>
            <w:tcW w:w="528" w:type="pct"/>
            <w:noWrap/>
            <w:hideMark/>
          </w:tcPr>
          <w:p w14:paraId="1EA1B385" w14:textId="681DBE56" w:rsidR="00145B1F" w:rsidRPr="00826A2A" w:rsidRDefault="007C5C94" w:rsidP="00145B1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145B1F" w:rsidRPr="00826A2A">
              <w:rPr>
                <w:rFonts w:ascii="Aptos Narrow" w:eastAsia="Times New Roman" w:hAnsi="Aptos Narrow" w:cs="Times New Roman"/>
                <w:color w:val="000000"/>
                <w:kern w:val="0"/>
                <w:sz w:val="20"/>
                <w:szCs w:val="20"/>
                <w:lang w:eastAsia="en-ZW"/>
                <w14:ligatures w14:val="none"/>
              </w:rPr>
              <w:t>3</w:t>
            </w:r>
            <w:r w:rsidRPr="00826A2A">
              <w:rPr>
                <w:rFonts w:ascii="Aptos Narrow" w:eastAsia="Times New Roman" w:hAnsi="Aptos Narrow" w:cs="Times New Roman"/>
                <w:color w:val="000000"/>
                <w:kern w:val="0"/>
                <w:sz w:val="20"/>
                <w:szCs w:val="20"/>
                <w:lang w:eastAsia="en-ZW"/>
                <w14:ligatures w14:val="none"/>
              </w:rPr>
              <w:t>)</w:t>
            </w:r>
          </w:p>
        </w:tc>
        <w:tc>
          <w:tcPr>
            <w:tcW w:w="636" w:type="pct"/>
            <w:noWrap/>
            <w:hideMark/>
          </w:tcPr>
          <w:p w14:paraId="3C70AE30" w14:textId="199158F4" w:rsidR="00145B1F" w:rsidRPr="00826A2A" w:rsidRDefault="007C5C94" w:rsidP="00145B1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145B1F" w:rsidRPr="00826A2A">
              <w:rPr>
                <w:rFonts w:ascii="Aptos Narrow" w:eastAsia="Times New Roman" w:hAnsi="Aptos Narrow" w:cs="Times New Roman"/>
                <w:color w:val="000000"/>
                <w:kern w:val="0"/>
                <w:sz w:val="20"/>
                <w:szCs w:val="20"/>
                <w:lang w:eastAsia="en-ZW"/>
                <w14:ligatures w14:val="none"/>
              </w:rPr>
              <w:t>4</w:t>
            </w:r>
            <w:r w:rsidRPr="00826A2A">
              <w:rPr>
                <w:rFonts w:ascii="Aptos Narrow" w:eastAsia="Times New Roman" w:hAnsi="Aptos Narrow" w:cs="Times New Roman"/>
                <w:color w:val="000000"/>
                <w:kern w:val="0"/>
                <w:sz w:val="20"/>
                <w:szCs w:val="20"/>
                <w:lang w:eastAsia="en-ZW"/>
                <w14:ligatures w14:val="none"/>
              </w:rPr>
              <w:t>)</w:t>
            </w:r>
          </w:p>
        </w:tc>
        <w:tc>
          <w:tcPr>
            <w:tcW w:w="560" w:type="pct"/>
            <w:noWrap/>
            <w:hideMark/>
          </w:tcPr>
          <w:p w14:paraId="49D73C1B" w14:textId="180CD276" w:rsidR="00145B1F" w:rsidRPr="00826A2A" w:rsidRDefault="007C5C94" w:rsidP="00145B1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145B1F" w:rsidRPr="00826A2A">
              <w:rPr>
                <w:rFonts w:ascii="Aptos Narrow" w:eastAsia="Times New Roman" w:hAnsi="Aptos Narrow" w:cs="Times New Roman"/>
                <w:color w:val="000000"/>
                <w:kern w:val="0"/>
                <w:sz w:val="20"/>
                <w:szCs w:val="20"/>
                <w:lang w:eastAsia="en-ZW"/>
                <w14:ligatures w14:val="none"/>
              </w:rPr>
              <w:t>5</w:t>
            </w:r>
            <w:r w:rsidRPr="00826A2A">
              <w:rPr>
                <w:rFonts w:ascii="Aptos Narrow" w:eastAsia="Times New Roman" w:hAnsi="Aptos Narrow" w:cs="Times New Roman"/>
                <w:color w:val="000000"/>
                <w:kern w:val="0"/>
                <w:sz w:val="20"/>
                <w:szCs w:val="20"/>
                <w:lang w:eastAsia="en-ZW"/>
                <w14:ligatures w14:val="none"/>
              </w:rPr>
              <w:t>)</w:t>
            </w:r>
          </w:p>
        </w:tc>
        <w:tc>
          <w:tcPr>
            <w:tcW w:w="560" w:type="pct"/>
            <w:noWrap/>
            <w:hideMark/>
          </w:tcPr>
          <w:p w14:paraId="6129BB63" w14:textId="51D5946D" w:rsidR="00145B1F" w:rsidRPr="00826A2A" w:rsidRDefault="007C5C94" w:rsidP="00145B1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145B1F" w:rsidRPr="00826A2A">
              <w:rPr>
                <w:rFonts w:ascii="Aptos Narrow" w:eastAsia="Times New Roman" w:hAnsi="Aptos Narrow" w:cs="Times New Roman"/>
                <w:color w:val="000000"/>
                <w:kern w:val="0"/>
                <w:sz w:val="20"/>
                <w:szCs w:val="20"/>
                <w:lang w:eastAsia="en-ZW"/>
                <w14:ligatures w14:val="none"/>
              </w:rPr>
              <w:t>6</w:t>
            </w:r>
            <w:r w:rsidRPr="00826A2A">
              <w:rPr>
                <w:rFonts w:ascii="Aptos Narrow" w:eastAsia="Times New Roman" w:hAnsi="Aptos Narrow" w:cs="Times New Roman"/>
                <w:color w:val="000000"/>
                <w:kern w:val="0"/>
                <w:sz w:val="20"/>
                <w:szCs w:val="20"/>
                <w:lang w:eastAsia="en-ZW"/>
                <w14:ligatures w14:val="none"/>
              </w:rPr>
              <w:t>)</w:t>
            </w:r>
          </w:p>
        </w:tc>
        <w:tc>
          <w:tcPr>
            <w:tcW w:w="439" w:type="pct"/>
            <w:noWrap/>
            <w:hideMark/>
          </w:tcPr>
          <w:p w14:paraId="1906AE2B" w14:textId="19AE8C36" w:rsidR="00145B1F" w:rsidRPr="00826A2A" w:rsidRDefault="007C5C94" w:rsidP="00145B1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r w:rsidR="00145B1F" w:rsidRPr="00826A2A">
              <w:rPr>
                <w:rFonts w:ascii="Aptos Narrow" w:eastAsia="Times New Roman" w:hAnsi="Aptos Narrow" w:cs="Times New Roman"/>
                <w:color w:val="000000"/>
                <w:kern w:val="0"/>
                <w:sz w:val="20"/>
                <w:szCs w:val="20"/>
                <w:lang w:eastAsia="en-ZW"/>
                <w14:ligatures w14:val="none"/>
              </w:rPr>
              <w:t>7</w:t>
            </w:r>
            <w:r w:rsidRPr="00826A2A">
              <w:rPr>
                <w:rFonts w:ascii="Aptos Narrow" w:eastAsia="Times New Roman" w:hAnsi="Aptos Narrow" w:cs="Times New Roman"/>
                <w:color w:val="000000"/>
                <w:kern w:val="0"/>
                <w:sz w:val="20"/>
                <w:szCs w:val="20"/>
                <w:lang w:eastAsia="en-ZW"/>
                <w14:ligatures w14:val="none"/>
              </w:rPr>
              <w:t>)</w:t>
            </w:r>
          </w:p>
        </w:tc>
      </w:tr>
      <w:tr w:rsidR="00CE199F" w:rsidRPr="00CE199F" w14:paraId="0DF86F0A" w14:textId="77777777" w:rsidTr="00826A2A">
        <w:trPr>
          <w:trHeight w:val="288"/>
        </w:trPr>
        <w:tc>
          <w:tcPr>
            <w:tcW w:w="705" w:type="pct"/>
            <w:noWrap/>
            <w:hideMark/>
          </w:tcPr>
          <w:p w14:paraId="2F5A1E34"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After Dec 16</w:t>
            </w:r>
          </w:p>
        </w:tc>
        <w:tc>
          <w:tcPr>
            <w:tcW w:w="865" w:type="pct"/>
            <w:noWrap/>
            <w:hideMark/>
          </w:tcPr>
          <w:p w14:paraId="2F457F31"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Nov 11-Nov 20</w:t>
            </w:r>
          </w:p>
        </w:tc>
        <w:tc>
          <w:tcPr>
            <w:tcW w:w="314" w:type="pct"/>
            <w:noWrap/>
            <w:vAlign w:val="bottom"/>
            <w:hideMark/>
          </w:tcPr>
          <w:p w14:paraId="182D4D86" w14:textId="2F582C24"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79</w:t>
            </w:r>
          </w:p>
        </w:tc>
        <w:tc>
          <w:tcPr>
            <w:tcW w:w="393" w:type="pct"/>
            <w:noWrap/>
            <w:vAlign w:val="bottom"/>
            <w:hideMark/>
          </w:tcPr>
          <w:p w14:paraId="1D03D58A" w14:textId="3BFADABA"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2.14</w:t>
            </w:r>
          </w:p>
        </w:tc>
        <w:tc>
          <w:tcPr>
            <w:tcW w:w="528" w:type="pct"/>
            <w:noWrap/>
            <w:vAlign w:val="bottom"/>
            <w:hideMark/>
          </w:tcPr>
          <w:p w14:paraId="3723CA07" w14:textId="77083882"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-33.56</w:t>
            </w:r>
          </w:p>
        </w:tc>
        <w:tc>
          <w:tcPr>
            <w:tcW w:w="636" w:type="pct"/>
            <w:noWrap/>
            <w:vAlign w:val="bottom"/>
            <w:hideMark/>
          </w:tcPr>
          <w:p w14:paraId="730A3F8A" w14:textId="17AD0CA3"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12.02</w:t>
            </w:r>
          </w:p>
        </w:tc>
        <w:tc>
          <w:tcPr>
            <w:tcW w:w="560" w:type="pct"/>
            <w:noWrap/>
            <w:vAlign w:val="bottom"/>
            <w:hideMark/>
          </w:tcPr>
          <w:p w14:paraId="6B347888" w14:textId="4A79DD4E"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4.73</w:t>
            </w:r>
          </w:p>
        </w:tc>
        <w:tc>
          <w:tcPr>
            <w:tcW w:w="560" w:type="pct"/>
            <w:noWrap/>
            <w:vAlign w:val="bottom"/>
            <w:hideMark/>
          </w:tcPr>
          <w:p w14:paraId="5700ECB8" w14:textId="6B909FAF"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439" w:type="pct"/>
            <w:noWrap/>
            <w:vAlign w:val="bottom"/>
            <w:hideMark/>
          </w:tcPr>
          <w:p w14:paraId="59863DA9" w14:textId="2121860C"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-3.00</w:t>
            </w:r>
          </w:p>
        </w:tc>
      </w:tr>
      <w:tr w:rsidR="00CE199F" w:rsidRPr="00CE199F" w14:paraId="185DB28E" w14:textId="77777777" w:rsidTr="00826A2A">
        <w:trPr>
          <w:trHeight w:val="288"/>
        </w:trPr>
        <w:tc>
          <w:tcPr>
            <w:tcW w:w="705" w:type="pct"/>
            <w:noWrap/>
            <w:hideMark/>
          </w:tcPr>
          <w:p w14:paraId="0EC882AA"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After Dec 16</w:t>
            </w:r>
          </w:p>
        </w:tc>
        <w:tc>
          <w:tcPr>
            <w:tcW w:w="865" w:type="pct"/>
            <w:noWrap/>
            <w:hideMark/>
          </w:tcPr>
          <w:p w14:paraId="3D4977CB"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proofErr w:type="gramStart"/>
            <w:r w:rsidRPr="00826A2A">
              <w:rPr>
                <w:rFonts w:ascii="Aptos Narrow" w:eastAsia="Times New Roman" w:hAnsi="Aptos Narrow" w:cs="Times New Roman"/>
                <w:color w:val="000000"/>
                <w:kern w:val="0"/>
                <w:sz w:val="20"/>
                <w:szCs w:val="20"/>
                <w:lang w:eastAsia="en-ZW"/>
                <w14:ligatures w14:val="none"/>
              </w:rPr>
              <w:t>Nov  1</w:t>
            </w:r>
            <w:proofErr w:type="gramEnd"/>
            <w:r w:rsidRPr="00826A2A">
              <w:rPr>
                <w:rFonts w:ascii="Aptos Narrow" w:eastAsia="Times New Roman" w:hAnsi="Aptos Narrow" w:cs="Times New Roman"/>
                <w:color w:val="000000"/>
                <w:kern w:val="0"/>
                <w:sz w:val="20"/>
                <w:szCs w:val="20"/>
                <w:lang w:eastAsia="en-ZW"/>
                <w14:ligatures w14:val="none"/>
              </w:rPr>
              <w:t>-Nov 10</w:t>
            </w:r>
          </w:p>
        </w:tc>
        <w:tc>
          <w:tcPr>
            <w:tcW w:w="314" w:type="pct"/>
            <w:noWrap/>
            <w:vAlign w:val="bottom"/>
            <w:hideMark/>
          </w:tcPr>
          <w:p w14:paraId="46857DE3" w14:textId="5462D2B7"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249</w:t>
            </w:r>
          </w:p>
        </w:tc>
        <w:tc>
          <w:tcPr>
            <w:tcW w:w="393" w:type="pct"/>
            <w:noWrap/>
            <w:vAlign w:val="bottom"/>
            <w:hideMark/>
          </w:tcPr>
          <w:p w14:paraId="0A3B50D3" w14:textId="575ACFFC"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6.75</w:t>
            </w:r>
          </w:p>
        </w:tc>
        <w:tc>
          <w:tcPr>
            <w:tcW w:w="528" w:type="pct"/>
            <w:noWrap/>
            <w:vAlign w:val="bottom"/>
            <w:hideMark/>
          </w:tcPr>
          <w:p w14:paraId="20985C96" w14:textId="163C05FA"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7.15</w:t>
            </w:r>
          </w:p>
        </w:tc>
        <w:tc>
          <w:tcPr>
            <w:tcW w:w="636" w:type="pct"/>
            <w:noWrap/>
            <w:vAlign w:val="bottom"/>
            <w:hideMark/>
          </w:tcPr>
          <w:p w14:paraId="1024A73C" w14:textId="729CF365"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17.61</w:t>
            </w:r>
          </w:p>
        </w:tc>
        <w:tc>
          <w:tcPr>
            <w:tcW w:w="560" w:type="pct"/>
            <w:noWrap/>
            <w:vAlign w:val="bottom"/>
            <w:hideMark/>
          </w:tcPr>
          <w:p w14:paraId="693059DF" w14:textId="4788F0CE"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9.90</w:t>
            </w:r>
          </w:p>
        </w:tc>
        <w:tc>
          <w:tcPr>
            <w:tcW w:w="560" w:type="pct"/>
            <w:noWrap/>
            <w:vAlign w:val="bottom"/>
            <w:hideMark/>
          </w:tcPr>
          <w:p w14:paraId="7EF4BF3D" w14:textId="4BB69EE4"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4.62</w:t>
            </w:r>
          </w:p>
        </w:tc>
        <w:tc>
          <w:tcPr>
            <w:tcW w:w="439" w:type="pct"/>
            <w:noWrap/>
            <w:vAlign w:val="bottom"/>
            <w:hideMark/>
          </w:tcPr>
          <w:p w14:paraId="0E597156" w14:textId="1ADB4AD1"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r w:rsidR="00CE199F" w:rsidRPr="00CE199F" w14:paraId="4FDC68D1" w14:textId="77777777" w:rsidTr="00826A2A">
        <w:trPr>
          <w:trHeight w:val="288"/>
        </w:trPr>
        <w:tc>
          <w:tcPr>
            <w:tcW w:w="705" w:type="pct"/>
            <w:noWrap/>
            <w:hideMark/>
          </w:tcPr>
          <w:p w14:paraId="5D97C1E8"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Dec 1-Dec 15</w:t>
            </w:r>
          </w:p>
        </w:tc>
        <w:tc>
          <w:tcPr>
            <w:tcW w:w="865" w:type="pct"/>
            <w:noWrap/>
            <w:hideMark/>
          </w:tcPr>
          <w:p w14:paraId="21F6D6B2"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Nov 11-Nov 20</w:t>
            </w:r>
          </w:p>
        </w:tc>
        <w:tc>
          <w:tcPr>
            <w:tcW w:w="314" w:type="pct"/>
            <w:noWrap/>
            <w:vAlign w:val="bottom"/>
            <w:hideMark/>
          </w:tcPr>
          <w:p w14:paraId="15973658" w14:textId="354824D9"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233</w:t>
            </w:r>
          </w:p>
        </w:tc>
        <w:tc>
          <w:tcPr>
            <w:tcW w:w="393" w:type="pct"/>
            <w:noWrap/>
            <w:vAlign w:val="bottom"/>
            <w:hideMark/>
          </w:tcPr>
          <w:p w14:paraId="650C92FA" w14:textId="2AA5C3F8"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6.32</w:t>
            </w:r>
          </w:p>
        </w:tc>
        <w:tc>
          <w:tcPr>
            <w:tcW w:w="528" w:type="pct"/>
            <w:noWrap/>
            <w:vAlign w:val="bottom"/>
            <w:hideMark/>
          </w:tcPr>
          <w:p w14:paraId="2E6F65D3" w14:textId="3FFF761F"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20.93</w:t>
            </w:r>
          </w:p>
        </w:tc>
        <w:tc>
          <w:tcPr>
            <w:tcW w:w="636" w:type="pct"/>
            <w:noWrap/>
            <w:vAlign w:val="bottom"/>
            <w:hideMark/>
          </w:tcPr>
          <w:p w14:paraId="02A223CD" w14:textId="6C7EC58C"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7.43</w:t>
            </w:r>
          </w:p>
        </w:tc>
        <w:tc>
          <w:tcPr>
            <w:tcW w:w="560" w:type="pct"/>
            <w:noWrap/>
            <w:vAlign w:val="bottom"/>
            <w:hideMark/>
          </w:tcPr>
          <w:p w14:paraId="21442247" w14:textId="40C334AB"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4.58</w:t>
            </w:r>
          </w:p>
        </w:tc>
        <w:tc>
          <w:tcPr>
            <w:tcW w:w="560" w:type="pct"/>
            <w:noWrap/>
            <w:vAlign w:val="bottom"/>
            <w:hideMark/>
          </w:tcPr>
          <w:p w14:paraId="4DE3B71D" w14:textId="6EE3ADE4"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439" w:type="pct"/>
            <w:noWrap/>
            <w:vAlign w:val="bottom"/>
            <w:hideMark/>
          </w:tcPr>
          <w:p w14:paraId="33F4C2A8" w14:textId="36E04F23"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-2.59</w:t>
            </w:r>
          </w:p>
        </w:tc>
      </w:tr>
      <w:tr w:rsidR="00CE199F" w:rsidRPr="00CE199F" w14:paraId="20B6822B" w14:textId="77777777" w:rsidTr="00826A2A">
        <w:trPr>
          <w:trHeight w:val="288"/>
        </w:trPr>
        <w:tc>
          <w:tcPr>
            <w:tcW w:w="705" w:type="pct"/>
            <w:noWrap/>
            <w:hideMark/>
          </w:tcPr>
          <w:p w14:paraId="55AE0632"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Dec 1-Dec 15</w:t>
            </w:r>
          </w:p>
        </w:tc>
        <w:tc>
          <w:tcPr>
            <w:tcW w:w="865" w:type="pct"/>
            <w:noWrap/>
            <w:hideMark/>
          </w:tcPr>
          <w:p w14:paraId="10309810"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proofErr w:type="gramStart"/>
            <w:r w:rsidRPr="00826A2A">
              <w:rPr>
                <w:rFonts w:ascii="Aptos Narrow" w:eastAsia="Times New Roman" w:hAnsi="Aptos Narrow" w:cs="Times New Roman"/>
                <w:color w:val="000000"/>
                <w:kern w:val="0"/>
                <w:sz w:val="20"/>
                <w:szCs w:val="20"/>
                <w:lang w:eastAsia="en-ZW"/>
                <w14:ligatures w14:val="none"/>
              </w:rPr>
              <w:t>Nov  1</w:t>
            </w:r>
            <w:proofErr w:type="gramEnd"/>
            <w:r w:rsidRPr="00826A2A">
              <w:rPr>
                <w:rFonts w:ascii="Aptos Narrow" w:eastAsia="Times New Roman" w:hAnsi="Aptos Narrow" w:cs="Times New Roman"/>
                <w:color w:val="000000"/>
                <w:kern w:val="0"/>
                <w:sz w:val="20"/>
                <w:szCs w:val="20"/>
                <w:lang w:eastAsia="en-ZW"/>
                <w14:ligatures w14:val="none"/>
              </w:rPr>
              <w:t>-Nov 10</w:t>
            </w:r>
          </w:p>
        </w:tc>
        <w:tc>
          <w:tcPr>
            <w:tcW w:w="314" w:type="pct"/>
            <w:noWrap/>
            <w:vAlign w:val="bottom"/>
            <w:hideMark/>
          </w:tcPr>
          <w:p w14:paraId="334666DE" w14:textId="428D6E8F"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589</w:t>
            </w:r>
          </w:p>
        </w:tc>
        <w:tc>
          <w:tcPr>
            <w:tcW w:w="393" w:type="pct"/>
            <w:noWrap/>
            <w:vAlign w:val="bottom"/>
            <w:hideMark/>
          </w:tcPr>
          <w:p w14:paraId="2EE5304F" w14:textId="4A05A495"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15.97</w:t>
            </w:r>
          </w:p>
        </w:tc>
        <w:tc>
          <w:tcPr>
            <w:tcW w:w="528" w:type="pct"/>
            <w:noWrap/>
            <w:vAlign w:val="bottom"/>
            <w:hideMark/>
          </w:tcPr>
          <w:p w14:paraId="297B227D" w14:textId="52B64973"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28.20</w:t>
            </w:r>
          </w:p>
        </w:tc>
        <w:tc>
          <w:tcPr>
            <w:tcW w:w="636" w:type="pct"/>
            <w:noWrap/>
            <w:vAlign w:val="bottom"/>
            <w:hideMark/>
          </w:tcPr>
          <w:p w14:paraId="73E6DC70" w14:textId="67515B49"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14.45</w:t>
            </w:r>
          </w:p>
        </w:tc>
        <w:tc>
          <w:tcPr>
            <w:tcW w:w="560" w:type="pct"/>
            <w:noWrap/>
            <w:vAlign w:val="bottom"/>
            <w:hideMark/>
          </w:tcPr>
          <w:p w14:paraId="7AA3BC61" w14:textId="1184F0AC"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9.22</w:t>
            </w:r>
          </w:p>
        </w:tc>
        <w:tc>
          <w:tcPr>
            <w:tcW w:w="560" w:type="pct"/>
            <w:noWrap/>
            <w:vAlign w:val="bottom"/>
            <w:hideMark/>
          </w:tcPr>
          <w:p w14:paraId="767ED3A4" w14:textId="24087BAC"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4.17</w:t>
            </w:r>
          </w:p>
        </w:tc>
        <w:tc>
          <w:tcPr>
            <w:tcW w:w="439" w:type="pct"/>
            <w:noWrap/>
            <w:vAlign w:val="bottom"/>
            <w:hideMark/>
          </w:tcPr>
          <w:p w14:paraId="7A8A24E6" w14:textId="02794172"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r w:rsidR="00CE199F" w:rsidRPr="00CE199F" w14:paraId="418B0F19" w14:textId="77777777" w:rsidTr="00826A2A">
        <w:trPr>
          <w:trHeight w:val="288"/>
        </w:trPr>
        <w:tc>
          <w:tcPr>
            <w:tcW w:w="705" w:type="pct"/>
            <w:noWrap/>
            <w:hideMark/>
          </w:tcPr>
          <w:p w14:paraId="14AC73C8"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Nov 21-Nov 30 </w:t>
            </w:r>
          </w:p>
        </w:tc>
        <w:tc>
          <w:tcPr>
            <w:tcW w:w="865" w:type="pct"/>
            <w:noWrap/>
            <w:hideMark/>
          </w:tcPr>
          <w:p w14:paraId="36E27010"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Nov 11-Nov 20</w:t>
            </w:r>
          </w:p>
        </w:tc>
        <w:tc>
          <w:tcPr>
            <w:tcW w:w="314" w:type="pct"/>
            <w:noWrap/>
            <w:vAlign w:val="bottom"/>
            <w:hideMark/>
          </w:tcPr>
          <w:p w14:paraId="27F1D654" w14:textId="562C6A24"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538</w:t>
            </w:r>
          </w:p>
        </w:tc>
        <w:tc>
          <w:tcPr>
            <w:tcW w:w="393" w:type="pct"/>
            <w:noWrap/>
            <w:vAlign w:val="bottom"/>
            <w:hideMark/>
          </w:tcPr>
          <w:p w14:paraId="03B8170E" w14:textId="2DF7BD27"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14.58</w:t>
            </w:r>
          </w:p>
        </w:tc>
        <w:tc>
          <w:tcPr>
            <w:tcW w:w="528" w:type="pct"/>
            <w:noWrap/>
            <w:vAlign w:val="bottom"/>
            <w:hideMark/>
          </w:tcPr>
          <w:p w14:paraId="485932F3" w14:textId="38057C43"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20.53</w:t>
            </w:r>
          </w:p>
        </w:tc>
        <w:tc>
          <w:tcPr>
            <w:tcW w:w="636" w:type="pct"/>
            <w:noWrap/>
            <w:vAlign w:val="bottom"/>
            <w:hideMark/>
          </w:tcPr>
          <w:p w14:paraId="21047D54" w14:textId="6606EB9F"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10.82</w:t>
            </w:r>
          </w:p>
        </w:tc>
        <w:tc>
          <w:tcPr>
            <w:tcW w:w="560" w:type="pct"/>
            <w:noWrap/>
            <w:vAlign w:val="bottom"/>
            <w:hideMark/>
          </w:tcPr>
          <w:p w14:paraId="4448CC51" w14:textId="75B33A5F"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5.07</w:t>
            </w:r>
          </w:p>
        </w:tc>
        <w:tc>
          <w:tcPr>
            <w:tcW w:w="560" w:type="pct"/>
            <w:noWrap/>
            <w:vAlign w:val="bottom"/>
            <w:hideMark/>
          </w:tcPr>
          <w:p w14:paraId="37D3203C" w14:textId="0057560B"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439" w:type="pct"/>
            <w:noWrap/>
            <w:vAlign w:val="bottom"/>
            <w:hideMark/>
          </w:tcPr>
          <w:p w14:paraId="39886B59" w14:textId="77BEA418"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-2.65</w:t>
            </w:r>
          </w:p>
        </w:tc>
      </w:tr>
      <w:tr w:rsidR="00CE199F" w:rsidRPr="00CE199F" w14:paraId="0D05AEB2" w14:textId="77777777" w:rsidTr="00826A2A">
        <w:trPr>
          <w:trHeight w:val="288"/>
        </w:trPr>
        <w:tc>
          <w:tcPr>
            <w:tcW w:w="705" w:type="pct"/>
            <w:noWrap/>
            <w:hideMark/>
          </w:tcPr>
          <w:p w14:paraId="0ECEFCCA"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Nov 21-Nov 30 </w:t>
            </w:r>
          </w:p>
        </w:tc>
        <w:tc>
          <w:tcPr>
            <w:tcW w:w="865" w:type="pct"/>
            <w:noWrap/>
            <w:hideMark/>
          </w:tcPr>
          <w:p w14:paraId="35C48888"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proofErr w:type="gramStart"/>
            <w:r w:rsidRPr="00826A2A">
              <w:rPr>
                <w:rFonts w:ascii="Aptos Narrow" w:eastAsia="Times New Roman" w:hAnsi="Aptos Narrow" w:cs="Times New Roman"/>
                <w:color w:val="000000"/>
                <w:kern w:val="0"/>
                <w:sz w:val="20"/>
                <w:szCs w:val="20"/>
                <w:lang w:eastAsia="en-ZW"/>
                <w14:ligatures w14:val="none"/>
              </w:rPr>
              <w:t>Nov  1</w:t>
            </w:r>
            <w:proofErr w:type="gramEnd"/>
            <w:r w:rsidRPr="00826A2A">
              <w:rPr>
                <w:rFonts w:ascii="Aptos Narrow" w:eastAsia="Times New Roman" w:hAnsi="Aptos Narrow" w:cs="Times New Roman"/>
                <w:color w:val="000000"/>
                <w:kern w:val="0"/>
                <w:sz w:val="20"/>
                <w:szCs w:val="20"/>
                <w:lang w:eastAsia="en-ZW"/>
                <w14:ligatures w14:val="none"/>
              </w:rPr>
              <w:t>-Nov 10</w:t>
            </w:r>
          </w:p>
        </w:tc>
        <w:tc>
          <w:tcPr>
            <w:tcW w:w="314" w:type="pct"/>
            <w:noWrap/>
            <w:vAlign w:val="bottom"/>
            <w:hideMark/>
          </w:tcPr>
          <w:p w14:paraId="4FB69742" w14:textId="07A99E8D"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970</w:t>
            </w:r>
          </w:p>
        </w:tc>
        <w:tc>
          <w:tcPr>
            <w:tcW w:w="393" w:type="pct"/>
            <w:noWrap/>
            <w:vAlign w:val="bottom"/>
            <w:hideMark/>
          </w:tcPr>
          <w:p w14:paraId="2AD58E41" w14:textId="1E323A61"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26.29</w:t>
            </w:r>
          </w:p>
        </w:tc>
        <w:tc>
          <w:tcPr>
            <w:tcW w:w="528" w:type="pct"/>
            <w:noWrap/>
            <w:vAlign w:val="bottom"/>
            <w:hideMark/>
          </w:tcPr>
          <w:p w14:paraId="5DBF0DD5" w14:textId="11DFD581"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26.34</w:t>
            </w:r>
          </w:p>
        </w:tc>
        <w:tc>
          <w:tcPr>
            <w:tcW w:w="636" w:type="pct"/>
            <w:noWrap/>
            <w:vAlign w:val="bottom"/>
            <w:hideMark/>
          </w:tcPr>
          <w:p w14:paraId="05828364" w14:textId="6DF6FD3A"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15.65</w:t>
            </w:r>
          </w:p>
        </w:tc>
        <w:tc>
          <w:tcPr>
            <w:tcW w:w="560" w:type="pct"/>
            <w:noWrap/>
            <w:vAlign w:val="bottom"/>
            <w:hideMark/>
          </w:tcPr>
          <w:p w14:paraId="7AF75317" w14:textId="1C3F2940"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10.71</w:t>
            </w:r>
          </w:p>
        </w:tc>
        <w:tc>
          <w:tcPr>
            <w:tcW w:w="560" w:type="pct"/>
            <w:noWrap/>
            <w:vAlign w:val="bottom"/>
            <w:hideMark/>
          </w:tcPr>
          <w:p w14:paraId="7D3B894C" w14:textId="2B723232"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3.88</w:t>
            </w:r>
          </w:p>
        </w:tc>
        <w:tc>
          <w:tcPr>
            <w:tcW w:w="439" w:type="pct"/>
            <w:noWrap/>
            <w:vAlign w:val="bottom"/>
            <w:hideMark/>
          </w:tcPr>
          <w:p w14:paraId="700F10D5" w14:textId="2CB8B8B4"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r w:rsidR="00CE199F" w:rsidRPr="00CE199F" w14:paraId="55DFA95E" w14:textId="77777777" w:rsidTr="00826A2A">
        <w:trPr>
          <w:trHeight w:val="288"/>
        </w:trPr>
        <w:tc>
          <w:tcPr>
            <w:tcW w:w="705" w:type="pct"/>
            <w:noWrap/>
            <w:hideMark/>
          </w:tcPr>
          <w:p w14:paraId="2E0BAB1F"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Nov 11-Nov 20</w:t>
            </w:r>
          </w:p>
        </w:tc>
        <w:tc>
          <w:tcPr>
            <w:tcW w:w="865" w:type="pct"/>
            <w:noWrap/>
            <w:hideMark/>
          </w:tcPr>
          <w:p w14:paraId="10B0908B"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Nov 11-Nov 20</w:t>
            </w:r>
          </w:p>
        </w:tc>
        <w:tc>
          <w:tcPr>
            <w:tcW w:w="314" w:type="pct"/>
            <w:noWrap/>
            <w:vAlign w:val="bottom"/>
            <w:hideMark/>
          </w:tcPr>
          <w:p w14:paraId="60A5D486" w14:textId="275DE0FF"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275</w:t>
            </w:r>
          </w:p>
        </w:tc>
        <w:tc>
          <w:tcPr>
            <w:tcW w:w="393" w:type="pct"/>
            <w:noWrap/>
            <w:vAlign w:val="bottom"/>
            <w:hideMark/>
          </w:tcPr>
          <w:p w14:paraId="54D70314" w14:textId="62D6E6E7"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7.45</w:t>
            </w:r>
          </w:p>
        </w:tc>
        <w:tc>
          <w:tcPr>
            <w:tcW w:w="528" w:type="pct"/>
            <w:noWrap/>
            <w:vAlign w:val="bottom"/>
            <w:hideMark/>
          </w:tcPr>
          <w:p w14:paraId="579DED68" w14:textId="66F62E7A"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22.39</w:t>
            </w:r>
          </w:p>
        </w:tc>
        <w:tc>
          <w:tcPr>
            <w:tcW w:w="636" w:type="pct"/>
            <w:noWrap/>
            <w:vAlign w:val="bottom"/>
            <w:hideMark/>
          </w:tcPr>
          <w:p w14:paraId="60A99222" w14:textId="02AD9505"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13.09</w:t>
            </w:r>
          </w:p>
        </w:tc>
        <w:tc>
          <w:tcPr>
            <w:tcW w:w="560" w:type="pct"/>
            <w:noWrap/>
            <w:vAlign w:val="bottom"/>
            <w:hideMark/>
          </w:tcPr>
          <w:p w14:paraId="64581D02" w14:textId="5B68E6A2"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6.89</w:t>
            </w:r>
          </w:p>
        </w:tc>
        <w:tc>
          <w:tcPr>
            <w:tcW w:w="560" w:type="pct"/>
            <w:noWrap/>
            <w:vAlign w:val="bottom"/>
            <w:hideMark/>
          </w:tcPr>
          <w:p w14:paraId="235DBCD4" w14:textId="4DC1F4A0"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439" w:type="pct"/>
            <w:noWrap/>
            <w:vAlign w:val="bottom"/>
            <w:hideMark/>
          </w:tcPr>
          <w:p w14:paraId="5E21E875" w14:textId="38EF54CD"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-0.61</w:t>
            </w:r>
          </w:p>
        </w:tc>
      </w:tr>
      <w:tr w:rsidR="00CE199F" w:rsidRPr="00CE199F" w14:paraId="76CA9880" w14:textId="77777777" w:rsidTr="00826A2A">
        <w:trPr>
          <w:trHeight w:val="288"/>
        </w:trPr>
        <w:tc>
          <w:tcPr>
            <w:tcW w:w="705" w:type="pct"/>
            <w:noWrap/>
            <w:hideMark/>
          </w:tcPr>
          <w:p w14:paraId="00716553"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Nov 11-Nov 20</w:t>
            </w:r>
          </w:p>
        </w:tc>
        <w:tc>
          <w:tcPr>
            <w:tcW w:w="865" w:type="pct"/>
            <w:noWrap/>
            <w:hideMark/>
          </w:tcPr>
          <w:p w14:paraId="1948E364"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proofErr w:type="gramStart"/>
            <w:r w:rsidRPr="00826A2A">
              <w:rPr>
                <w:rFonts w:ascii="Aptos Narrow" w:eastAsia="Times New Roman" w:hAnsi="Aptos Narrow" w:cs="Times New Roman"/>
                <w:color w:val="000000"/>
                <w:kern w:val="0"/>
                <w:sz w:val="20"/>
                <w:szCs w:val="20"/>
                <w:lang w:eastAsia="en-ZW"/>
                <w14:ligatures w14:val="none"/>
              </w:rPr>
              <w:t>Nov  1</w:t>
            </w:r>
            <w:proofErr w:type="gramEnd"/>
            <w:r w:rsidRPr="00826A2A">
              <w:rPr>
                <w:rFonts w:ascii="Aptos Narrow" w:eastAsia="Times New Roman" w:hAnsi="Aptos Narrow" w:cs="Times New Roman"/>
                <w:color w:val="000000"/>
                <w:kern w:val="0"/>
                <w:sz w:val="20"/>
                <w:szCs w:val="20"/>
                <w:lang w:eastAsia="en-ZW"/>
                <w14:ligatures w14:val="none"/>
              </w:rPr>
              <w:t>-Nov 10</w:t>
            </w:r>
          </w:p>
        </w:tc>
        <w:tc>
          <w:tcPr>
            <w:tcW w:w="314" w:type="pct"/>
            <w:noWrap/>
            <w:vAlign w:val="bottom"/>
            <w:hideMark/>
          </w:tcPr>
          <w:p w14:paraId="1C483CB0" w14:textId="0074E489"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557</w:t>
            </w:r>
          </w:p>
        </w:tc>
        <w:tc>
          <w:tcPr>
            <w:tcW w:w="393" w:type="pct"/>
            <w:noWrap/>
            <w:vAlign w:val="bottom"/>
            <w:hideMark/>
          </w:tcPr>
          <w:p w14:paraId="1A4CE440" w14:textId="279B85DB"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15.10</w:t>
            </w:r>
          </w:p>
        </w:tc>
        <w:tc>
          <w:tcPr>
            <w:tcW w:w="528" w:type="pct"/>
            <w:noWrap/>
            <w:vAlign w:val="bottom"/>
            <w:hideMark/>
          </w:tcPr>
          <w:p w14:paraId="12DD1ED7" w14:textId="665D826E"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24.85</w:t>
            </w:r>
          </w:p>
        </w:tc>
        <w:tc>
          <w:tcPr>
            <w:tcW w:w="636" w:type="pct"/>
            <w:noWrap/>
            <w:vAlign w:val="bottom"/>
            <w:hideMark/>
          </w:tcPr>
          <w:p w14:paraId="47F4E70C" w14:textId="370B7F48"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14.90</w:t>
            </w:r>
          </w:p>
        </w:tc>
        <w:tc>
          <w:tcPr>
            <w:tcW w:w="560" w:type="pct"/>
            <w:noWrap/>
            <w:vAlign w:val="bottom"/>
            <w:hideMark/>
          </w:tcPr>
          <w:p w14:paraId="19509DC0" w14:textId="68131558"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8.03</w:t>
            </w:r>
          </w:p>
        </w:tc>
        <w:tc>
          <w:tcPr>
            <w:tcW w:w="560" w:type="pct"/>
            <w:noWrap/>
            <w:vAlign w:val="bottom"/>
            <w:hideMark/>
          </w:tcPr>
          <w:p w14:paraId="44C09D93" w14:textId="4DE025EB"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-4.76</w:t>
            </w:r>
          </w:p>
        </w:tc>
        <w:tc>
          <w:tcPr>
            <w:tcW w:w="439" w:type="pct"/>
            <w:noWrap/>
            <w:vAlign w:val="bottom"/>
            <w:hideMark/>
          </w:tcPr>
          <w:p w14:paraId="2C69ED8A" w14:textId="5770B988"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r w:rsidR="00CE199F" w:rsidRPr="00CE199F" w14:paraId="4A164838" w14:textId="77777777" w:rsidTr="00826A2A">
        <w:trPr>
          <w:trHeight w:val="288"/>
        </w:trPr>
        <w:tc>
          <w:tcPr>
            <w:tcW w:w="705" w:type="pct"/>
            <w:noWrap/>
            <w:hideMark/>
          </w:tcPr>
          <w:p w14:paraId="554970BE"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proofErr w:type="gramStart"/>
            <w:r w:rsidRPr="00826A2A">
              <w:rPr>
                <w:rFonts w:ascii="Aptos Narrow" w:eastAsia="Times New Roman" w:hAnsi="Aptos Narrow" w:cs="Times New Roman"/>
                <w:color w:val="000000"/>
                <w:kern w:val="0"/>
                <w:sz w:val="20"/>
                <w:szCs w:val="20"/>
                <w:lang w:eastAsia="en-ZW"/>
                <w14:ligatures w14:val="none"/>
              </w:rPr>
              <w:t>Nov  1</w:t>
            </w:r>
            <w:proofErr w:type="gramEnd"/>
            <w:r w:rsidRPr="00826A2A">
              <w:rPr>
                <w:rFonts w:ascii="Aptos Narrow" w:eastAsia="Times New Roman" w:hAnsi="Aptos Narrow" w:cs="Times New Roman"/>
                <w:color w:val="000000"/>
                <w:kern w:val="0"/>
                <w:sz w:val="20"/>
                <w:szCs w:val="20"/>
                <w:lang w:eastAsia="en-ZW"/>
                <w14:ligatures w14:val="none"/>
              </w:rPr>
              <w:t>-Nov 10</w:t>
            </w:r>
          </w:p>
        </w:tc>
        <w:tc>
          <w:tcPr>
            <w:tcW w:w="865" w:type="pct"/>
            <w:noWrap/>
            <w:hideMark/>
          </w:tcPr>
          <w:p w14:paraId="7D7707CE"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Nov 11-Nov 20</w:t>
            </w:r>
          </w:p>
        </w:tc>
        <w:tc>
          <w:tcPr>
            <w:tcW w:w="314" w:type="pct"/>
            <w:noWrap/>
            <w:vAlign w:val="bottom"/>
            <w:hideMark/>
          </w:tcPr>
          <w:p w14:paraId="5A73616C" w14:textId="4EAD13C7"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67</w:t>
            </w:r>
          </w:p>
        </w:tc>
        <w:tc>
          <w:tcPr>
            <w:tcW w:w="393" w:type="pct"/>
            <w:noWrap/>
            <w:vAlign w:val="bottom"/>
            <w:hideMark/>
          </w:tcPr>
          <w:p w14:paraId="176D422E" w14:textId="0B723518"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1.82</w:t>
            </w:r>
          </w:p>
        </w:tc>
        <w:tc>
          <w:tcPr>
            <w:tcW w:w="528" w:type="pct"/>
            <w:noWrap/>
            <w:vAlign w:val="bottom"/>
            <w:hideMark/>
          </w:tcPr>
          <w:p w14:paraId="55909F4C" w14:textId="32D85710"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18.48</w:t>
            </w:r>
          </w:p>
        </w:tc>
        <w:tc>
          <w:tcPr>
            <w:tcW w:w="636" w:type="pct"/>
            <w:noWrap/>
            <w:vAlign w:val="bottom"/>
            <w:hideMark/>
          </w:tcPr>
          <w:p w14:paraId="283C167B" w14:textId="3F019746"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9.94</w:t>
            </w:r>
          </w:p>
        </w:tc>
        <w:tc>
          <w:tcPr>
            <w:tcW w:w="560" w:type="pct"/>
            <w:noWrap/>
            <w:vAlign w:val="bottom"/>
            <w:hideMark/>
          </w:tcPr>
          <w:p w14:paraId="2437276E" w14:textId="35A9A496"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4.35</w:t>
            </w:r>
          </w:p>
        </w:tc>
        <w:tc>
          <w:tcPr>
            <w:tcW w:w="560" w:type="pct"/>
            <w:noWrap/>
            <w:vAlign w:val="bottom"/>
            <w:hideMark/>
          </w:tcPr>
          <w:p w14:paraId="72F06A05" w14:textId="7098E2F7"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439" w:type="pct"/>
            <w:noWrap/>
            <w:vAlign w:val="bottom"/>
            <w:hideMark/>
          </w:tcPr>
          <w:p w14:paraId="0C203177" w14:textId="49AC19DF"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-37.44</w:t>
            </w:r>
          </w:p>
        </w:tc>
      </w:tr>
      <w:tr w:rsidR="00CE199F" w:rsidRPr="00CE199F" w14:paraId="36C65AB5" w14:textId="77777777" w:rsidTr="00826A2A">
        <w:trPr>
          <w:trHeight w:val="288"/>
        </w:trPr>
        <w:tc>
          <w:tcPr>
            <w:tcW w:w="705" w:type="pct"/>
            <w:noWrap/>
            <w:hideMark/>
          </w:tcPr>
          <w:p w14:paraId="53DD69B4"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proofErr w:type="gramStart"/>
            <w:r w:rsidRPr="00826A2A">
              <w:rPr>
                <w:rFonts w:ascii="Aptos Narrow" w:eastAsia="Times New Roman" w:hAnsi="Aptos Narrow" w:cs="Times New Roman"/>
                <w:color w:val="000000"/>
                <w:kern w:val="0"/>
                <w:sz w:val="20"/>
                <w:szCs w:val="20"/>
                <w:lang w:eastAsia="en-ZW"/>
                <w14:ligatures w14:val="none"/>
              </w:rPr>
              <w:t>Nov  1</w:t>
            </w:r>
            <w:proofErr w:type="gramEnd"/>
            <w:r w:rsidRPr="00826A2A">
              <w:rPr>
                <w:rFonts w:ascii="Aptos Narrow" w:eastAsia="Times New Roman" w:hAnsi="Aptos Narrow" w:cs="Times New Roman"/>
                <w:color w:val="000000"/>
                <w:kern w:val="0"/>
                <w:sz w:val="20"/>
                <w:szCs w:val="20"/>
                <w:lang w:eastAsia="en-ZW"/>
                <w14:ligatures w14:val="none"/>
              </w:rPr>
              <w:t>-Nov 10</w:t>
            </w:r>
          </w:p>
        </w:tc>
        <w:tc>
          <w:tcPr>
            <w:tcW w:w="865" w:type="pct"/>
            <w:noWrap/>
            <w:hideMark/>
          </w:tcPr>
          <w:p w14:paraId="702D04AA" w14:textId="77777777" w:rsidR="00A33BA5" w:rsidRPr="00826A2A" w:rsidRDefault="00A33BA5" w:rsidP="00A33BA5">
            <w:pPr>
              <w:jc w:val="left"/>
              <w:rPr>
                <w:rFonts w:ascii="Aptos Narrow" w:eastAsia="Times New Roman" w:hAnsi="Aptos Narrow" w:cs="Times New Roman"/>
                <w:color w:val="000000"/>
                <w:kern w:val="0"/>
                <w:sz w:val="20"/>
                <w:szCs w:val="20"/>
                <w:lang w:eastAsia="en-ZW"/>
                <w14:ligatures w14:val="none"/>
              </w:rPr>
            </w:pPr>
            <w:proofErr w:type="gramStart"/>
            <w:r w:rsidRPr="00826A2A">
              <w:rPr>
                <w:rFonts w:ascii="Aptos Narrow" w:eastAsia="Times New Roman" w:hAnsi="Aptos Narrow" w:cs="Times New Roman"/>
                <w:color w:val="000000"/>
                <w:kern w:val="0"/>
                <w:sz w:val="20"/>
                <w:szCs w:val="20"/>
                <w:lang w:eastAsia="en-ZW"/>
                <w14:ligatures w14:val="none"/>
              </w:rPr>
              <w:t>Nov  1</w:t>
            </w:r>
            <w:proofErr w:type="gramEnd"/>
            <w:r w:rsidRPr="00826A2A">
              <w:rPr>
                <w:rFonts w:ascii="Aptos Narrow" w:eastAsia="Times New Roman" w:hAnsi="Aptos Narrow" w:cs="Times New Roman"/>
                <w:color w:val="000000"/>
                <w:kern w:val="0"/>
                <w:sz w:val="20"/>
                <w:szCs w:val="20"/>
                <w:lang w:eastAsia="en-ZW"/>
                <w14:ligatures w14:val="none"/>
              </w:rPr>
              <w:t>-Nov 10</w:t>
            </w:r>
          </w:p>
        </w:tc>
        <w:tc>
          <w:tcPr>
            <w:tcW w:w="314" w:type="pct"/>
            <w:noWrap/>
            <w:vAlign w:val="bottom"/>
            <w:hideMark/>
          </w:tcPr>
          <w:p w14:paraId="0A18EBA4" w14:textId="6483CA91"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132</w:t>
            </w:r>
          </w:p>
        </w:tc>
        <w:tc>
          <w:tcPr>
            <w:tcW w:w="393" w:type="pct"/>
            <w:noWrap/>
            <w:vAlign w:val="bottom"/>
            <w:hideMark/>
          </w:tcPr>
          <w:p w14:paraId="7914AC0C" w14:textId="092C7622"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3.58</w:t>
            </w:r>
          </w:p>
        </w:tc>
        <w:tc>
          <w:tcPr>
            <w:tcW w:w="528" w:type="pct"/>
            <w:noWrap/>
            <w:vAlign w:val="bottom"/>
            <w:hideMark/>
          </w:tcPr>
          <w:p w14:paraId="29192E6A" w14:textId="26C050B2"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27.85</w:t>
            </w:r>
          </w:p>
        </w:tc>
        <w:tc>
          <w:tcPr>
            <w:tcW w:w="636" w:type="pct"/>
            <w:noWrap/>
            <w:vAlign w:val="bottom"/>
            <w:hideMark/>
          </w:tcPr>
          <w:p w14:paraId="46165B45" w14:textId="6D9CCDF9"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17.86</w:t>
            </w:r>
          </w:p>
        </w:tc>
        <w:tc>
          <w:tcPr>
            <w:tcW w:w="560" w:type="pct"/>
            <w:noWrap/>
            <w:vAlign w:val="bottom"/>
            <w:hideMark/>
          </w:tcPr>
          <w:p w14:paraId="62B839D6" w14:textId="39C91552"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11.27</w:t>
            </w:r>
          </w:p>
        </w:tc>
        <w:tc>
          <w:tcPr>
            <w:tcW w:w="560" w:type="pct"/>
            <w:noWrap/>
            <w:vAlign w:val="bottom"/>
            <w:hideMark/>
          </w:tcPr>
          <w:p w14:paraId="508FA36E" w14:textId="2906F243"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6.23</w:t>
            </w:r>
          </w:p>
        </w:tc>
        <w:tc>
          <w:tcPr>
            <w:tcW w:w="439" w:type="pct"/>
            <w:noWrap/>
            <w:vAlign w:val="bottom"/>
            <w:hideMark/>
          </w:tcPr>
          <w:p w14:paraId="317D80E3" w14:textId="3B2CE579" w:rsidR="00A33BA5" w:rsidRPr="00826A2A" w:rsidRDefault="00A33BA5" w:rsidP="00A33BA5">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bl>
    <w:p w14:paraId="49D136E5" w14:textId="77777777" w:rsidR="007A1399" w:rsidRDefault="007A1399" w:rsidP="008E2E9B">
      <w:pPr>
        <w:rPr>
          <w:rFonts w:ascii="Aptos" w:hAnsi="Aptos"/>
          <w:sz w:val="24"/>
          <w:szCs w:val="24"/>
        </w:rPr>
      </w:pPr>
    </w:p>
    <w:p w14:paraId="12E7276B" w14:textId="37526BBE" w:rsidR="004B6D74" w:rsidRPr="00245780" w:rsidRDefault="004B6D74" w:rsidP="008E2E9B">
      <w:pPr>
        <w:rPr>
          <w:rFonts w:ascii="Aptos" w:hAnsi="Aptos"/>
          <w:sz w:val="24"/>
          <w:szCs w:val="24"/>
        </w:rPr>
      </w:pPr>
      <w:r>
        <w:rPr>
          <w:rFonts w:ascii="Aptos" w:hAnsi="Aptos"/>
          <w:sz w:val="24"/>
          <w:szCs w:val="24"/>
        </w:rPr>
        <w:t xml:space="preserve">We find similar results for the case of irrigations and variety management with the targeted policy providing much higher out-of-sample performance </w:t>
      </w:r>
      <w:r w:rsidR="008D69DA">
        <w:rPr>
          <w:rFonts w:ascii="Aptos" w:hAnsi="Aptos"/>
          <w:sz w:val="24"/>
          <w:szCs w:val="24"/>
        </w:rPr>
        <w:t xml:space="preserve">that any of the uniform policies except in cases where the </w:t>
      </w:r>
      <w:r w:rsidR="00C721BC">
        <w:rPr>
          <w:rFonts w:ascii="Aptos" w:hAnsi="Aptos"/>
          <w:sz w:val="24"/>
          <w:szCs w:val="24"/>
        </w:rPr>
        <w:t>best overall technology</w:t>
      </w:r>
      <w:r w:rsidR="008D69DA">
        <w:rPr>
          <w:rFonts w:ascii="Aptos" w:hAnsi="Aptos"/>
          <w:sz w:val="24"/>
          <w:szCs w:val="24"/>
        </w:rPr>
        <w:t xml:space="preserve"> is not </w:t>
      </w:r>
      <w:proofErr w:type="gramStart"/>
      <w:r w:rsidR="00C721BC">
        <w:rPr>
          <w:rFonts w:ascii="Aptos" w:hAnsi="Aptos"/>
          <w:sz w:val="24"/>
          <w:szCs w:val="24"/>
        </w:rPr>
        <w:t>prescribe</w:t>
      </w:r>
      <w:proofErr w:type="gramEnd"/>
      <w:r w:rsidR="00C721BC">
        <w:rPr>
          <w:rFonts w:ascii="Aptos" w:hAnsi="Aptos"/>
          <w:sz w:val="24"/>
          <w:szCs w:val="24"/>
        </w:rPr>
        <w:t xml:space="preserve"> by the depth 2 policy</w:t>
      </w:r>
      <w:ins w:id="199" w:author="MKONDIWA, Maxwell (CIMMYT-India)" w:date="2024-07-23T15:21:00Z" w16du:dateUtc="2024-07-23T09:51:00Z">
        <w:r w:rsidR="00F05BA4">
          <w:rPr>
            <w:rFonts w:ascii="Aptos" w:hAnsi="Aptos"/>
            <w:sz w:val="24"/>
            <w:szCs w:val="24"/>
          </w:rPr>
          <w:t xml:space="preserve"> (see appendix tables)</w:t>
        </w:r>
      </w:ins>
      <w:r w:rsidR="00C721BC">
        <w:rPr>
          <w:rFonts w:ascii="Aptos" w:hAnsi="Aptos"/>
          <w:sz w:val="24"/>
          <w:szCs w:val="24"/>
        </w:rPr>
        <w:t xml:space="preserve">. </w:t>
      </w:r>
    </w:p>
    <w:p w14:paraId="1313AC56" w14:textId="5AAA3302" w:rsidR="00A14935" w:rsidRPr="008F79D1" w:rsidRDefault="00357264" w:rsidP="001578B0">
      <w:pPr>
        <w:pStyle w:val="Heading3"/>
      </w:pPr>
      <w:r w:rsidRPr="008F79D1">
        <w:t>3.</w:t>
      </w:r>
      <w:r w:rsidR="00824814" w:rsidRPr="008F79D1">
        <w:t>3.4</w:t>
      </w:r>
      <w:r w:rsidRPr="008F79D1">
        <w:t xml:space="preserve">. </w:t>
      </w:r>
      <w:r w:rsidR="0044358C" w:rsidRPr="008F79D1">
        <w:t>Including p</w:t>
      </w:r>
      <w:r w:rsidR="00B55C55" w:rsidRPr="008F79D1">
        <w:t>roduction</w:t>
      </w:r>
      <w:r w:rsidR="00427DD6">
        <w:t>,</w:t>
      </w:r>
      <w:r w:rsidR="0044358C" w:rsidRPr="008F79D1">
        <w:t xml:space="preserve"> targeting</w:t>
      </w:r>
      <w:r w:rsidR="00427DD6">
        <w:t xml:space="preserve"> and environmental</w:t>
      </w:r>
      <w:r w:rsidR="0044358C" w:rsidRPr="008F79D1">
        <w:t xml:space="preserve"> costs in policy evaluation</w:t>
      </w:r>
      <w:r w:rsidR="00824814" w:rsidRPr="008F79D1">
        <w:t>:</w:t>
      </w:r>
      <w:r w:rsidR="00D31702">
        <w:t xml:space="preserve"> Illustrative i</w:t>
      </w:r>
      <w:r w:rsidR="00824814" w:rsidRPr="008F79D1">
        <w:t>rrigation exa</w:t>
      </w:r>
      <w:r w:rsidR="001D6C21" w:rsidRPr="008F79D1">
        <w:t>mple</w:t>
      </w:r>
      <w:r w:rsidR="00B20FAC">
        <w:rPr>
          <w:rStyle w:val="FootnoteReference"/>
        </w:rPr>
        <w:footnoteReference w:id="5"/>
      </w:r>
    </w:p>
    <w:p w14:paraId="603A14C1" w14:textId="1059A324" w:rsidR="006843D7" w:rsidRDefault="002806A5" w:rsidP="001D4C5A">
      <w:pPr>
        <w:rPr>
          <w:rFonts w:ascii="Aptos" w:hAnsi="Aptos"/>
          <w:sz w:val="24"/>
          <w:szCs w:val="24"/>
        </w:rPr>
      </w:pPr>
      <w:r w:rsidRPr="001578B0">
        <w:rPr>
          <w:rFonts w:ascii="Aptos" w:hAnsi="Aptos"/>
          <w:sz w:val="24"/>
          <w:szCs w:val="24"/>
        </w:rPr>
        <w:t xml:space="preserve">The </w:t>
      </w:r>
      <w:r w:rsidR="0042383F" w:rsidRPr="001578B0">
        <w:rPr>
          <w:rFonts w:ascii="Aptos" w:hAnsi="Aptos"/>
          <w:sz w:val="24"/>
          <w:szCs w:val="24"/>
        </w:rPr>
        <w:t>results so far are based on yield benefits of the technology options</w:t>
      </w:r>
      <w:r w:rsidR="00774BBD" w:rsidRPr="001578B0">
        <w:rPr>
          <w:rFonts w:ascii="Aptos" w:hAnsi="Aptos"/>
          <w:sz w:val="24"/>
          <w:szCs w:val="24"/>
        </w:rPr>
        <w:t xml:space="preserve">. The policy tree algorithm however allows one to </w:t>
      </w:r>
      <w:commentRangeStart w:id="200"/>
      <w:commentRangeStart w:id="201"/>
      <w:r w:rsidR="00774BBD" w:rsidRPr="001578B0">
        <w:rPr>
          <w:rFonts w:ascii="Aptos" w:hAnsi="Aptos"/>
          <w:sz w:val="24"/>
          <w:szCs w:val="24"/>
        </w:rPr>
        <w:t xml:space="preserve">embed a cost </w:t>
      </w:r>
      <w:r w:rsidR="001E1C87" w:rsidRPr="001578B0">
        <w:rPr>
          <w:rFonts w:ascii="Aptos" w:hAnsi="Aptos"/>
          <w:sz w:val="24"/>
          <w:szCs w:val="24"/>
        </w:rPr>
        <w:t xml:space="preserve">function </w:t>
      </w:r>
      <w:commentRangeEnd w:id="200"/>
      <w:r w:rsidR="00FB3A2A" w:rsidRPr="001578B0">
        <w:rPr>
          <w:rStyle w:val="CommentReference"/>
          <w:rFonts w:ascii="Aptos" w:hAnsi="Aptos"/>
        </w:rPr>
        <w:commentReference w:id="200"/>
      </w:r>
      <w:commentRangeEnd w:id="201"/>
      <w:r w:rsidR="0072630F">
        <w:rPr>
          <w:rStyle w:val="CommentReference"/>
        </w:rPr>
        <w:commentReference w:id="201"/>
      </w:r>
      <w:r w:rsidR="001E1C87" w:rsidRPr="001578B0">
        <w:rPr>
          <w:rFonts w:ascii="Aptos" w:hAnsi="Aptos"/>
          <w:sz w:val="24"/>
          <w:szCs w:val="24"/>
        </w:rPr>
        <w:t>or any other complex functions of the yield gains.</w:t>
      </w:r>
      <w:r w:rsidR="00130143">
        <w:rPr>
          <w:rFonts w:ascii="Aptos" w:hAnsi="Aptos"/>
          <w:sz w:val="24"/>
          <w:szCs w:val="24"/>
        </w:rPr>
        <w:t xml:space="preserve"> For example, we could include irrigation costs, costs of implementing the targeting policy and environment</w:t>
      </w:r>
      <w:r w:rsidR="00AB694E">
        <w:rPr>
          <w:rFonts w:ascii="Aptos" w:hAnsi="Aptos"/>
          <w:sz w:val="24"/>
          <w:szCs w:val="24"/>
        </w:rPr>
        <w:t xml:space="preserve">al costs associated with groundwater overextraction. </w:t>
      </w:r>
    </w:p>
    <w:p w14:paraId="31D42E40" w14:textId="321C9E93" w:rsidR="00AD1C90" w:rsidRDefault="00B37CC2" w:rsidP="001D4C5A">
      <w:pPr>
        <w:rPr>
          <w:rFonts w:ascii="Aptos" w:hAnsi="Aptos"/>
          <w:sz w:val="24"/>
          <w:szCs w:val="24"/>
        </w:rPr>
      </w:pPr>
      <w:r>
        <w:rPr>
          <w:rFonts w:ascii="Aptos" w:hAnsi="Aptos"/>
          <w:sz w:val="24"/>
          <w:szCs w:val="24"/>
        </w:rPr>
        <w:lastRenderedPageBreak/>
        <w:t xml:space="preserve">To include the input cost, we can simply </w:t>
      </w:r>
      <w:proofErr w:type="spellStart"/>
      <w:r>
        <w:rPr>
          <w:rFonts w:ascii="Aptos" w:hAnsi="Aptos"/>
          <w:sz w:val="24"/>
          <w:szCs w:val="24"/>
        </w:rPr>
        <w:t>substra</w:t>
      </w:r>
      <w:r w:rsidR="007157FD">
        <w:rPr>
          <w:rFonts w:ascii="Aptos" w:hAnsi="Aptos"/>
          <w:sz w:val="24"/>
          <w:szCs w:val="24"/>
        </w:rPr>
        <w:t>ct</w:t>
      </w:r>
      <w:proofErr w:type="spellEnd"/>
      <w:r w:rsidR="007157FD">
        <w:rPr>
          <w:rFonts w:ascii="Aptos" w:hAnsi="Aptos"/>
          <w:sz w:val="24"/>
          <w:szCs w:val="24"/>
        </w:rPr>
        <w:t xml:space="preserve"> a yield equivalent cost from the </w:t>
      </w:r>
      <w:r w:rsidR="00914807">
        <w:rPr>
          <w:rFonts w:ascii="Aptos" w:hAnsi="Aptos"/>
          <w:sz w:val="24"/>
          <w:szCs w:val="24"/>
        </w:rPr>
        <w:t xml:space="preserve">double robust scores and use the policy tree optimization to </w:t>
      </w:r>
      <w:r w:rsidR="00724F28">
        <w:rPr>
          <w:rFonts w:ascii="Aptos" w:hAnsi="Aptos"/>
          <w:sz w:val="24"/>
          <w:szCs w:val="24"/>
        </w:rPr>
        <w:t xml:space="preserve">reassign. </w:t>
      </w:r>
    </w:p>
    <w:p w14:paraId="0966DB61" w14:textId="61DBBAEC" w:rsidR="008E334B" w:rsidRDefault="008E334B" w:rsidP="001D4C5A">
      <w:pPr>
        <w:rPr>
          <w:rFonts w:ascii="Aptos" w:hAnsi="Aptos"/>
          <w:sz w:val="24"/>
          <w:szCs w:val="24"/>
        </w:rPr>
      </w:pPr>
      <w:r>
        <w:rPr>
          <w:rFonts w:ascii="Aptos" w:hAnsi="Aptos"/>
          <w:sz w:val="24"/>
          <w:szCs w:val="24"/>
        </w:rPr>
        <w:t>For illustrative purposes, we consider the case of including production costs</w:t>
      </w:r>
      <w:r w:rsidR="00BA0F06">
        <w:rPr>
          <w:rFonts w:ascii="Aptos" w:hAnsi="Aptos"/>
          <w:sz w:val="24"/>
          <w:szCs w:val="24"/>
        </w:rPr>
        <w:t xml:space="preserve">. To simplify, the problem, </w:t>
      </w:r>
      <w:proofErr w:type="gramStart"/>
      <w:r w:rsidR="00BA0F06">
        <w:rPr>
          <w:rFonts w:ascii="Aptos" w:hAnsi="Aptos"/>
          <w:sz w:val="24"/>
          <w:szCs w:val="24"/>
        </w:rPr>
        <w:t>we  assume</w:t>
      </w:r>
      <w:proofErr w:type="gramEnd"/>
      <w:r w:rsidR="00BA0F06">
        <w:rPr>
          <w:rFonts w:ascii="Aptos" w:hAnsi="Aptos"/>
          <w:sz w:val="24"/>
          <w:szCs w:val="24"/>
        </w:rPr>
        <w:t xml:space="preserve"> that farmers are </w:t>
      </w:r>
      <w:r w:rsidR="0014755E">
        <w:rPr>
          <w:rFonts w:ascii="Aptos" w:hAnsi="Aptos"/>
          <w:sz w:val="24"/>
          <w:szCs w:val="24"/>
        </w:rPr>
        <w:t>the same output price at Rs. 15 per kg. (</w:t>
      </w:r>
      <w:proofErr w:type="gramStart"/>
      <w:r w:rsidR="0014755E">
        <w:rPr>
          <w:rFonts w:ascii="Aptos" w:hAnsi="Aptos"/>
          <w:sz w:val="24"/>
          <w:szCs w:val="24"/>
        </w:rPr>
        <w:t>or</w:t>
      </w:r>
      <w:proofErr w:type="gramEnd"/>
      <w:r w:rsidR="0014755E">
        <w:rPr>
          <w:rFonts w:ascii="Aptos" w:hAnsi="Aptos"/>
          <w:sz w:val="24"/>
          <w:szCs w:val="24"/>
        </w:rPr>
        <w:t xml:space="preserve"> Rs. 15,000 per ton). </w:t>
      </w:r>
      <w:r w:rsidR="00516E30">
        <w:rPr>
          <w:rFonts w:ascii="Aptos" w:hAnsi="Aptos"/>
          <w:sz w:val="24"/>
          <w:szCs w:val="24"/>
        </w:rPr>
        <w:t>On average, the farmers pay Rs. 12</w:t>
      </w:r>
      <w:r w:rsidR="00741165">
        <w:rPr>
          <w:rFonts w:ascii="Aptos" w:hAnsi="Aptos"/>
          <w:sz w:val="24"/>
          <w:szCs w:val="24"/>
        </w:rPr>
        <w:t xml:space="preserve">0 per hour for one irrigation </w:t>
      </w:r>
      <w:r w:rsidR="00D23BCA">
        <w:rPr>
          <w:rFonts w:ascii="Aptos" w:hAnsi="Aptos"/>
          <w:sz w:val="24"/>
          <w:szCs w:val="24"/>
        </w:rPr>
        <w:t xml:space="preserve">(10 hours) </w:t>
      </w:r>
      <w:r w:rsidR="00741165">
        <w:rPr>
          <w:rFonts w:ascii="Aptos" w:hAnsi="Aptos"/>
          <w:sz w:val="24"/>
          <w:szCs w:val="24"/>
        </w:rPr>
        <w:t xml:space="preserve">per ha or Rs. 1200 </w:t>
      </w:r>
      <w:r w:rsidR="00323346">
        <w:rPr>
          <w:rFonts w:ascii="Aptos" w:hAnsi="Aptos"/>
          <w:sz w:val="24"/>
          <w:szCs w:val="24"/>
        </w:rPr>
        <w:t xml:space="preserve">per </w:t>
      </w:r>
      <w:r w:rsidR="00741165">
        <w:rPr>
          <w:rFonts w:ascii="Aptos" w:hAnsi="Aptos"/>
          <w:sz w:val="24"/>
          <w:szCs w:val="24"/>
        </w:rPr>
        <w:t>ha</w:t>
      </w:r>
      <w:r w:rsidR="009B25EC">
        <w:rPr>
          <w:rFonts w:ascii="Aptos" w:hAnsi="Aptos"/>
          <w:sz w:val="24"/>
          <w:szCs w:val="24"/>
        </w:rPr>
        <w:t xml:space="preserve">. In wheat yield equivalents, this irrigation cost can buy </w:t>
      </w:r>
      <w:r w:rsidR="00472F78">
        <w:rPr>
          <w:rFonts w:ascii="Aptos" w:hAnsi="Aptos"/>
          <w:sz w:val="24"/>
          <w:szCs w:val="24"/>
        </w:rPr>
        <w:t xml:space="preserve">0.08 tons of wheat. </w:t>
      </w:r>
      <w:r w:rsidR="00134BF7">
        <w:rPr>
          <w:rFonts w:ascii="Aptos" w:hAnsi="Aptos"/>
          <w:sz w:val="24"/>
          <w:szCs w:val="24"/>
        </w:rPr>
        <w:t xml:space="preserve">Using this arithmetic, two irrigations can pay </w:t>
      </w:r>
      <w:r w:rsidR="009A7F6A">
        <w:rPr>
          <w:rFonts w:ascii="Aptos" w:hAnsi="Aptos"/>
          <w:sz w:val="24"/>
          <w:szCs w:val="24"/>
        </w:rPr>
        <w:t>0.</w:t>
      </w:r>
      <w:r w:rsidR="00F67ED6">
        <w:rPr>
          <w:rFonts w:ascii="Aptos" w:hAnsi="Aptos"/>
          <w:sz w:val="24"/>
          <w:szCs w:val="24"/>
        </w:rPr>
        <w:t>16</w:t>
      </w:r>
      <w:r w:rsidR="009A7F6A">
        <w:rPr>
          <w:rFonts w:ascii="Aptos" w:hAnsi="Aptos"/>
          <w:sz w:val="24"/>
          <w:szCs w:val="24"/>
        </w:rPr>
        <w:t xml:space="preserve"> tons of wheat,</w:t>
      </w:r>
      <w:r w:rsidR="00F67ED6">
        <w:rPr>
          <w:rFonts w:ascii="Aptos" w:hAnsi="Aptos"/>
          <w:sz w:val="24"/>
          <w:szCs w:val="24"/>
        </w:rPr>
        <w:t xml:space="preserve"> three irrigations can pay 0.</w:t>
      </w:r>
      <w:r w:rsidR="00962941">
        <w:rPr>
          <w:rFonts w:ascii="Aptos" w:hAnsi="Aptos"/>
          <w:sz w:val="24"/>
          <w:szCs w:val="24"/>
        </w:rPr>
        <w:t>24 tons of wheat</w:t>
      </w:r>
      <w:r w:rsidR="009A7F6A">
        <w:rPr>
          <w:rFonts w:ascii="Aptos" w:hAnsi="Aptos"/>
          <w:sz w:val="24"/>
          <w:szCs w:val="24"/>
        </w:rPr>
        <w:t xml:space="preserve"> </w:t>
      </w:r>
      <w:r w:rsidR="00EB3254">
        <w:rPr>
          <w:rFonts w:ascii="Aptos" w:hAnsi="Aptos"/>
          <w:sz w:val="24"/>
          <w:szCs w:val="24"/>
        </w:rPr>
        <w:t xml:space="preserve">and </w:t>
      </w:r>
      <w:r w:rsidR="00962941">
        <w:rPr>
          <w:rFonts w:ascii="Aptos" w:hAnsi="Aptos"/>
          <w:sz w:val="24"/>
          <w:szCs w:val="24"/>
        </w:rPr>
        <w:t>four irrigations can pay 0.</w:t>
      </w:r>
      <w:r w:rsidR="00355A31">
        <w:rPr>
          <w:rFonts w:ascii="Aptos" w:hAnsi="Aptos"/>
          <w:sz w:val="24"/>
          <w:szCs w:val="24"/>
        </w:rPr>
        <w:t xml:space="preserve"> 3</w:t>
      </w:r>
      <w:r w:rsidR="0043446C">
        <w:rPr>
          <w:rFonts w:ascii="Aptos" w:hAnsi="Aptos"/>
          <w:sz w:val="24"/>
          <w:szCs w:val="24"/>
        </w:rPr>
        <w:t xml:space="preserve">2 </w:t>
      </w:r>
      <w:r w:rsidR="00962941">
        <w:rPr>
          <w:rFonts w:ascii="Aptos" w:hAnsi="Aptos"/>
          <w:sz w:val="24"/>
          <w:szCs w:val="24"/>
        </w:rPr>
        <w:t xml:space="preserve">tons of wheat. </w:t>
      </w:r>
    </w:p>
    <w:p w14:paraId="65A0F677" w14:textId="657C15D6" w:rsidR="006675CF" w:rsidRDefault="00A60435" w:rsidP="001D4C5A">
      <w:pPr>
        <w:rPr>
          <w:rFonts w:ascii="Aptos" w:hAnsi="Aptos"/>
          <w:sz w:val="24"/>
          <w:szCs w:val="24"/>
        </w:rPr>
      </w:pPr>
      <w:r w:rsidRPr="001578B0">
        <w:rPr>
          <w:rFonts w:ascii="Aptos" w:hAnsi="Aptos"/>
          <w:sz w:val="24"/>
          <w:szCs w:val="24"/>
        </w:rPr>
        <w:t xml:space="preserve">Even </w:t>
      </w:r>
      <w:r w:rsidR="004E1AFD" w:rsidRPr="001578B0">
        <w:rPr>
          <w:rFonts w:ascii="Aptos" w:hAnsi="Aptos"/>
          <w:sz w:val="24"/>
          <w:szCs w:val="24"/>
        </w:rPr>
        <w:t xml:space="preserve">after </w:t>
      </w:r>
      <w:r w:rsidR="00B4134B">
        <w:rPr>
          <w:rFonts w:ascii="Aptos" w:hAnsi="Aptos"/>
          <w:sz w:val="24"/>
          <w:szCs w:val="24"/>
        </w:rPr>
        <w:t>including</w:t>
      </w:r>
      <w:r w:rsidR="00B4134B" w:rsidRPr="001578B0">
        <w:rPr>
          <w:rFonts w:ascii="Aptos" w:hAnsi="Aptos"/>
          <w:sz w:val="24"/>
          <w:szCs w:val="24"/>
        </w:rPr>
        <w:t xml:space="preserve"> </w:t>
      </w:r>
      <w:r w:rsidR="004E1AFD" w:rsidRPr="001578B0">
        <w:rPr>
          <w:rFonts w:ascii="Aptos" w:hAnsi="Aptos"/>
          <w:sz w:val="24"/>
          <w:szCs w:val="24"/>
        </w:rPr>
        <w:t>the cost of</w:t>
      </w:r>
      <w:r w:rsidR="009330F1" w:rsidRPr="001578B0">
        <w:rPr>
          <w:rFonts w:ascii="Aptos" w:hAnsi="Aptos"/>
          <w:sz w:val="24"/>
          <w:szCs w:val="24"/>
        </w:rPr>
        <w:t xml:space="preserve"> irrigation, almost </w:t>
      </w:r>
      <w:r w:rsidR="0027162E">
        <w:rPr>
          <w:rFonts w:ascii="Aptos" w:hAnsi="Aptos"/>
          <w:sz w:val="24"/>
          <w:szCs w:val="24"/>
        </w:rPr>
        <w:t>87</w:t>
      </w:r>
      <w:r w:rsidR="009330F1" w:rsidRPr="001578B0">
        <w:rPr>
          <w:rFonts w:ascii="Aptos" w:hAnsi="Aptos"/>
          <w:sz w:val="24"/>
          <w:szCs w:val="24"/>
        </w:rPr>
        <w:t>%</w:t>
      </w:r>
      <w:r w:rsidR="00D97916">
        <w:rPr>
          <w:rFonts w:ascii="Aptos" w:hAnsi="Aptos"/>
          <w:sz w:val="24"/>
          <w:szCs w:val="24"/>
        </w:rPr>
        <w:t xml:space="preserve"> of the farmers</w:t>
      </w:r>
      <w:r w:rsidR="009330F1" w:rsidRPr="001578B0">
        <w:rPr>
          <w:rFonts w:ascii="Aptos" w:hAnsi="Aptos"/>
          <w:sz w:val="24"/>
          <w:szCs w:val="24"/>
        </w:rPr>
        <w:t xml:space="preserve"> are recommended to </w:t>
      </w:r>
      <w:r w:rsidR="00C57132" w:rsidRPr="001578B0">
        <w:rPr>
          <w:rFonts w:ascii="Aptos" w:hAnsi="Aptos"/>
          <w:sz w:val="24"/>
          <w:szCs w:val="24"/>
        </w:rPr>
        <w:t xml:space="preserve">apply four irrigations </w:t>
      </w:r>
      <w:r w:rsidR="007C52EA" w:rsidRPr="001578B0">
        <w:rPr>
          <w:rFonts w:ascii="Aptos" w:hAnsi="Aptos"/>
          <w:sz w:val="24"/>
          <w:szCs w:val="24"/>
        </w:rPr>
        <w:t>(</w:t>
      </w:r>
      <w:r w:rsidR="005D10B7" w:rsidRPr="001578B0">
        <w:rPr>
          <w:rFonts w:ascii="Aptos" w:hAnsi="Aptos"/>
          <w:sz w:val="24"/>
          <w:szCs w:val="24"/>
        </w:rPr>
        <w:t>F</w:t>
      </w:r>
      <w:r w:rsidR="007C52EA" w:rsidRPr="001578B0">
        <w:rPr>
          <w:rFonts w:ascii="Aptos" w:hAnsi="Aptos"/>
          <w:sz w:val="24"/>
          <w:szCs w:val="24"/>
        </w:rPr>
        <w:t xml:space="preserve">igure </w:t>
      </w:r>
      <w:r w:rsidR="003357A1">
        <w:rPr>
          <w:rFonts w:ascii="Aptos" w:hAnsi="Aptos"/>
          <w:sz w:val="24"/>
          <w:szCs w:val="24"/>
        </w:rPr>
        <w:t>9</w:t>
      </w:r>
      <w:r w:rsidR="005D10B7" w:rsidRPr="001578B0">
        <w:rPr>
          <w:rFonts w:ascii="Aptos" w:hAnsi="Aptos"/>
          <w:sz w:val="24"/>
          <w:szCs w:val="24"/>
        </w:rPr>
        <w:t>)</w:t>
      </w:r>
      <w:r w:rsidR="00C57132" w:rsidRPr="001578B0">
        <w:rPr>
          <w:rFonts w:ascii="Aptos" w:hAnsi="Aptos"/>
          <w:sz w:val="24"/>
          <w:szCs w:val="24"/>
        </w:rPr>
        <w:t xml:space="preserve">. </w:t>
      </w:r>
      <w:r w:rsidR="00D97916">
        <w:rPr>
          <w:rFonts w:ascii="Aptos" w:hAnsi="Aptos"/>
          <w:sz w:val="24"/>
          <w:szCs w:val="24"/>
        </w:rPr>
        <w:t>This is because</w:t>
      </w:r>
      <w:ins w:id="202" w:author="MKONDIWA, Maxwell (CIMMYT-India)" w:date="2024-07-23T07:42:00Z" w16du:dateUtc="2024-07-23T02:12:00Z">
        <w:r w:rsidR="00F34A28">
          <w:rPr>
            <w:rFonts w:ascii="Aptos" w:hAnsi="Aptos"/>
            <w:sz w:val="24"/>
            <w:szCs w:val="24"/>
          </w:rPr>
          <w:t xml:space="preserve"> </w:t>
        </w:r>
      </w:ins>
      <w:del w:id="203" w:author="MKONDIWA, Maxwell (CIMMYT-India)" w:date="2024-07-23T07:42:00Z" w16du:dateUtc="2024-07-23T02:12:00Z">
        <w:r w:rsidR="00D97916" w:rsidDel="00F34A28">
          <w:rPr>
            <w:rFonts w:ascii="Aptos" w:hAnsi="Aptos"/>
            <w:sz w:val="24"/>
            <w:szCs w:val="24"/>
          </w:rPr>
          <w:delText xml:space="preserve"> even </w:delText>
        </w:r>
      </w:del>
      <w:r w:rsidR="006371C3">
        <w:rPr>
          <w:rFonts w:ascii="Aptos" w:hAnsi="Aptos"/>
          <w:sz w:val="24"/>
          <w:szCs w:val="24"/>
        </w:rPr>
        <w:t xml:space="preserve">yield gains are higher enough to cover the cost of irrigation. </w:t>
      </w:r>
      <w:r w:rsidR="00C57132" w:rsidRPr="001578B0">
        <w:rPr>
          <w:rFonts w:ascii="Aptos" w:hAnsi="Aptos"/>
          <w:sz w:val="24"/>
          <w:szCs w:val="24"/>
        </w:rPr>
        <w:t xml:space="preserve">The evidence seems to be clear that farmers would gain from </w:t>
      </w:r>
      <w:r w:rsidR="00704278" w:rsidRPr="001578B0">
        <w:rPr>
          <w:rFonts w:ascii="Aptos" w:hAnsi="Aptos"/>
          <w:sz w:val="24"/>
          <w:szCs w:val="24"/>
        </w:rPr>
        <w:t>either three or four irrigations and that the cost of the irrigation seems to matter less in this decision</w:t>
      </w:r>
      <w:r w:rsidR="007C52EA" w:rsidRPr="001578B0">
        <w:rPr>
          <w:rFonts w:ascii="Aptos" w:hAnsi="Aptos"/>
          <w:sz w:val="24"/>
          <w:szCs w:val="24"/>
        </w:rPr>
        <w:t xml:space="preserve"> because the revenue gains are so enormous. </w:t>
      </w:r>
    </w:p>
    <w:p w14:paraId="2F02F3A4" w14:textId="1D6F5DD8" w:rsidR="006675CF" w:rsidRPr="001578B0" w:rsidRDefault="00374398" w:rsidP="006675CF">
      <w:pPr>
        <w:rPr>
          <w:rFonts w:ascii="Aptos" w:hAnsi="Aptos"/>
        </w:rPr>
      </w:pPr>
      <w:r w:rsidRPr="00374398">
        <w:rPr>
          <w:noProof/>
        </w:rPr>
        <w:drawing>
          <wp:inline distT="0" distB="0" distL="0" distR="0" wp14:anchorId="60EBCA55" wp14:editId="336E3DAF">
            <wp:extent cx="5334000" cy="4340006"/>
            <wp:effectExtent l="0" t="0" r="0" b="3810"/>
            <wp:docPr id="1928975604" name="Picture 1" descr="A purple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75604" name="Picture 1" descr="A purple and yellow graph&#10;&#10;Description automatically generated"/>
                    <pic:cNvPicPr/>
                  </pic:nvPicPr>
                  <pic:blipFill>
                    <a:blip r:embed="rId20"/>
                    <a:stretch>
                      <a:fillRect/>
                    </a:stretch>
                  </pic:blipFill>
                  <pic:spPr>
                    <a:xfrm>
                      <a:off x="0" y="0"/>
                      <a:ext cx="5364726" cy="4365006"/>
                    </a:xfrm>
                    <a:prstGeom prst="rect">
                      <a:avLst/>
                    </a:prstGeom>
                  </pic:spPr>
                </pic:pic>
              </a:graphicData>
            </a:graphic>
          </wp:inline>
        </w:drawing>
      </w:r>
    </w:p>
    <w:p w14:paraId="5D566EC4" w14:textId="107BE5AA" w:rsidR="00A15E65" w:rsidRPr="00822E80" w:rsidDel="00D462FB" w:rsidRDefault="006675CF" w:rsidP="00822E80">
      <w:pPr>
        <w:rPr>
          <w:del w:id="204" w:author="MKONDIWA, Maxwell (CIMMYT-India)" w:date="2024-07-22T22:38:00Z" w16du:dateUtc="2024-07-22T17:08:00Z"/>
          <w:rFonts w:ascii="Aptos" w:hAnsi="Aptos"/>
          <w:sz w:val="24"/>
          <w:szCs w:val="24"/>
        </w:rPr>
      </w:pPr>
      <w:r w:rsidRPr="001578B0">
        <w:rPr>
          <w:rFonts w:ascii="Aptos" w:hAnsi="Aptos"/>
          <w:sz w:val="24"/>
          <w:szCs w:val="24"/>
        </w:rPr>
        <w:t xml:space="preserve">Figure </w:t>
      </w:r>
      <w:r w:rsidR="006F183A" w:rsidRPr="001578B0">
        <w:rPr>
          <w:rFonts w:ascii="Aptos" w:hAnsi="Aptos"/>
          <w:sz w:val="24"/>
          <w:szCs w:val="24"/>
        </w:rPr>
        <w:t>9</w:t>
      </w:r>
      <w:r w:rsidRPr="001578B0">
        <w:rPr>
          <w:rFonts w:ascii="Aptos" w:hAnsi="Aptos"/>
          <w:sz w:val="24"/>
          <w:szCs w:val="24"/>
        </w:rPr>
        <w:t xml:space="preserve">: Targeting irrigation assuming costs (note: Revenue gain: Rs. 15/kg x Yield gain, irrigation cost: Rs. 120/hr x 10 hrs=1200/ha for 1 irrigation (80kg), Rs. 2400 for 2 irrigations (160kg), Rs. 3600 for 3 irrigations (240kg wheat equiv.), and Rs. </w:t>
      </w:r>
      <w:r w:rsidR="0049642C">
        <w:rPr>
          <w:rFonts w:ascii="Aptos" w:hAnsi="Aptos"/>
          <w:sz w:val="24"/>
          <w:szCs w:val="24"/>
        </w:rPr>
        <w:t>48</w:t>
      </w:r>
      <w:r w:rsidRPr="001578B0">
        <w:rPr>
          <w:rFonts w:ascii="Aptos" w:hAnsi="Aptos"/>
          <w:sz w:val="24"/>
          <w:szCs w:val="24"/>
        </w:rPr>
        <w:t>00 for 4 irrigations (</w:t>
      </w:r>
      <w:r w:rsidR="00A6481C">
        <w:rPr>
          <w:rFonts w:ascii="Aptos" w:hAnsi="Aptos"/>
          <w:sz w:val="24"/>
          <w:szCs w:val="24"/>
        </w:rPr>
        <w:t>320</w:t>
      </w:r>
      <w:r w:rsidRPr="001578B0">
        <w:rPr>
          <w:rFonts w:ascii="Aptos" w:hAnsi="Aptos"/>
          <w:sz w:val="24"/>
          <w:szCs w:val="24"/>
        </w:rPr>
        <w:t xml:space="preserve">kg wheat equiv.). </w:t>
      </w:r>
    </w:p>
    <w:p w14:paraId="1EB3F112" w14:textId="77777777" w:rsidR="00822E80" w:rsidRDefault="00822E80">
      <w:pPr>
        <w:jc w:val="left"/>
        <w:rPr>
          <w:ins w:id="205" w:author="MKONDIWA, Maxwell (CIMMYT-India)" w:date="2024-07-24T12:22:00Z" w16du:dateUtc="2024-07-24T06:52:00Z"/>
          <w:rFonts w:ascii="Aptos" w:eastAsiaTheme="majorEastAsia" w:hAnsi="Aptos" w:cstheme="majorBidi"/>
          <w:b/>
          <w:color w:val="2F5496" w:themeColor="accent1" w:themeShade="BF"/>
          <w:sz w:val="28"/>
          <w:szCs w:val="32"/>
        </w:rPr>
      </w:pPr>
      <w:ins w:id="206" w:author="MKONDIWA, Maxwell (CIMMYT-India)" w:date="2024-07-24T12:22:00Z" w16du:dateUtc="2024-07-24T06:52:00Z">
        <w:r>
          <w:rPr>
            <w:rFonts w:ascii="Aptos" w:hAnsi="Aptos"/>
          </w:rPr>
          <w:br w:type="page"/>
        </w:r>
      </w:ins>
    </w:p>
    <w:p w14:paraId="560A1788" w14:textId="30C8B426" w:rsidR="002329A8" w:rsidRPr="001578B0" w:rsidRDefault="002329A8" w:rsidP="002329A8">
      <w:pPr>
        <w:pStyle w:val="Heading1"/>
        <w:rPr>
          <w:rFonts w:ascii="Aptos" w:hAnsi="Aptos"/>
        </w:rPr>
      </w:pPr>
      <w:r w:rsidRPr="001578B0">
        <w:rPr>
          <w:rFonts w:ascii="Aptos" w:hAnsi="Aptos"/>
        </w:rPr>
        <w:lastRenderedPageBreak/>
        <w:t xml:space="preserve">4. </w:t>
      </w:r>
      <w:r w:rsidR="003C28BF" w:rsidRPr="001578B0">
        <w:rPr>
          <w:rFonts w:ascii="Aptos" w:hAnsi="Aptos"/>
        </w:rPr>
        <w:t xml:space="preserve">Implementation and </w:t>
      </w:r>
      <w:r w:rsidR="00FA2320" w:rsidRPr="001578B0">
        <w:rPr>
          <w:rFonts w:ascii="Aptos" w:hAnsi="Aptos"/>
        </w:rPr>
        <w:t>p</w:t>
      </w:r>
      <w:r w:rsidR="003C28BF" w:rsidRPr="001578B0">
        <w:rPr>
          <w:rFonts w:ascii="Aptos" w:hAnsi="Aptos"/>
        </w:rPr>
        <w:t>olicy implications</w:t>
      </w:r>
    </w:p>
    <w:p w14:paraId="343FBE8D" w14:textId="62D8A207" w:rsidR="00DA23E5" w:rsidRPr="001578B0" w:rsidDel="00C6037C" w:rsidRDefault="00DA23E5" w:rsidP="001578B0">
      <w:pPr>
        <w:rPr>
          <w:del w:id="207" w:author="MKONDIWA, Maxwell (CIMMYT-India)" w:date="2024-07-24T07:58:00Z" w16du:dateUtc="2024-07-24T02:28:00Z"/>
          <w:rFonts w:ascii="Aptos" w:hAnsi="Aptos"/>
        </w:rPr>
      </w:pPr>
    </w:p>
    <w:p w14:paraId="5005423C" w14:textId="43D1B101" w:rsidR="00681AC4" w:rsidRPr="008F79D1" w:rsidRDefault="002329A8" w:rsidP="001A49B4">
      <w:pPr>
        <w:pStyle w:val="Heading2"/>
      </w:pPr>
      <w:r w:rsidRPr="008F79D1">
        <w:t>4</w:t>
      </w:r>
      <w:r w:rsidR="002530B4" w:rsidRPr="008F79D1">
        <w:t>.</w:t>
      </w:r>
      <w:r w:rsidRPr="008F79D1">
        <w:t>1</w:t>
      </w:r>
      <w:r w:rsidR="002530B4" w:rsidRPr="008F79D1">
        <w:t xml:space="preserve">. </w:t>
      </w:r>
      <w:r w:rsidR="001A49B4" w:rsidRPr="008F79D1">
        <w:t xml:space="preserve">The value of data-driven personalized </w:t>
      </w:r>
      <w:r w:rsidR="00502EAE" w:rsidRPr="008F79D1">
        <w:t xml:space="preserve">agricultural </w:t>
      </w:r>
      <w:r w:rsidR="001A49B4" w:rsidRPr="008F79D1">
        <w:t>recommendations</w:t>
      </w:r>
      <w:r w:rsidR="00502EAE" w:rsidRPr="008F79D1">
        <w:t xml:space="preserve"> </w:t>
      </w:r>
    </w:p>
    <w:p w14:paraId="692CDBC0" w14:textId="4AF10774" w:rsidR="00502EAE" w:rsidRPr="001578B0" w:rsidRDefault="00502EAE" w:rsidP="00502EAE">
      <w:pPr>
        <w:rPr>
          <w:rFonts w:ascii="Aptos" w:hAnsi="Aptos"/>
        </w:rPr>
      </w:pPr>
      <w:r w:rsidRPr="001578B0">
        <w:rPr>
          <w:rFonts w:ascii="Aptos" w:hAnsi="Aptos"/>
        </w:rPr>
        <w:t xml:space="preserve">The </w:t>
      </w:r>
      <w:r w:rsidR="00812A28" w:rsidRPr="001578B0">
        <w:rPr>
          <w:rFonts w:ascii="Aptos" w:hAnsi="Aptos"/>
        </w:rPr>
        <w:t>idea</w:t>
      </w:r>
      <w:r w:rsidR="001C730A" w:rsidRPr="001578B0">
        <w:rPr>
          <w:rFonts w:ascii="Aptos" w:hAnsi="Aptos"/>
        </w:rPr>
        <w:t xml:space="preserve"> of </w:t>
      </w:r>
      <w:r w:rsidR="00812A28" w:rsidRPr="001578B0">
        <w:rPr>
          <w:rFonts w:ascii="Aptos" w:hAnsi="Aptos"/>
        </w:rPr>
        <w:t xml:space="preserve">context specific agricultural recommendations has been </w:t>
      </w:r>
      <w:r w:rsidR="00605B9D" w:rsidRPr="001578B0">
        <w:rPr>
          <w:rFonts w:ascii="Aptos" w:hAnsi="Aptos"/>
        </w:rPr>
        <w:t>advanced for many decades in agriculture. Th</w:t>
      </w:r>
      <w:r w:rsidR="000E3AF5" w:rsidRPr="001578B0">
        <w:rPr>
          <w:rFonts w:ascii="Aptos" w:hAnsi="Aptos"/>
        </w:rPr>
        <w:t>is goal led to many fields of agriculture including precision agriculture,</w:t>
      </w:r>
      <w:r w:rsidR="00620C0B" w:rsidRPr="001578B0">
        <w:rPr>
          <w:rFonts w:ascii="Aptos" w:hAnsi="Aptos"/>
        </w:rPr>
        <w:t xml:space="preserve"> and</w:t>
      </w:r>
      <w:r w:rsidR="000E3AF5" w:rsidRPr="001578B0">
        <w:rPr>
          <w:rFonts w:ascii="Aptos" w:hAnsi="Aptos"/>
        </w:rPr>
        <w:t xml:space="preserve"> site-specific managemen</w:t>
      </w:r>
      <w:r w:rsidR="00620C0B" w:rsidRPr="001578B0">
        <w:rPr>
          <w:rFonts w:ascii="Aptos" w:hAnsi="Aptos"/>
        </w:rPr>
        <w:t xml:space="preserve">t. The challenge has been that for one to understand all the combinations of contexts, it requires large </w:t>
      </w:r>
      <w:r w:rsidR="0007076C" w:rsidRPr="001578B0">
        <w:rPr>
          <w:rFonts w:ascii="Aptos" w:hAnsi="Aptos"/>
        </w:rPr>
        <w:t xml:space="preserve">number of observations than </w:t>
      </w:r>
      <w:proofErr w:type="gramStart"/>
      <w:r w:rsidR="0007076C" w:rsidRPr="001578B0">
        <w:rPr>
          <w:rFonts w:ascii="Aptos" w:hAnsi="Aptos"/>
        </w:rPr>
        <w:t>would be cost-effectively be</w:t>
      </w:r>
      <w:proofErr w:type="gramEnd"/>
      <w:r w:rsidR="0007076C" w:rsidRPr="001578B0">
        <w:rPr>
          <w:rFonts w:ascii="Aptos" w:hAnsi="Aptos"/>
        </w:rPr>
        <w:t xml:space="preserve"> collected. In </w:t>
      </w:r>
      <w:proofErr w:type="gramStart"/>
      <w:r w:rsidR="0007076C" w:rsidRPr="001578B0">
        <w:rPr>
          <w:rFonts w:ascii="Aptos" w:hAnsi="Aptos"/>
        </w:rPr>
        <w:t>this regards</w:t>
      </w:r>
      <w:proofErr w:type="gramEnd"/>
      <w:r w:rsidR="0007076C" w:rsidRPr="001578B0">
        <w:rPr>
          <w:rFonts w:ascii="Aptos" w:hAnsi="Aptos"/>
        </w:rPr>
        <w:t xml:space="preserve">, machine learning algorithms have </w:t>
      </w:r>
      <w:r w:rsidR="00D255F0" w:rsidRPr="001578B0">
        <w:rPr>
          <w:rFonts w:ascii="Aptos" w:hAnsi="Aptos"/>
        </w:rPr>
        <w:t xml:space="preserve">allowed analysis of complex interactions of different contexts for which recommendations can be made. </w:t>
      </w:r>
      <w:r w:rsidR="0019742F" w:rsidRPr="001578B0">
        <w:rPr>
          <w:rFonts w:ascii="Aptos" w:hAnsi="Aptos"/>
        </w:rPr>
        <w:t xml:space="preserve">Applications in agriculture while growing rapidly, the idea using these </w:t>
      </w:r>
      <w:r w:rsidR="00751C59" w:rsidRPr="001578B0">
        <w:rPr>
          <w:rFonts w:ascii="Aptos" w:hAnsi="Aptos"/>
        </w:rPr>
        <w:t>data-driven approaches to personalize the recommendations that the extension system uses</w:t>
      </w:r>
      <w:r w:rsidR="00660171" w:rsidRPr="001578B0">
        <w:rPr>
          <w:rFonts w:ascii="Aptos" w:hAnsi="Aptos"/>
        </w:rPr>
        <w:t xml:space="preserve"> have not been extensively explored. </w:t>
      </w:r>
    </w:p>
    <w:p w14:paraId="17B0831F" w14:textId="6AF57F9C" w:rsidR="00660171" w:rsidRPr="001578B0" w:rsidRDefault="00660171" w:rsidP="00502EAE">
      <w:pPr>
        <w:rPr>
          <w:rFonts w:ascii="Aptos" w:hAnsi="Aptos"/>
        </w:rPr>
      </w:pPr>
      <w:r w:rsidRPr="001578B0">
        <w:rPr>
          <w:rFonts w:ascii="Aptos" w:hAnsi="Aptos"/>
        </w:rPr>
        <w:t>In this paper, we have demonstrated that by using a causal machine learning framework</w:t>
      </w:r>
      <w:r w:rsidR="004E189F" w:rsidRPr="001578B0">
        <w:rPr>
          <w:rFonts w:ascii="Aptos" w:hAnsi="Aptos"/>
        </w:rPr>
        <w:t>, one can develop personalized recommendations for farmers in the sample as well as approximate a policy for recommending to all farmers</w:t>
      </w:r>
      <w:r w:rsidR="0038052F" w:rsidRPr="001578B0">
        <w:rPr>
          <w:rFonts w:ascii="Aptos" w:hAnsi="Aptos"/>
        </w:rPr>
        <w:t xml:space="preserve"> </w:t>
      </w:r>
      <w:proofErr w:type="gramStart"/>
      <w:r w:rsidR="0038052F" w:rsidRPr="001578B0">
        <w:rPr>
          <w:rFonts w:ascii="Aptos" w:hAnsi="Aptos"/>
        </w:rPr>
        <w:t>in the area of</w:t>
      </w:r>
      <w:proofErr w:type="gramEnd"/>
      <w:r w:rsidR="0038052F" w:rsidRPr="001578B0">
        <w:rPr>
          <w:rFonts w:ascii="Aptos" w:hAnsi="Aptos"/>
        </w:rPr>
        <w:t xml:space="preserve"> interest. </w:t>
      </w:r>
    </w:p>
    <w:p w14:paraId="20FDC7CD" w14:textId="7820A44F" w:rsidR="00553248" w:rsidRPr="001578B0" w:rsidRDefault="00553248" w:rsidP="00502EAE">
      <w:pPr>
        <w:rPr>
          <w:rFonts w:ascii="Aptos" w:hAnsi="Aptos"/>
        </w:rPr>
      </w:pPr>
      <w:r w:rsidRPr="001578B0">
        <w:rPr>
          <w:rFonts w:ascii="Aptos" w:hAnsi="Aptos"/>
        </w:rPr>
        <w:t xml:space="preserve">These personalized recommendations can also be aggregated to </w:t>
      </w:r>
      <w:r w:rsidR="002E612D" w:rsidRPr="001578B0">
        <w:rPr>
          <w:rFonts w:ascii="Aptos" w:hAnsi="Aptos"/>
        </w:rPr>
        <w:t xml:space="preserve">district or other spatial units to facilitate efficient targeting. </w:t>
      </w:r>
    </w:p>
    <w:p w14:paraId="3B259AC2" w14:textId="1174222C" w:rsidR="00076500" w:rsidRPr="001578B0" w:rsidRDefault="00076500" w:rsidP="00502EAE">
      <w:pPr>
        <w:rPr>
          <w:rFonts w:ascii="Aptos" w:hAnsi="Aptos"/>
        </w:rPr>
      </w:pPr>
      <w:r w:rsidRPr="001578B0">
        <w:rPr>
          <w:rFonts w:ascii="Aptos" w:hAnsi="Aptos"/>
        </w:rPr>
        <w:t>Digital agricultural services are rapidly being deployed in developing countries without proper backend analytics. The approach we demonstrated is a scalable approach that can be integrated in</w:t>
      </w:r>
      <w:r w:rsidR="00702453" w:rsidRPr="001578B0">
        <w:rPr>
          <w:rFonts w:ascii="Aptos" w:hAnsi="Aptos"/>
        </w:rPr>
        <w:t xml:space="preserve"> digital services like mobile apps to provide evidence-based personalized recommendations. </w:t>
      </w:r>
    </w:p>
    <w:p w14:paraId="018327EE" w14:textId="7D7266EE" w:rsidR="007609B4" w:rsidRPr="008F79D1" w:rsidRDefault="002329A8" w:rsidP="00702453">
      <w:pPr>
        <w:pStyle w:val="Heading2"/>
      </w:pPr>
      <w:r w:rsidRPr="008F79D1">
        <w:t>4</w:t>
      </w:r>
      <w:r w:rsidR="00AE089A" w:rsidRPr="008F79D1">
        <w:t>.</w:t>
      </w:r>
      <w:r w:rsidRPr="008F79D1">
        <w:t>2.</w:t>
      </w:r>
      <w:r w:rsidR="00AE089A" w:rsidRPr="008F79D1">
        <w:t xml:space="preserve"> </w:t>
      </w:r>
      <w:r w:rsidR="001A58F0" w:rsidRPr="008F79D1">
        <w:t xml:space="preserve">Generation of recommendations </w:t>
      </w:r>
      <w:r w:rsidR="00AE089A" w:rsidRPr="008F79D1">
        <w:t>in real world se</w:t>
      </w:r>
      <w:r w:rsidR="001A58F0" w:rsidRPr="008F79D1">
        <w:t>ttings</w:t>
      </w:r>
      <w:commentRangeStart w:id="208"/>
      <w:commentRangeStart w:id="209"/>
      <w:commentRangeEnd w:id="208"/>
      <w:r w:rsidR="007609B4" w:rsidRPr="008F79D1">
        <w:rPr>
          <w:rStyle w:val="CommentReference"/>
        </w:rPr>
        <w:commentReference w:id="208"/>
      </w:r>
      <w:commentRangeEnd w:id="209"/>
      <w:r w:rsidR="00BB28B2" w:rsidRPr="001578B0">
        <w:rPr>
          <w:rStyle w:val="CommentReference"/>
          <w:rFonts w:eastAsiaTheme="minorHAnsi" w:cstheme="minorBidi"/>
        </w:rPr>
        <w:commentReference w:id="209"/>
      </w:r>
    </w:p>
    <w:p w14:paraId="1048129A" w14:textId="15838158" w:rsidR="00C743E1" w:rsidRPr="001578B0" w:rsidRDefault="003123BB" w:rsidP="00C8696E">
      <w:pPr>
        <w:rPr>
          <w:rFonts w:ascii="Aptos" w:hAnsi="Aptos"/>
          <w:sz w:val="24"/>
          <w:szCs w:val="24"/>
        </w:rPr>
      </w:pPr>
      <w:r w:rsidRPr="001578B0">
        <w:rPr>
          <w:rFonts w:ascii="Aptos" w:hAnsi="Aptos"/>
          <w:sz w:val="24"/>
          <w:szCs w:val="24"/>
        </w:rPr>
        <w:t xml:space="preserve">The causal machine learning and targeting procedures we have </w:t>
      </w:r>
      <w:r w:rsidR="00B125AD" w:rsidRPr="001578B0">
        <w:rPr>
          <w:rFonts w:ascii="Aptos" w:hAnsi="Aptos"/>
          <w:sz w:val="24"/>
          <w:szCs w:val="24"/>
        </w:rPr>
        <w:t>outlined present opportunities for personalized</w:t>
      </w:r>
      <w:r w:rsidR="00702453" w:rsidRPr="001578B0">
        <w:rPr>
          <w:rFonts w:ascii="Aptos" w:hAnsi="Aptos"/>
          <w:sz w:val="24"/>
          <w:szCs w:val="24"/>
        </w:rPr>
        <w:t xml:space="preserve"> digital and </w:t>
      </w:r>
      <w:r w:rsidR="00397BA1" w:rsidRPr="001578B0">
        <w:rPr>
          <w:rFonts w:ascii="Aptos" w:hAnsi="Aptos"/>
          <w:sz w:val="24"/>
          <w:szCs w:val="24"/>
        </w:rPr>
        <w:t>traditional</w:t>
      </w:r>
      <w:r w:rsidR="00B125AD" w:rsidRPr="001578B0">
        <w:rPr>
          <w:rFonts w:ascii="Aptos" w:hAnsi="Aptos"/>
          <w:sz w:val="24"/>
          <w:szCs w:val="24"/>
        </w:rPr>
        <w:t xml:space="preserve"> advisories to smallholder farmers. The heterogenous effects</w:t>
      </w:r>
      <w:r w:rsidR="0093399E" w:rsidRPr="001578B0">
        <w:rPr>
          <w:rFonts w:ascii="Aptos" w:hAnsi="Aptos"/>
          <w:sz w:val="24"/>
          <w:szCs w:val="24"/>
        </w:rPr>
        <w:t xml:space="preserve"> </w:t>
      </w:r>
      <w:r w:rsidR="000F08AA" w:rsidRPr="001578B0">
        <w:rPr>
          <w:rFonts w:ascii="Aptos" w:hAnsi="Aptos"/>
          <w:sz w:val="24"/>
          <w:szCs w:val="24"/>
        </w:rPr>
        <w:t>allow us to prioritize which locations require advisory support based on the yield gains</w:t>
      </w:r>
      <w:r w:rsidR="00992D35" w:rsidRPr="001578B0">
        <w:rPr>
          <w:rFonts w:ascii="Aptos" w:hAnsi="Aptos"/>
          <w:sz w:val="24"/>
          <w:szCs w:val="24"/>
        </w:rPr>
        <w:t xml:space="preserve"> while the policy tree optimization approach allows us to identify which limited set of variables can be use</w:t>
      </w:r>
      <w:r w:rsidR="00397BA1" w:rsidRPr="001578B0">
        <w:rPr>
          <w:rFonts w:ascii="Aptos" w:hAnsi="Aptos"/>
          <w:sz w:val="24"/>
          <w:szCs w:val="24"/>
        </w:rPr>
        <w:t>d</w:t>
      </w:r>
      <w:r w:rsidR="00992D35" w:rsidRPr="001578B0">
        <w:rPr>
          <w:rFonts w:ascii="Aptos" w:hAnsi="Aptos"/>
          <w:sz w:val="24"/>
          <w:szCs w:val="24"/>
        </w:rPr>
        <w:t xml:space="preserve"> to target</w:t>
      </w:r>
      <w:r w:rsidR="00246805" w:rsidRPr="001578B0">
        <w:rPr>
          <w:rFonts w:ascii="Aptos" w:hAnsi="Aptos"/>
          <w:sz w:val="24"/>
          <w:szCs w:val="24"/>
        </w:rPr>
        <w:t xml:space="preserve"> the treatments. </w:t>
      </w:r>
      <w:r w:rsidR="00232A8C" w:rsidRPr="001578B0">
        <w:rPr>
          <w:rFonts w:ascii="Aptos" w:hAnsi="Aptos"/>
          <w:sz w:val="24"/>
          <w:szCs w:val="24"/>
        </w:rPr>
        <w:t xml:space="preserve">We suggest several applications for which the </w:t>
      </w:r>
      <w:r w:rsidR="00952E96" w:rsidRPr="001578B0">
        <w:rPr>
          <w:rFonts w:ascii="Aptos" w:hAnsi="Aptos"/>
          <w:sz w:val="24"/>
          <w:szCs w:val="24"/>
        </w:rPr>
        <w:t>causal machine learning and policy learning approach we have presented</w:t>
      </w:r>
      <w:r w:rsidR="00232A8C" w:rsidRPr="001578B0">
        <w:rPr>
          <w:rFonts w:ascii="Aptos" w:hAnsi="Aptos"/>
          <w:sz w:val="24"/>
          <w:szCs w:val="24"/>
        </w:rPr>
        <w:t xml:space="preserve"> can be used in current data</w:t>
      </w:r>
      <w:r w:rsidR="00970C25" w:rsidRPr="001578B0">
        <w:rPr>
          <w:rFonts w:ascii="Aptos" w:hAnsi="Aptos"/>
          <w:sz w:val="24"/>
          <w:szCs w:val="24"/>
        </w:rPr>
        <w:t>-scarce</w:t>
      </w:r>
      <w:r w:rsidR="00232A8C" w:rsidRPr="001578B0">
        <w:rPr>
          <w:rFonts w:ascii="Aptos" w:hAnsi="Aptos"/>
          <w:sz w:val="24"/>
          <w:szCs w:val="24"/>
        </w:rPr>
        <w:t xml:space="preserve"> environments.</w:t>
      </w:r>
    </w:p>
    <w:p w14:paraId="3E4A886E" w14:textId="16A65B78" w:rsidR="00BF5B69" w:rsidRPr="001578B0" w:rsidRDefault="0071556D" w:rsidP="00C8696E">
      <w:pPr>
        <w:rPr>
          <w:rFonts w:ascii="Aptos" w:hAnsi="Aptos"/>
          <w:sz w:val="24"/>
          <w:szCs w:val="24"/>
        </w:rPr>
      </w:pPr>
      <w:r w:rsidRPr="001578B0">
        <w:rPr>
          <w:rFonts w:ascii="Aptos" w:hAnsi="Aptos"/>
          <w:sz w:val="24"/>
          <w:szCs w:val="24"/>
        </w:rPr>
        <w:t>First, the personalized agricultural recommendations framework can be used in developing adaptive agriculture experiments that not only allow</w:t>
      </w:r>
      <w:del w:id="210" w:author="MKONDIWA, Maxwell (CIMMYT-India)" w:date="2024-07-23T07:43:00Z" w16du:dateUtc="2024-07-23T02:13:00Z">
        <w:r w:rsidRPr="001578B0" w:rsidDel="00610C68">
          <w:rPr>
            <w:rFonts w:ascii="Aptos" w:hAnsi="Aptos"/>
            <w:sz w:val="24"/>
            <w:szCs w:val="24"/>
          </w:rPr>
          <w:delText>s</w:delText>
        </w:r>
      </w:del>
      <w:r w:rsidRPr="001578B0">
        <w:rPr>
          <w:rFonts w:ascii="Aptos" w:hAnsi="Aptos"/>
          <w:sz w:val="24"/>
          <w:szCs w:val="24"/>
        </w:rPr>
        <w:t xml:space="preserve"> discovery of treatments that work for smallholder farmers but allowing farmers to benefit from the research by </w:t>
      </w:r>
      <w:r w:rsidR="00436275" w:rsidRPr="001578B0">
        <w:rPr>
          <w:rFonts w:ascii="Aptos" w:hAnsi="Aptos"/>
          <w:sz w:val="24"/>
          <w:szCs w:val="24"/>
        </w:rPr>
        <w:t xml:space="preserve">testing only those treatments that work better for their </w:t>
      </w:r>
      <w:r w:rsidR="00566963" w:rsidRPr="001578B0">
        <w:rPr>
          <w:rFonts w:ascii="Aptos" w:hAnsi="Aptos"/>
          <w:sz w:val="24"/>
          <w:szCs w:val="24"/>
        </w:rPr>
        <w:t xml:space="preserve">contexts. </w:t>
      </w:r>
      <w:r w:rsidR="002D0710">
        <w:rPr>
          <w:rFonts w:ascii="Aptos" w:hAnsi="Aptos"/>
          <w:sz w:val="24"/>
          <w:szCs w:val="24"/>
        </w:rPr>
        <w:t xml:space="preserve">In this respect, the approach can be used in transporting results </w:t>
      </w:r>
      <w:r w:rsidR="00906B0A">
        <w:rPr>
          <w:rFonts w:ascii="Aptos" w:hAnsi="Aptos"/>
          <w:sz w:val="24"/>
          <w:szCs w:val="24"/>
        </w:rPr>
        <w:t>in both</w:t>
      </w:r>
      <w:r w:rsidR="002D0710">
        <w:rPr>
          <w:rFonts w:ascii="Aptos" w:hAnsi="Aptos"/>
          <w:sz w:val="24"/>
          <w:szCs w:val="24"/>
        </w:rPr>
        <w:t xml:space="preserve"> time</w:t>
      </w:r>
      <w:r w:rsidR="00906B0A">
        <w:rPr>
          <w:rFonts w:ascii="Aptos" w:hAnsi="Aptos"/>
          <w:sz w:val="24"/>
          <w:szCs w:val="24"/>
        </w:rPr>
        <w:t xml:space="preserve"> and space</w:t>
      </w:r>
      <w:r w:rsidR="002D0710">
        <w:rPr>
          <w:rFonts w:ascii="Aptos" w:hAnsi="Aptos"/>
          <w:sz w:val="24"/>
          <w:szCs w:val="24"/>
        </w:rPr>
        <w:t xml:space="preserve">. </w:t>
      </w:r>
    </w:p>
    <w:p w14:paraId="3F2F1981" w14:textId="075761AB" w:rsidR="00232A8C" w:rsidRPr="001578B0" w:rsidRDefault="00566963" w:rsidP="00C8696E">
      <w:pPr>
        <w:rPr>
          <w:rFonts w:ascii="Aptos" w:hAnsi="Aptos"/>
          <w:sz w:val="24"/>
          <w:szCs w:val="24"/>
        </w:rPr>
      </w:pPr>
      <w:r w:rsidRPr="001578B0">
        <w:rPr>
          <w:rFonts w:ascii="Aptos" w:hAnsi="Aptos"/>
          <w:sz w:val="24"/>
          <w:szCs w:val="24"/>
        </w:rPr>
        <w:t xml:space="preserve">Second, the approach can be used to </w:t>
      </w:r>
      <w:proofErr w:type="spellStart"/>
      <w:r w:rsidRPr="001578B0">
        <w:rPr>
          <w:rFonts w:ascii="Aptos" w:hAnsi="Aptos"/>
          <w:sz w:val="24"/>
          <w:szCs w:val="24"/>
        </w:rPr>
        <w:t>analyze</w:t>
      </w:r>
      <w:proofErr w:type="spellEnd"/>
      <w:r w:rsidRPr="001578B0">
        <w:rPr>
          <w:rFonts w:ascii="Aptos" w:hAnsi="Aptos"/>
          <w:sz w:val="24"/>
          <w:szCs w:val="24"/>
        </w:rPr>
        <w:t xml:space="preserve"> baseline survey datasets which are routinely collected by agricultural development projects. In that way, the analytics can help in designing complementary interventions that would facilitate </w:t>
      </w:r>
      <w:r w:rsidR="007E2257" w:rsidRPr="001578B0">
        <w:rPr>
          <w:rFonts w:ascii="Aptos" w:hAnsi="Aptos"/>
          <w:sz w:val="24"/>
          <w:szCs w:val="24"/>
        </w:rPr>
        <w:t>adoption and impacts of the interventions. For example, Athey et al (2023) used observational data</w:t>
      </w:r>
      <w:r w:rsidR="00BF5B69" w:rsidRPr="001578B0">
        <w:rPr>
          <w:rFonts w:ascii="Aptos" w:hAnsi="Aptos"/>
          <w:sz w:val="24"/>
          <w:szCs w:val="24"/>
        </w:rPr>
        <w:t xml:space="preserve"> and the causal machine learning</w:t>
      </w:r>
      <w:r w:rsidR="007E2257" w:rsidRPr="001578B0">
        <w:rPr>
          <w:rFonts w:ascii="Aptos" w:hAnsi="Aptos"/>
          <w:sz w:val="24"/>
          <w:szCs w:val="24"/>
        </w:rPr>
        <w:t xml:space="preserve"> to identify better times </w:t>
      </w:r>
      <w:r w:rsidR="00BF5B69" w:rsidRPr="001578B0">
        <w:rPr>
          <w:rFonts w:ascii="Aptos" w:hAnsi="Aptos"/>
          <w:sz w:val="24"/>
          <w:szCs w:val="24"/>
        </w:rPr>
        <w:t xml:space="preserve">to </w:t>
      </w:r>
      <w:r w:rsidR="007E2257" w:rsidRPr="001578B0">
        <w:rPr>
          <w:rFonts w:ascii="Aptos" w:hAnsi="Aptos"/>
          <w:sz w:val="24"/>
          <w:szCs w:val="24"/>
        </w:rPr>
        <w:t>mak</w:t>
      </w:r>
      <w:r w:rsidR="00BF5B69" w:rsidRPr="001578B0">
        <w:rPr>
          <w:rFonts w:ascii="Aptos" w:hAnsi="Aptos"/>
          <w:sz w:val="24"/>
          <w:szCs w:val="24"/>
        </w:rPr>
        <w:t>e</w:t>
      </w:r>
      <w:r w:rsidR="007E2257" w:rsidRPr="001578B0">
        <w:rPr>
          <w:rFonts w:ascii="Aptos" w:hAnsi="Aptos"/>
          <w:sz w:val="24"/>
          <w:szCs w:val="24"/>
        </w:rPr>
        <w:t xml:space="preserve"> </w:t>
      </w:r>
      <w:r w:rsidR="00BF5B69" w:rsidRPr="001578B0">
        <w:rPr>
          <w:rFonts w:ascii="Aptos" w:hAnsi="Aptos"/>
          <w:sz w:val="24"/>
          <w:szCs w:val="24"/>
        </w:rPr>
        <w:t xml:space="preserve">extension calls to farmers in Odisha. </w:t>
      </w:r>
    </w:p>
    <w:p w14:paraId="1EE5BD46" w14:textId="470B6888" w:rsidR="00970C25" w:rsidRDefault="00970C25" w:rsidP="00C8696E">
      <w:pPr>
        <w:rPr>
          <w:rFonts w:ascii="Aptos" w:hAnsi="Aptos"/>
          <w:sz w:val="24"/>
          <w:szCs w:val="24"/>
        </w:rPr>
      </w:pPr>
      <w:r w:rsidRPr="001578B0">
        <w:rPr>
          <w:rFonts w:ascii="Aptos" w:hAnsi="Aptos"/>
          <w:sz w:val="24"/>
          <w:szCs w:val="24"/>
        </w:rPr>
        <w:t xml:space="preserve">Third, agricultural policy making requires evidence of the spatially differentiated yield gains </w:t>
      </w:r>
      <w:r w:rsidR="004F4519" w:rsidRPr="001578B0">
        <w:rPr>
          <w:rFonts w:ascii="Aptos" w:hAnsi="Aptos"/>
          <w:sz w:val="24"/>
          <w:szCs w:val="24"/>
        </w:rPr>
        <w:t xml:space="preserve">so that one can envisage the likely market level implications. Most agricultural </w:t>
      </w:r>
      <w:r w:rsidR="004F4519" w:rsidRPr="001578B0">
        <w:rPr>
          <w:rFonts w:ascii="Aptos" w:hAnsi="Aptos"/>
          <w:sz w:val="24"/>
          <w:szCs w:val="24"/>
        </w:rPr>
        <w:lastRenderedPageBreak/>
        <w:t xml:space="preserve">innovations were assessed at a much higher spatial unit (e.g., a country) because of lack of such </w:t>
      </w:r>
      <w:r w:rsidR="00BB28B2" w:rsidRPr="001578B0">
        <w:rPr>
          <w:rFonts w:ascii="Aptos" w:hAnsi="Aptos"/>
          <w:sz w:val="24"/>
          <w:szCs w:val="24"/>
        </w:rPr>
        <w:t xml:space="preserve">evidence. </w:t>
      </w:r>
    </w:p>
    <w:p w14:paraId="2984A47F" w14:textId="1363C272" w:rsidR="00B06436" w:rsidRPr="001578B0" w:rsidRDefault="00A14935" w:rsidP="00970C25">
      <w:pPr>
        <w:pStyle w:val="Heading1"/>
        <w:rPr>
          <w:rFonts w:ascii="Aptos" w:hAnsi="Aptos"/>
        </w:rPr>
      </w:pPr>
      <w:r w:rsidRPr="001578B0">
        <w:rPr>
          <w:rFonts w:ascii="Aptos" w:hAnsi="Aptos"/>
        </w:rPr>
        <w:t>5</w:t>
      </w:r>
      <w:r w:rsidR="00337327" w:rsidRPr="001578B0">
        <w:rPr>
          <w:rFonts w:ascii="Aptos" w:hAnsi="Aptos"/>
        </w:rPr>
        <w:t xml:space="preserve">. </w:t>
      </w:r>
      <w:r w:rsidR="00B06436" w:rsidRPr="001578B0">
        <w:rPr>
          <w:rFonts w:ascii="Aptos" w:hAnsi="Aptos"/>
        </w:rPr>
        <w:t xml:space="preserve">Conclusion </w:t>
      </w:r>
    </w:p>
    <w:p w14:paraId="5073A02A" w14:textId="7DA6AA03" w:rsidR="003F5AC9" w:rsidRPr="001578B0" w:rsidRDefault="00F941C6">
      <w:pPr>
        <w:rPr>
          <w:rFonts w:ascii="Aptos" w:hAnsi="Aptos"/>
          <w:sz w:val="24"/>
          <w:szCs w:val="24"/>
        </w:rPr>
      </w:pPr>
      <w:r w:rsidRPr="001578B0">
        <w:rPr>
          <w:rFonts w:ascii="Aptos" w:hAnsi="Aptos"/>
          <w:sz w:val="24"/>
          <w:szCs w:val="24"/>
        </w:rPr>
        <w:t xml:space="preserve">The paper has introduced the concept of “personalized agronomy” </w:t>
      </w:r>
      <w:r w:rsidR="00C96833" w:rsidRPr="001578B0">
        <w:rPr>
          <w:rFonts w:ascii="Aptos" w:hAnsi="Aptos"/>
          <w:sz w:val="24"/>
          <w:szCs w:val="24"/>
        </w:rPr>
        <w:t>made possible by causal machine learning models for estimating individual treatment effects</w:t>
      </w:r>
      <w:r w:rsidR="003E3B66" w:rsidRPr="001578B0">
        <w:rPr>
          <w:rFonts w:ascii="Aptos" w:hAnsi="Aptos"/>
          <w:sz w:val="24"/>
          <w:szCs w:val="24"/>
        </w:rPr>
        <w:t xml:space="preserve"> and policy tree models for </w:t>
      </w:r>
      <w:r w:rsidR="00C9586F" w:rsidRPr="001578B0">
        <w:rPr>
          <w:rFonts w:ascii="Aptos" w:hAnsi="Aptos"/>
          <w:sz w:val="24"/>
          <w:szCs w:val="24"/>
        </w:rPr>
        <w:t>generating optimal recommendations</w:t>
      </w:r>
      <w:r w:rsidR="00C96833" w:rsidRPr="001578B0">
        <w:rPr>
          <w:rFonts w:ascii="Aptos" w:hAnsi="Aptos"/>
          <w:sz w:val="24"/>
          <w:szCs w:val="24"/>
        </w:rPr>
        <w:t xml:space="preserve">. These </w:t>
      </w:r>
      <w:r w:rsidR="00A75CD4" w:rsidRPr="001578B0">
        <w:rPr>
          <w:rFonts w:ascii="Aptos" w:hAnsi="Aptos"/>
          <w:sz w:val="24"/>
          <w:szCs w:val="24"/>
        </w:rPr>
        <w:t xml:space="preserve">models have been effective </w:t>
      </w:r>
      <w:r w:rsidR="00CE63CB" w:rsidRPr="001578B0">
        <w:rPr>
          <w:rFonts w:ascii="Aptos" w:hAnsi="Aptos"/>
          <w:sz w:val="24"/>
          <w:szCs w:val="24"/>
        </w:rPr>
        <w:t>in “personalized medicine</w:t>
      </w:r>
      <w:proofErr w:type="gramStart"/>
      <w:r w:rsidR="00CE63CB" w:rsidRPr="001578B0">
        <w:rPr>
          <w:rFonts w:ascii="Aptos" w:hAnsi="Aptos"/>
          <w:sz w:val="24"/>
          <w:szCs w:val="24"/>
        </w:rPr>
        <w:t>”</w:t>
      </w:r>
      <w:proofErr w:type="gramEnd"/>
      <w:r w:rsidR="00CE63CB" w:rsidRPr="001578B0">
        <w:rPr>
          <w:rFonts w:ascii="Aptos" w:hAnsi="Aptos"/>
          <w:sz w:val="24"/>
          <w:szCs w:val="24"/>
        </w:rPr>
        <w:t xml:space="preserve"> and we conjecture agricultural scientists would also</w:t>
      </w:r>
      <w:r w:rsidR="007342E5" w:rsidRPr="001578B0">
        <w:rPr>
          <w:rFonts w:ascii="Aptos" w:hAnsi="Aptos"/>
          <w:sz w:val="24"/>
          <w:szCs w:val="24"/>
        </w:rPr>
        <w:t xml:space="preserve"> use these models in making personalized crop management recommendations. </w:t>
      </w:r>
      <w:r w:rsidR="00C9586F" w:rsidRPr="001578B0">
        <w:rPr>
          <w:rFonts w:ascii="Aptos" w:hAnsi="Aptos"/>
          <w:sz w:val="24"/>
          <w:szCs w:val="24"/>
        </w:rPr>
        <w:t>In agricultural context, a</w:t>
      </w:r>
      <w:r w:rsidR="00663890" w:rsidRPr="001578B0">
        <w:rPr>
          <w:rFonts w:ascii="Aptos" w:hAnsi="Aptos"/>
          <w:sz w:val="24"/>
          <w:szCs w:val="24"/>
        </w:rPr>
        <w:t xml:space="preserve"> recent study by Athey et al (2023) has piloted the use of causal machine learning</w:t>
      </w:r>
      <w:r w:rsidR="006E3923" w:rsidRPr="001578B0">
        <w:rPr>
          <w:rFonts w:ascii="Aptos" w:hAnsi="Aptos"/>
          <w:sz w:val="24"/>
          <w:szCs w:val="24"/>
        </w:rPr>
        <w:t xml:space="preserve"> </w:t>
      </w:r>
      <w:r w:rsidR="00663890" w:rsidRPr="001578B0">
        <w:rPr>
          <w:rFonts w:ascii="Aptos" w:hAnsi="Aptos"/>
          <w:sz w:val="24"/>
          <w:szCs w:val="24"/>
        </w:rPr>
        <w:t>based recommender systems and have found them to be better tha</w:t>
      </w:r>
      <w:r w:rsidR="00202E81" w:rsidRPr="001578B0">
        <w:rPr>
          <w:rFonts w:ascii="Aptos" w:hAnsi="Aptos"/>
          <w:sz w:val="24"/>
          <w:szCs w:val="24"/>
        </w:rPr>
        <w:t>n</w:t>
      </w:r>
      <w:r w:rsidR="00663890" w:rsidRPr="001578B0">
        <w:rPr>
          <w:rFonts w:ascii="Aptos" w:hAnsi="Aptos"/>
          <w:sz w:val="24"/>
          <w:szCs w:val="24"/>
        </w:rPr>
        <w:t xml:space="preserve"> conventional approaches</w:t>
      </w:r>
      <w:r w:rsidR="00243CD9" w:rsidRPr="001578B0">
        <w:rPr>
          <w:rFonts w:ascii="Aptos" w:hAnsi="Aptos"/>
          <w:sz w:val="24"/>
          <w:szCs w:val="24"/>
        </w:rPr>
        <w:t xml:space="preserve">. </w:t>
      </w:r>
      <w:r w:rsidR="00D351FE" w:rsidRPr="001578B0">
        <w:rPr>
          <w:rFonts w:ascii="Aptos" w:hAnsi="Aptos"/>
          <w:sz w:val="24"/>
          <w:szCs w:val="24"/>
        </w:rPr>
        <w:t>One challenge of this approach is that each agronomic practice is analysed separately. What combinations of these are likely to be the most profitable for each farmer?</w:t>
      </w:r>
      <w:r w:rsidR="00243CD9" w:rsidRPr="001578B0">
        <w:rPr>
          <w:rFonts w:ascii="Aptos" w:hAnsi="Aptos"/>
          <w:sz w:val="24"/>
          <w:szCs w:val="24"/>
        </w:rPr>
        <w:t xml:space="preserve"> </w:t>
      </w:r>
      <w:r w:rsidR="00D351FE" w:rsidRPr="001578B0">
        <w:rPr>
          <w:rFonts w:ascii="Aptos" w:hAnsi="Aptos"/>
          <w:sz w:val="24"/>
          <w:szCs w:val="24"/>
        </w:rPr>
        <w:t xml:space="preserve">For </w:t>
      </w:r>
      <w:r w:rsidR="00243CD9" w:rsidRPr="001578B0">
        <w:rPr>
          <w:rFonts w:ascii="Aptos" w:hAnsi="Aptos"/>
          <w:sz w:val="24"/>
          <w:szCs w:val="24"/>
        </w:rPr>
        <w:t xml:space="preserve">our application, this seems not to be an issue as the recommended practices can </w:t>
      </w:r>
      <w:r w:rsidR="00B21FFA" w:rsidRPr="001578B0">
        <w:rPr>
          <w:rFonts w:ascii="Aptos" w:hAnsi="Aptos"/>
          <w:sz w:val="24"/>
          <w:szCs w:val="24"/>
        </w:rPr>
        <w:t>be implemented together</w:t>
      </w:r>
      <w:r w:rsidR="005D280A" w:rsidRPr="001578B0">
        <w:rPr>
          <w:rFonts w:ascii="Aptos" w:hAnsi="Aptos"/>
          <w:sz w:val="24"/>
          <w:szCs w:val="24"/>
        </w:rPr>
        <w:t xml:space="preserve"> but this may not be the case in other applications. </w:t>
      </w:r>
    </w:p>
    <w:p w14:paraId="2E2928D5" w14:textId="4AB3DA52" w:rsidR="008B4A97" w:rsidRPr="001578B0" w:rsidRDefault="006D2C5A" w:rsidP="003F5AC9">
      <w:pPr>
        <w:rPr>
          <w:rFonts w:ascii="Aptos" w:hAnsi="Aptos"/>
          <w:sz w:val="24"/>
          <w:szCs w:val="24"/>
        </w:rPr>
      </w:pPr>
      <w:r>
        <w:rPr>
          <w:rFonts w:ascii="Aptos" w:hAnsi="Aptos"/>
          <w:sz w:val="24"/>
          <w:szCs w:val="24"/>
        </w:rPr>
        <w:t xml:space="preserve">There are several aspects that require further research to effectively </w:t>
      </w:r>
      <w:ins w:id="211" w:author="MKONDIWA, Maxwell (CIMMYT-India)" w:date="2024-07-23T07:43:00Z" w16du:dateUtc="2024-07-23T02:13:00Z">
        <w:r w:rsidR="00234C90">
          <w:rPr>
            <w:rFonts w:ascii="Aptos" w:hAnsi="Aptos"/>
            <w:sz w:val="24"/>
            <w:szCs w:val="24"/>
          </w:rPr>
          <w:t xml:space="preserve">use </w:t>
        </w:r>
      </w:ins>
      <w:r>
        <w:rPr>
          <w:rFonts w:ascii="Aptos" w:hAnsi="Aptos"/>
          <w:sz w:val="24"/>
          <w:szCs w:val="24"/>
        </w:rPr>
        <w:t xml:space="preserve">the approach for policy. </w:t>
      </w:r>
      <w:r w:rsidR="003F5AC9" w:rsidRPr="001578B0">
        <w:rPr>
          <w:rFonts w:ascii="Aptos" w:hAnsi="Aptos"/>
          <w:sz w:val="24"/>
          <w:szCs w:val="24"/>
        </w:rPr>
        <w:t xml:space="preserve">First, the recommended practices are proposed </w:t>
      </w:r>
      <w:proofErr w:type="gramStart"/>
      <w:r w:rsidR="003F5AC9" w:rsidRPr="001578B0">
        <w:rPr>
          <w:rFonts w:ascii="Aptos" w:hAnsi="Aptos"/>
          <w:sz w:val="24"/>
          <w:szCs w:val="24"/>
        </w:rPr>
        <w:t>on the basis of</w:t>
      </w:r>
      <w:proofErr w:type="gramEnd"/>
      <w:r w:rsidR="003F5AC9" w:rsidRPr="001578B0">
        <w:rPr>
          <w:rFonts w:ascii="Aptos" w:hAnsi="Aptos"/>
          <w:sz w:val="24"/>
          <w:szCs w:val="24"/>
        </w:rPr>
        <w:t xml:space="preserve"> yield and partial profits yet there may be other important factors when evaluating the recommended practices. For example, while applying more irrigation is profitable to individual farmers, it may lead to groundwater overexploitation. A multi-criteria evaluation of these proposed strategies is </w:t>
      </w:r>
      <w:r w:rsidR="003F5AC9" w:rsidRPr="00CE199F">
        <w:rPr>
          <w:rFonts w:ascii="Aptos" w:hAnsi="Aptos"/>
          <w:sz w:val="24"/>
          <w:szCs w:val="24"/>
        </w:rPr>
        <w:t>needed</w:t>
      </w:r>
      <w:r w:rsidR="009B4B5A" w:rsidRPr="00CE199F">
        <w:rPr>
          <w:rFonts w:ascii="Aptos" w:hAnsi="Aptos"/>
          <w:sz w:val="24"/>
          <w:szCs w:val="24"/>
        </w:rPr>
        <w:t xml:space="preserve"> and policy tree extensions for </w:t>
      </w:r>
      <w:proofErr w:type="spellStart"/>
      <w:r w:rsidR="009B4B5A" w:rsidRPr="00CE199F">
        <w:rPr>
          <w:rFonts w:ascii="Aptos" w:hAnsi="Aptos"/>
          <w:sz w:val="24"/>
          <w:szCs w:val="24"/>
        </w:rPr>
        <w:t>multiobjective</w:t>
      </w:r>
      <w:proofErr w:type="spellEnd"/>
      <w:r w:rsidR="009B4B5A" w:rsidRPr="00CE199F">
        <w:rPr>
          <w:rFonts w:ascii="Aptos" w:hAnsi="Aptos"/>
          <w:sz w:val="24"/>
          <w:szCs w:val="24"/>
        </w:rPr>
        <w:t xml:space="preserve"> extensions</w:t>
      </w:r>
      <w:r w:rsidR="00BA4BA0" w:rsidRPr="00CE199F">
        <w:rPr>
          <w:rFonts w:ascii="Aptos" w:hAnsi="Aptos"/>
          <w:sz w:val="24"/>
          <w:szCs w:val="24"/>
        </w:rPr>
        <w:t xml:space="preserve"> </w:t>
      </w:r>
      <w:r w:rsidR="00BA4BA0" w:rsidRPr="00826A2A">
        <w:rPr>
          <w:rFonts w:ascii="Aptos" w:hAnsi="Aptos"/>
          <w:sz w:val="24"/>
          <w:szCs w:val="24"/>
        </w:rPr>
        <w:t>(</w:t>
      </w:r>
      <w:r w:rsidR="007014EE" w:rsidRPr="00826A2A">
        <w:rPr>
          <w:rFonts w:ascii="Aptos" w:hAnsi="Aptos"/>
          <w:sz w:val="24"/>
          <w:szCs w:val="24"/>
        </w:rPr>
        <w:t>Athey et al 2023</w:t>
      </w:r>
      <w:r w:rsidR="008C57C0" w:rsidRPr="00826A2A">
        <w:rPr>
          <w:rFonts w:ascii="Aptos" w:hAnsi="Aptos"/>
          <w:sz w:val="24"/>
          <w:szCs w:val="24"/>
        </w:rPr>
        <w:t>, Athey et al 2024</w:t>
      </w:r>
      <w:ins w:id="212" w:author="MKONDIWA, Maxwell (CIMMYT-India)" w:date="2024-07-23T15:06:00Z" w16du:dateUtc="2024-07-23T09:36:00Z">
        <w:r w:rsidR="002E17EC">
          <w:rPr>
            <w:rFonts w:ascii="Aptos" w:hAnsi="Aptos"/>
            <w:sz w:val="24"/>
            <w:szCs w:val="24"/>
          </w:rPr>
          <w:t>a</w:t>
        </w:r>
      </w:ins>
      <w:r w:rsidR="00BA4BA0" w:rsidRPr="00826A2A">
        <w:rPr>
          <w:rFonts w:ascii="Aptos" w:hAnsi="Aptos"/>
          <w:sz w:val="24"/>
          <w:szCs w:val="24"/>
        </w:rPr>
        <w:t>)</w:t>
      </w:r>
      <w:r w:rsidR="009B4B5A" w:rsidRPr="00CE199F">
        <w:rPr>
          <w:rFonts w:ascii="Aptos" w:hAnsi="Aptos"/>
          <w:sz w:val="24"/>
          <w:szCs w:val="24"/>
        </w:rPr>
        <w:t xml:space="preserve"> are</w:t>
      </w:r>
      <w:r w:rsidR="009B4B5A" w:rsidRPr="001578B0">
        <w:rPr>
          <w:rFonts w:ascii="Aptos" w:hAnsi="Aptos"/>
          <w:sz w:val="24"/>
          <w:szCs w:val="24"/>
        </w:rPr>
        <w:t xml:space="preserve"> available to address </w:t>
      </w:r>
      <w:r w:rsidR="00BA4BA0" w:rsidRPr="001578B0">
        <w:rPr>
          <w:rFonts w:ascii="Aptos" w:hAnsi="Aptos"/>
          <w:sz w:val="24"/>
          <w:szCs w:val="24"/>
        </w:rPr>
        <w:t xml:space="preserve">such concerns. </w:t>
      </w:r>
      <w:r w:rsidR="003F5AC9" w:rsidRPr="001578B0">
        <w:rPr>
          <w:rFonts w:ascii="Aptos" w:hAnsi="Aptos"/>
          <w:sz w:val="24"/>
          <w:szCs w:val="24"/>
        </w:rPr>
        <w:t>Second, the estimation of the treatment</w:t>
      </w:r>
      <w:ins w:id="213" w:author="MKONDIWA, Maxwell (CIMMYT-India)" w:date="2024-07-23T07:44:00Z" w16du:dateUtc="2024-07-23T02:14:00Z">
        <w:r w:rsidR="008A26CA">
          <w:rPr>
            <w:rFonts w:ascii="Aptos" w:hAnsi="Aptos"/>
            <w:sz w:val="24"/>
            <w:szCs w:val="24"/>
          </w:rPr>
          <w:t xml:space="preserve"> effects</w:t>
        </w:r>
      </w:ins>
      <w:del w:id="214" w:author="MKONDIWA, Maxwell (CIMMYT-India)" w:date="2024-07-23T07:44:00Z" w16du:dateUtc="2024-07-23T02:14:00Z">
        <w:r w:rsidR="003F5AC9" w:rsidRPr="001578B0" w:rsidDel="008A26CA">
          <w:rPr>
            <w:rFonts w:ascii="Aptos" w:hAnsi="Aptos"/>
            <w:sz w:val="24"/>
            <w:szCs w:val="24"/>
          </w:rPr>
          <w:delText>s</w:delText>
        </w:r>
      </w:del>
      <w:r w:rsidR="003F5AC9" w:rsidRPr="001578B0">
        <w:rPr>
          <w:rFonts w:ascii="Aptos" w:hAnsi="Aptos"/>
          <w:sz w:val="24"/>
          <w:szCs w:val="24"/>
        </w:rPr>
        <w:t xml:space="preserve"> requires enough observations for each of the practices to guarantee balanced comparisons. In the case of new agronomic innovations, it may be that only few farmers have adopted the technology as such there is not enough sample to make comparisons. This is a key limitation</w:t>
      </w:r>
      <w:r w:rsidR="00834E6B">
        <w:rPr>
          <w:rFonts w:ascii="Aptos" w:hAnsi="Aptos"/>
          <w:sz w:val="24"/>
          <w:szCs w:val="24"/>
        </w:rPr>
        <w:t xml:space="preserve"> </w:t>
      </w:r>
      <w:r w:rsidR="003F5AC9" w:rsidRPr="001578B0">
        <w:rPr>
          <w:rFonts w:ascii="Aptos" w:hAnsi="Aptos"/>
          <w:sz w:val="24"/>
          <w:szCs w:val="24"/>
        </w:rPr>
        <w:t>in the analysis of herbicides and varieties which are substantially differentiated and there</w:t>
      </w:r>
      <w:r w:rsidR="00183EF0">
        <w:rPr>
          <w:rFonts w:ascii="Aptos" w:hAnsi="Aptos"/>
          <w:sz w:val="24"/>
          <w:szCs w:val="24"/>
        </w:rPr>
        <w:t xml:space="preserve"> are</w:t>
      </w:r>
      <w:r w:rsidR="003F5AC9" w:rsidRPr="001578B0">
        <w:rPr>
          <w:rFonts w:ascii="Aptos" w:hAnsi="Aptos"/>
          <w:sz w:val="24"/>
          <w:szCs w:val="24"/>
        </w:rPr>
        <w:t xml:space="preserve"> many other new variants that only few farmers have adopted. </w:t>
      </w:r>
      <w:r w:rsidR="00FE0B13" w:rsidRPr="001578B0">
        <w:rPr>
          <w:rFonts w:ascii="Aptos" w:hAnsi="Aptos"/>
          <w:sz w:val="24"/>
          <w:szCs w:val="24"/>
        </w:rPr>
        <w:t xml:space="preserve">These </w:t>
      </w:r>
      <w:r w:rsidR="00183EF0">
        <w:rPr>
          <w:rFonts w:ascii="Aptos" w:hAnsi="Aptos"/>
          <w:sz w:val="24"/>
          <w:szCs w:val="24"/>
        </w:rPr>
        <w:t>area</w:t>
      </w:r>
      <w:ins w:id="215" w:author="MKONDIWA, Maxwell (CIMMYT-India)" w:date="2024-07-23T07:44:00Z" w16du:dateUtc="2024-07-23T02:14:00Z">
        <w:r w:rsidR="008A26CA">
          <w:rPr>
            <w:rFonts w:ascii="Aptos" w:hAnsi="Aptos"/>
            <w:sz w:val="24"/>
            <w:szCs w:val="24"/>
          </w:rPr>
          <w:t>s</w:t>
        </w:r>
      </w:ins>
      <w:r w:rsidR="00183EF0">
        <w:rPr>
          <w:rFonts w:ascii="Aptos" w:hAnsi="Aptos"/>
          <w:sz w:val="24"/>
          <w:szCs w:val="24"/>
        </w:rPr>
        <w:t xml:space="preserve"> of improvement for the approach however </w:t>
      </w:r>
      <w:r w:rsidR="002239D4" w:rsidRPr="001578B0">
        <w:rPr>
          <w:rFonts w:ascii="Aptos" w:hAnsi="Aptos"/>
          <w:sz w:val="24"/>
          <w:szCs w:val="24"/>
        </w:rPr>
        <w:t>also</w:t>
      </w:r>
      <w:r w:rsidR="00FE0B13" w:rsidRPr="001578B0">
        <w:rPr>
          <w:rFonts w:ascii="Aptos" w:hAnsi="Aptos"/>
          <w:sz w:val="24"/>
          <w:szCs w:val="24"/>
        </w:rPr>
        <w:t xml:space="preserve"> apply even in </w:t>
      </w:r>
      <w:r w:rsidR="002239D4" w:rsidRPr="001578B0">
        <w:rPr>
          <w:rFonts w:ascii="Aptos" w:hAnsi="Aptos"/>
          <w:sz w:val="24"/>
          <w:szCs w:val="24"/>
        </w:rPr>
        <w:t>conventional approaches. The advances in causal machine learning</w:t>
      </w:r>
      <w:r w:rsidR="00DB252F" w:rsidRPr="001578B0">
        <w:rPr>
          <w:rFonts w:ascii="Aptos" w:hAnsi="Aptos"/>
          <w:sz w:val="24"/>
          <w:szCs w:val="24"/>
        </w:rPr>
        <w:t xml:space="preserve"> however present a future of the possibility of </w:t>
      </w:r>
      <w:del w:id="216" w:author="MKONDIWA, Maxwell (CIMMYT-India)" w:date="2024-07-23T07:44:00Z" w16du:dateUtc="2024-07-23T02:14:00Z">
        <w:r w:rsidR="00DB252F" w:rsidRPr="001578B0" w:rsidDel="008A26CA">
          <w:rPr>
            <w:rFonts w:ascii="Aptos" w:hAnsi="Aptos"/>
            <w:sz w:val="24"/>
            <w:szCs w:val="24"/>
          </w:rPr>
          <w:delText xml:space="preserve">piloting </w:delText>
        </w:r>
      </w:del>
      <w:ins w:id="217" w:author="MKONDIWA, Maxwell (CIMMYT-India)" w:date="2024-07-23T07:44:00Z" w16du:dateUtc="2024-07-23T02:14:00Z">
        <w:r w:rsidR="008A26CA">
          <w:rPr>
            <w:rFonts w:ascii="Aptos" w:hAnsi="Aptos"/>
            <w:sz w:val="24"/>
            <w:szCs w:val="24"/>
          </w:rPr>
          <w:t>experimenting</w:t>
        </w:r>
        <w:r w:rsidR="008A26CA" w:rsidRPr="001578B0">
          <w:rPr>
            <w:rFonts w:ascii="Aptos" w:hAnsi="Aptos"/>
            <w:sz w:val="24"/>
            <w:szCs w:val="24"/>
          </w:rPr>
          <w:t xml:space="preserve"> </w:t>
        </w:r>
      </w:ins>
      <w:r w:rsidR="00DB252F" w:rsidRPr="001578B0">
        <w:rPr>
          <w:rFonts w:ascii="Aptos" w:hAnsi="Aptos"/>
          <w:sz w:val="24"/>
          <w:szCs w:val="24"/>
        </w:rPr>
        <w:t xml:space="preserve">personalized agricultural recommendations at </w:t>
      </w:r>
      <w:r w:rsidR="009B4B5A" w:rsidRPr="001578B0">
        <w:rPr>
          <w:rFonts w:ascii="Aptos" w:hAnsi="Aptos"/>
          <w:sz w:val="24"/>
          <w:szCs w:val="24"/>
        </w:rPr>
        <w:t xml:space="preserve">large scales. </w:t>
      </w:r>
    </w:p>
    <w:p w14:paraId="3EA6728E" w14:textId="77777777" w:rsidR="000C52E0" w:rsidRPr="001578B0" w:rsidRDefault="000C52E0" w:rsidP="000C52E0">
      <w:pPr>
        <w:pStyle w:val="Heading1"/>
        <w:rPr>
          <w:rFonts w:ascii="Aptos" w:hAnsi="Aptos"/>
        </w:rPr>
      </w:pPr>
      <w:r w:rsidRPr="001578B0">
        <w:rPr>
          <w:rFonts w:ascii="Aptos" w:hAnsi="Aptos"/>
        </w:rPr>
        <w:t>Acknowledgements</w:t>
      </w:r>
    </w:p>
    <w:p w14:paraId="128583B6" w14:textId="2CCD820C" w:rsidR="000C52E0" w:rsidRPr="001578B0" w:rsidRDefault="000C52E0" w:rsidP="000C52E0">
      <w:pPr>
        <w:rPr>
          <w:rFonts w:ascii="Aptos" w:hAnsi="Aptos"/>
          <w:sz w:val="24"/>
          <w:szCs w:val="24"/>
        </w:rPr>
      </w:pPr>
      <w:r w:rsidRPr="001578B0">
        <w:rPr>
          <w:rFonts w:ascii="Aptos" w:hAnsi="Aptos"/>
          <w:sz w:val="24"/>
          <w:szCs w:val="24"/>
        </w:rPr>
        <w:t>This</w:t>
      </w:r>
      <w:r w:rsidR="001E71FD" w:rsidRPr="001578B0">
        <w:rPr>
          <w:rFonts w:ascii="Aptos" w:hAnsi="Aptos"/>
          <w:sz w:val="24"/>
          <w:szCs w:val="24"/>
        </w:rPr>
        <w:t xml:space="preserve"> paper</w:t>
      </w:r>
      <w:r w:rsidRPr="001578B0">
        <w:rPr>
          <w:rFonts w:ascii="Aptos" w:hAnsi="Aptos"/>
          <w:sz w:val="24"/>
          <w:szCs w:val="24"/>
        </w:rPr>
        <w:t xml:space="preserve"> was prepared with support from the Bill and Melinda Gates Foundation through the Cereal Systems Initiative for South Asia (CSISA) and the Excellence in Agronomy </w:t>
      </w:r>
      <w:r w:rsidR="001E71FD" w:rsidRPr="001578B0">
        <w:rPr>
          <w:rFonts w:ascii="Aptos" w:hAnsi="Aptos"/>
          <w:sz w:val="24"/>
          <w:szCs w:val="24"/>
        </w:rPr>
        <w:t>(</w:t>
      </w:r>
      <w:proofErr w:type="spellStart"/>
      <w:r w:rsidR="001E71FD" w:rsidRPr="001578B0">
        <w:rPr>
          <w:rFonts w:ascii="Aptos" w:hAnsi="Aptos"/>
          <w:sz w:val="24"/>
          <w:szCs w:val="24"/>
        </w:rPr>
        <w:t>EiA</w:t>
      </w:r>
      <w:proofErr w:type="spellEnd"/>
      <w:r w:rsidR="001E71FD" w:rsidRPr="001578B0">
        <w:rPr>
          <w:rFonts w:ascii="Aptos" w:hAnsi="Aptos"/>
          <w:sz w:val="24"/>
          <w:szCs w:val="24"/>
        </w:rPr>
        <w:t xml:space="preserve">) </w:t>
      </w:r>
      <w:r w:rsidRPr="001578B0">
        <w:rPr>
          <w:rFonts w:ascii="Aptos" w:hAnsi="Aptos"/>
          <w:sz w:val="24"/>
          <w:szCs w:val="24"/>
        </w:rPr>
        <w:t>Initiative</w:t>
      </w:r>
      <w:r w:rsidR="001E71FD" w:rsidRPr="001578B0">
        <w:rPr>
          <w:rFonts w:ascii="Aptos" w:hAnsi="Aptos"/>
          <w:sz w:val="24"/>
          <w:szCs w:val="24"/>
        </w:rPr>
        <w:t xml:space="preserve"> of the CGIAR</w:t>
      </w:r>
      <w:r w:rsidRPr="001578B0">
        <w:rPr>
          <w:rFonts w:ascii="Aptos" w:hAnsi="Aptos"/>
          <w:sz w:val="24"/>
          <w:szCs w:val="24"/>
        </w:rPr>
        <w:t xml:space="preserve">. We thank all the CSISA field teams who supported the collection of the Landscape Diagnostic Survey (LDS). We also thank the farmers who provided their precious time to respond to survey questions. The content of this report solely reflects the opinions and findings of the authors. </w:t>
      </w:r>
    </w:p>
    <w:p w14:paraId="4F62F652" w14:textId="77777777" w:rsidR="00C6037C" w:rsidRDefault="00C6037C">
      <w:pPr>
        <w:jc w:val="left"/>
        <w:rPr>
          <w:ins w:id="218" w:author="MKONDIWA, Maxwell (CIMMYT-India)" w:date="2024-07-24T07:58:00Z" w16du:dateUtc="2024-07-24T02:28:00Z"/>
          <w:rFonts w:ascii="Aptos" w:eastAsiaTheme="majorEastAsia" w:hAnsi="Aptos" w:cstheme="majorBidi"/>
          <w:b/>
          <w:color w:val="2F5496" w:themeColor="accent1" w:themeShade="BF"/>
          <w:sz w:val="24"/>
          <w:szCs w:val="24"/>
        </w:rPr>
      </w:pPr>
      <w:ins w:id="219" w:author="MKONDIWA, Maxwell (CIMMYT-India)" w:date="2024-07-24T07:58:00Z" w16du:dateUtc="2024-07-24T02:28:00Z">
        <w:r>
          <w:rPr>
            <w:rFonts w:ascii="Aptos" w:hAnsi="Aptos"/>
            <w:sz w:val="24"/>
            <w:szCs w:val="24"/>
          </w:rPr>
          <w:br w:type="page"/>
        </w:r>
      </w:ins>
    </w:p>
    <w:p w14:paraId="702EF02A" w14:textId="01C3CB82" w:rsidR="0019212E" w:rsidRPr="001578B0" w:rsidRDefault="0019212E" w:rsidP="0019212E">
      <w:pPr>
        <w:pStyle w:val="Heading1"/>
        <w:rPr>
          <w:rFonts w:ascii="Aptos" w:hAnsi="Aptos"/>
          <w:sz w:val="24"/>
          <w:szCs w:val="24"/>
        </w:rPr>
      </w:pPr>
      <w:r w:rsidRPr="001578B0">
        <w:rPr>
          <w:rFonts w:ascii="Aptos" w:hAnsi="Aptos"/>
          <w:sz w:val="24"/>
          <w:szCs w:val="24"/>
        </w:rPr>
        <w:lastRenderedPageBreak/>
        <w:t>References</w:t>
      </w:r>
    </w:p>
    <w:p w14:paraId="4F9BBA0E" w14:textId="7592719C" w:rsidR="005A7ADA" w:rsidRPr="001578B0" w:rsidRDefault="005A7ADA" w:rsidP="001A0719">
      <w:pPr>
        <w:ind w:left="851" w:hanging="851"/>
        <w:rPr>
          <w:rFonts w:ascii="Aptos" w:hAnsi="Aptos"/>
        </w:rPr>
      </w:pPr>
      <w:r w:rsidRPr="001578B0">
        <w:rPr>
          <w:rFonts w:ascii="Aptos" w:hAnsi="Aptos"/>
          <w:sz w:val="24"/>
          <w:szCs w:val="24"/>
        </w:rPr>
        <w:t xml:space="preserve">Alston, J.M., Pardey, P.G., and Rao, X. </w:t>
      </w:r>
      <w:r w:rsidR="004E3D98" w:rsidRPr="001578B0">
        <w:rPr>
          <w:rFonts w:ascii="Aptos" w:hAnsi="Aptos"/>
          <w:sz w:val="24"/>
          <w:szCs w:val="24"/>
        </w:rPr>
        <w:t xml:space="preserve">2022. “Payoffs to a half century of CGIAR research.” </w:t>
      </w:r>
      <w:r w:rsidR="004E3D98" w:rsidRPr="001578B0">
        <w:rPr>
          <w:rFonts w:ascii="Aptos" w:hAnsi="Aptos"/>
          <w:i/>
          <w:iCs/>
          <w:sz w:val="24"/>
          <w:szCs w:val="24"/>
        </w:rPr>
        <w:t>American Journal of Agricultural Economics</w:t>
      </w:r>
      <w:r w:rsidR="00B1335F" w:rsidRPr="001578B0">
        <w:rPr>
          <w:rFonts w:ascii="Aptos" w:hAnsi="Aptos"/>
          <w:sz w:val="24"/>
          <w:szCs w:val="24"/>
        </w:rPr>
        <w:t xml:space="preserve"> 104 (2): 502-529. Doi: </w:t>
      </w:r>
      <w:hyperlink r:id="rId21" w:history="1">
        <w:r w:rsidR="00386899" w:rsidRPr="001578B0">
          <w:rPr>
            <w:rFonts w:ascii="Aptos" w:hAnsi="Aptos"/>
            <w:sz w:val="24"/>
            <w:szCs w:val="24"/>
          </w:rPr>
          <w:t>https://doi.org/10.1111/ajae.12255</w:t>
        </w:r>
      </w:hyperlink>
      <w:r w:rsidR="00386899" w:rsidRPr="001578B0">
        <w:rPr>
          <w:rFonts w:ascii="Aptos" w:hAnsi="Aptos"/>
          <w:sz w:val="24"/>
          <w:szCs w:val="24"/>
        </w:rPr>
        <w:t>.</w:t>
      </w:r>
      <w:r w:rsidR="00386899" w:rsidRPr="001578B0">
        <w:rPr>
          <w:rFonts w:ascii="Aptos" w:hAnsi="Aptos"/>
        </w:rPr>
        <w:t xml:space="preserve"> </w:t>
      </w:r>
    </w:p>
    <w:p w14:paraId="71C22849" w14:textId="2B3215DE" w:rsidR="00F42998" w:rsidRPr="001578B0" w:rsidRDefault="004F1C48" w:rsidP="001A0719">
      <w:pPr>
        <w:ind w:left="851" w:hanging="851"/>
        <w:rPr>
          <w:rFonts w:ascii="Aptos" w:hAnsi="Aptos"/>
          <w:sz w:val="24"/>
          <w:szCs w:val="24"/>
        </w:rPr>
      </w:pPr>
      <w:r w:rsidRPr="001578B0">
        <w:rPr>
          <w:rFonts w:ascii="Aptos" w:hAnsi="Aptos"/>
          <w:sz w:val="24"/>
          <w:szCs w:val="24"/>
        </w:rPr>
        <w:t xml:space="preserve">Athey, </w:t>
      </w:r>
      <w:r w:rsidR="008F34DE" w:rsidRPr="001578B0">
        <w:rPr>
          <w:rFonts w:ascii="Aptos" w:hAnsi="Aptos"/>
          <w:sz w:val="24"/>
          <w:szCs w:val="24"/>
        </w:rPr>
        <w:t xml:space="preserve">S., </w:t>
      </w:r>
      <w:proofErr w:type="spellStart"/>
      <w:r w:rsidR="008F34DE" w:rsidRPr="001578B0">
        <w:rPr>
          <w:rFonts w:ascii="Aptos" w:hAnsi="Aptos"/>
          <w:sz w:val="24"/>
          <w:szCs w:val="24"/>
        </w:rPr>
        <w:t>Tibshirani</w:t>
      </w:r>
      <w:proofErr w:type="spellEnd"/>
      <w:r w:rsidR="008F34DE" w:rsidRPr="001578B0">
        <w:rPr>
          <w:rFonts w:ascii="Aptos" w:hAnsi="Aptos"/>
          <w:sz w:val="24"/>
          <w:szCs w:val="24"/>
        </w:rPr>
        <w:t xml:space="preserve">, J., and Wager, S. 2019. “Generalized Random Forests”. </w:t>
      </w:r>
      <w:r w:rsidR="008F34DE" w:rsidRPr="001578B0">
        <w:rPr>
          <w:rFonts w:ascii="Aptos" w:hAnsi="Aptos"/>
          <w:i/>
          <w:iCs/>
          <w:sz w:val="24"/>
          <w:szCs w:val="24"/>
        </w:rPr>
        <w:t xml:space="preserve">Annals of Statistics </w:t>
      </w:r>
      <w:r w:rsidR="008F34DE" w:rsidRPr="001578B0">
        <w:rPr>
          <w:rFonts w:ascii="Aptos" w:hAnsi="Aptos"/>
          <w:sz w:val="24"/>
          <w:szCs w:val="24"/>
        </w:rPr>
        <w:t>47 (2)</w:t>
      </w:r>
      <w:r w:rsidR="002E5A60" w:rsidRPr="001578B0">
        <w:rPr>
          <w:rFonts w:ascii="Aptos" w:hAnsi="Aptos"/>
          <w:sz w:val="24"/>
          <w:szCs w:val="24"/>
        </w:rPr>
        <w:t xml:space="preserve">: </w:t>
      </w:r>
      <w:r w:rsidR="000C778C" w:rsidRPr="001578B0">
        <w:rPr>
          <w:rFonts w:ascii="Aptos" w:hAnsi="Aptos"/>
          <w:sz w:val="24"/>
          <w:szCs w:val="24"/>
        </w:rPr>
        <w:t>1148-1178</w:t>
      </w:r>
      <w:r w:rsidR="002E5A60" w:rsidRPr="001578B0">
        <w:rPr>
          <w:rFonts w:ascii="Aptos" w:hAnsi="Aptos"/>
          <w:sz w:val="24"/>
          <w:szCs w:val="24"/>
        </w:rPr>
        <w:t>. Doi: 10.1214/18-AOS1709.</w:t>
      </w:r>
      <w:r w:rsidR="002E5A60" w:rsidRPr="001578B0">
        <w:rPr>
          <w:rFonts w:ascii="Aptos" w:hAnsi="Aptos" w:cs="Open Sans"/>
          <w:color w:val="000000"/>
          <w:sz w:val="20"/>
          <w:szCs w:val="20"/>
          <w:shd w:val="clear" w:color="auto" w:fill="FFFFFF"/>
        </w:rPr>
        <w:t xml:space="preserve"> </w:t>
      </w:r>
    </w:p>
    <w:p w14:paraId="6E54B131" w14:textId="3DB4793C" w:rsidR="00E34E5C" w:rsidRPr="001578B0" w:rsidRDefault="006C6CA1" w:rsidP="001A0719">
      <w:pPr>
        <w:ind w:left="851" w:hanging="851"/>
        <w:rPr>
          <w:rFonts w:ascii="Aptos" w:hAnsi="Aptos"/>
          <w:sz w:val="24"/>
          <w:szCs w:val="24"/>
        </w:rPr>
      </w:pPr>
      <w:r w:rsidRPr="001578B0">
        <w:rPr>
          <w:rFonts w:ascii="Aptos" w:hAnsi="Aptos"/>
          <w:sz w:val="24"/>
          <w:szCs w:val="24"/>
        </w:rPr>
        <w:t xml:space="preserve">Athey, S., and Wager, S. 2021. “Policy learning with observational data.” </w:t>
      </w:r>
      <w:proofErr w:type="spellStart"/>
      <w:r w:rsidRPr="001578B0">
        <w:rPr>
          <w:rFonts w:ascii="Aptos" w:hAnsi="Aptos"/>
          <w:i/>
          <w:iCs/>
          <w:sz w:val="24"/>
          <w:szCs w:val="24"/>
        </w:rPr>
        <w:t>Econometrica</w:t>
      </w:r>
      <w:proofErr w:type="spellEnd"/>
      <w:r w:rsidRPr="001578B0">
        <w:rPr>
          <w:rFonts w:ascii="Aptos" w:hAnsi="Aptos"/>
          <w:sz w:val="24"/>
          <w:szCs w:val="24"/>
        </w:rPr>
        <w:t xml:space="preserve"> </w:t>
      </w:r>
      <w:r w:rsidR="00AF0415" w:rsidRPr="001578B0">
        <w:rPr>
          <w:rFonts w:ascii="Aptos" w:hAnsi="Aptos"/>
          <w:sz w:val="24"/>
          <w:szCs w:val="24"/>
        </w:rPr>
        <w:t xml:space="preserve">89(1): 133-161. Doi: </w:t>
      </w:r>
      <w:hyperlink r:id="rId22" w:history="1">
        <w:r w:rsidR="00421C9B" w:rsidRPr="001578B0">
          <w:rPr>
            <w:rFonts w:ascii="Aptos" w:hAnsi="Aptos"/>
            <w:sz w:val="24"/>
            <w:szCs w:val="24"/>
          </w:rPr>
          <w:t>https://doi.org/10.3982/ECTA15732</w:t>
        </w:r>
      </w:hyperlink>
      <w:r w:rsidR="00421C9B" w:rsidRPr="001578B0">
        <w:rPr>
          <w:rFonts w:ascii="Aptos" w:hAnsi="Aptos"/>
          <w:sz w:val="24"/>
          <w:szCs w:val="24"/>
        </w:rPr>
        <w:t>.</w:t>
      </w:r>
    </w:p>
    <w:p w14:paraId="3349D2BF" w14:textId="3169B6BE" w:rsidR="00E42C0B" w:rsidRPr="001578B0" w:rsidRDefault="00E42C0B" w:rsidP="001A0719">
      <w:pPr>
        <w:ind w:left="851" w:hanging="851"/>
        <w:rPr>
          <w:rFonts w:ascii="Aptos" w:hAnsi="Aptos"/>
          <w:sz w:val="24"/>
          <w:szCs w:val="24"/>
        </w:rPr>
      </w:pPr>
      <w:r w:rsidRPr="001578B0">
        <w:rPr>
          <w:rFonts w:ascii="Aptos" w:hAnsi="Aptos"/>
          <w:sz w:val="24"/>
          <w:szCs w:val="24"/>
        </w:rPr>
        <w:t>Athey, S., Cole, S., Nath, S., Zhu, J. 2023. “</w:t>
      </w:r>
      <w:r w:rsidR="003A6C7A" w:rsidRPr="001578B0">
        <w:rPr>
          <w:rFonts w:ascii="Aptos" w:hAnsi="Aptos"/>
          <w:sz w:val="24"/>
          <w:szCs w:val="24"/>
        </w:rPr>
        <w:t>Targeting, personalization, and engagement in an agricultural advisory service</w:t>
      </w:r>
      <w:r w:rsidRPr="001578B0">
        <w:rPr>
          <w:rFonts w:ascii="Aptos" w:hAnsi="Aptos"/>
          <w:sz w:val="24"/>
          <w:szCs w:val="24"/>
        </w:rPr>
        <w:t>”</w:t>
      </w:r>
      <w:r w:rsidR="003A6C7A" w:rsidRPr="001578B0">
        <w:rPr>
          <w:rFonts w:ascii="Aptos" w:hAnsi="Aptos"/>
          <w:sz w:val="24"/>
          <w:szCs w:val="24"/>
        </w:rPr>
        <w:t>. Working paper. Url:</w:t>
      </w:r>
      <w:r w:rsidR="00431FB5" w:rsidRPr="001578B0">
        <w:rPr>
          <w:rFonts w:ascii="Aptos" w:hAnsi="Aptos"/>
          <w:sz w:val="24"/>
          <w:szCs w:val="24"/>
        </w:rPr>
        <w:t xml:space="preserve"> </w:t>
      </w:r>
      <w:hyperlink r:id="rId23" w:history="1">
        <w:r w:rsidR="00431FB5" w:rsidRPr="001578B0">
          <w:rPr>
            <w:rFonts w:ascii="Aptos" w:hAnsi="Aptos"/>
            <w:sz w:val="24"/>
            <w:szCs w:val="24"/>
          </w:rPr>
          <w:t>http://dx.doi.org/10.2139/ssrn.4536641</w:t>
        </w:r>
      </w:hyperlink>
      <w:r w:rsidR="00431FB5" w:rsidRPr="001578B0">
        <w:rPr>
          <w:rFonts w:ascii="Aptos" w:hAnsi="Aptos"/>
          <w:sz w:val="24"/>
          <w:szCs w:val="24"/>
        </w:rPr>
        <w:t xml:space="preserve">. </w:t>
      </w:r>
    </w:p>
    <w:p w14:paraId="60ADD27E" w14:textId="3BF087E3" w:rsidR="008C57C0" w:rsidRDefault="006E7C28" w:rsidP="001A0719">
      <w:pPr>
        <w:ind w:left="851" w:hanging="851"/>
        <w:rPr>
          <w:ins w:id="220" w:author="MKONDIWA, Maxwell (CIMMYT-India)" w:date="2024-07-23T15:06:00Z" w16du:dateUtc="2024-07-23T09:36:00Z"/>
          <w:rFonts w:ascii="Aptos" w:hAnsi="Aptos"/>
          <w:sz w:val="24"/>
          <w:szCs w:val="24"/>
        </w:rPr>
      </w:pPr>
      <w:r w:rsidRPr="001578B0">
        <w:rPr>
          <w:rFonts w:ascii="Aptos" w:hAnsi="Aptos"/>
          <w:sz w:val="24"/>
          <w:szCs w:val="24"/>
        </w:rPr>
        <w:t xml:space="preserve">Athey, S., </w:t>
      </w:r>
      <w:proofErr w:type="spellStart"/>
      <w:r w:rsidRPr="001578B0">
        <w:rPr>
          <w:rFonts w:ascii="Aptos" w:hAnsi="Aptos"/>
          <w:sz w:val="24"/>
          <w:szCs w:val="24"/>
        </w:rPr>
        <w:t>Byambadalai</w:t>
      </w:r>
      <w:proofErr w:type="spellEnd"/>
      <w:r w:rsidRPr="001578B0">
        <w:rPr>
          <w:rFonts w:ascii="Aptos" w:hAnsi="Aptos"/>
          <w:sz w:val="24"/>
          <w:szCs w:val="24"/>
        </w:rPr>
        <w:t>, U.</w:t>
      </w:r>
      <w:r w:rsidR="000F2783" w:rsidRPr="001578B0">
        <w:rPr>
          <w:rFonts w:ascii="Aptos" w:hAnsi="Aptos"/>
          <w:sz w:val="24"/>
          <w:szCs w:val="24"/>
        </w:rPr>
        <w:t xml:space="preserve">, Cersosimo, M., </w:t>
      </w:r>
      <w:proofErr w:type="spellStart"/>
      <w:r w:rsidR="000F2783" w:rsidRPr="001578B0">
        <w:rPr>
          <w:rFonts w:ascii="Aptos" w:hAnsi="Aptos"/>
          <w:sz w:val="24"/>
          <w:szCs w:val="24"/>
        </w:rPr>
        <w:t>Koutout</w:t>
      </w:r>
      <w:proofErr w:type="spellEnd"/>
      <w:r w:rsidR="000F2783" w:rsidRPr="001578B0">
        <w:rPr>
          <w:rFonts w:ascii="Aptos" w:hAnsi="Aptos"/>
          <w:sz w:val="24"/>
          <w:szCs w:val="24"/>
        </w:rPr>
        <w:t>, K., and Nath, S. 2024</w:t>
      </w:r>
      <w:ins w:id="221" w:author="MKONDIWA, Maxwell (CIMMYT-India)" w:date="2024-07-23T15:05:00Z" w16du:dateUtc="2024-07-23T09:35:00Z">
        <w:r w:rsidR="002031EC">
          <w:rPr>
            <w:rFonts w:ascii="Aptos" w:hAnsi="Aptos"/>
            <w:sz w:val="24"/>
            <w:szCs w:val="24"/>
          </w:rPr>
          <w:t>a</w:t>
        </w:r>
      </w:ins>
      <w:r w:rsidR="000F2783" w:rsidRPr="001578B0">
        <w:rPr>
          <w:rFonts w:ascii="Aptos" w:hAnsi="Aptos"/>
          <w:sz w:val="24"/>
          <w:szCs w:val="24"/>
        </w:rPr>
        <w:t xml:space="preserve">. “The Heterogenous Impact of Changes in Default Gift Amounts on Fundraising”. Working paper. Url: </w:t>
      </w:r>
      <w:r w:rsidR="00000000" w:rsidRPr="00841420">
        <w:rPr>
          <w:rFonts w:ascii="Aptos" w:hAnsi="Aptos"/>
          <w:sz w:val="24"/>
          <w:szCs w:val="24"/>
          <w:rPrChange w:id="222" w:author="MKONDIWA, Maxwell (CIMMYT-India)" w:date="2024-07-23T15:10:00Z" w16du:dateUtc="2024-07-23T09:40:00Z">
            <w:rPr/>
          </w:rPrChange>
        </w:rPr>
        <w:fldChar w:fldCharType="begin"/>
      </w:r>
      <w:r w:rsidR="00000000" w:rsidRPr="00841420">
        <w:rPr>
          <w:rFonts w:ascii="Aptos" w:hAnsi="Aptos"/>
          <w:sz w:val="24"/>
          <w:szCs w:val="24"/>
          <w:rPrChange w:id="223" w:author="MKONDIWA, Maxwell (CIMMYT-India)" w:date="2024-07-23T15:10:00Z" w16du:dateUtc="2024-07-23T09:40:00Z">
            <w:rPr/>
          </w:rPrChange>
        </w:rPr>
        <w:instrText>HYPERLINK "https://dx.doi.org/10.2139/ssrn.4785704" \t "_blank"</w:instrText>
      </w:r>
      <w:r w:rsidR="00000000" w:rsidRPr="00841420">
        <w:rPr>
          <w:rFonts w:ascii="Aptos" w:hAnsi="Aptos"/>
          <w:sz w:val="24"/>
          <w:szCs w:val="24"/>
          <w:rPrChange w:id="224" w:author="MKONDIWA, Maxwell (CIMMYT-India)" w:date="2024-07-23T15:10:00Z" w16du:dateUtc="2024-07-23T09:40:00Z">
            <w:rPr/>
          </w:rPrChange>
        </w:rPr>
      </w:r>
      <w:r w:rsidR="00000000" w:rsidRPr="00841420">
        <w:rPr>
          <w:rFonts w:ascii="Aptos" w:hAnsi="Aptos"/>
          <w:sz w:val="24"/>
          <w:szCs w:val="24"/>
          <w:rPrChange w:id="225" w:author="MKONDIWA, Maxwell (CIMMYT-India)" w:date="2024-07-23T15:10:00Z" w16du:dateUtc="2024-07-23T09:40:00Z">
            <w:rPr/>
          </w:rPrChange>
        </w:rPr>
        <w:fldChar w:fldCharType="separate"/>
      </w:r>
      <w:r w:rsidR="00874107" w:rsidRPr="001578B0">
        <w:rPr>
          <w:rFonts w:ascii="Aptos" w:hAnsi="Aptos"/>
          <w:sz w:val="24"/>
          <w:szCs w:val="24"/>
        </w:rPr>
        <w:t>http://dx.doi.org/10.2139/ssrn.4785704</w:t>
      </w:r>
      <w:r w:rsidR="00000000">
        <w:rPr>
          <w:rFonts w:ascii="Aptos" w:hAnsi="Aptos"/>
          <w:sz w:val="24"/>
          <w:szCs w:val="24"/>
        </w:rPr>
        <w:fldChar w:fldCharType="end"/>
      </w:r>
      <w:r w:rsidR="00874107" w:rsidRPr="001578B0">
        <w:rPr>
          <w:rFonts w:ascii="Aptos" w:hAnsi="Aptos"/>
          <w:sz w:val="24"/>
          <w:szCs w:val="24"/>
        </w:rPr>
        <w:t>.</w:t>
      </w:r>
    </w:p>
    <w:p w14:paraId="592C9595" w14:textId="00D1E013" w:rsidR="002E17EC" w:rsidRPr="00841420" w:rsidRDefault="00B22B39" w:rsidP="00841420">
      <w:pPr>
        <w:ind w:left="851" w:hanging="851"/>
        <w:rPr>
          <w:rFonts w:ascii="Aptos" w:hAnsi="Aptos"/>
          <w:sz w:val="24"/>
          <w:szCs w:val="24"/>
        </w:rPr>
      </w:pPr>
      <w:ins w:id="226" w:author="MKONDIWA, Maxwell (CIMMYT-India)" w:date="2024-07-23T15:07:00Z" w16du:dateUtc="2024-07-23T09:37:00Z">
        <w:r>
          <w:rPr>
            <w:rFonts w:ascii="Aptos" w:hAnsi="Aptos"/>
            <w:sz w:val="24"/>
            <w:szCs w:val="24"/>
          </w:rPr>
          <w:t xml:space="preserve">Athey, S., Simon, L.K., </w:t>
        </w:r>
        <w:proofErr w:type="spellStart"/>
        <w:r>
          <w:rPr>
            <w:rFonts w:ascii="Aptos" w:hAnsi="Aptos"/>
            <w:sz w:val="24"/>
            <w:szCs w:val="24"/>
          </w:rPr>
          <w:t>Skans</w:t>
        </w:r>
        <w:proofErr w:type="spellEnd"/>
        <w:r>
          <w:rPr>
            <w:rFonts w:ascii="Aptos" w:hAnsi="Aptos"/>
            <w:sz w:val="24"/>
            <w:szCs w:val="24"/>
          </w:rPr>
          <w:t xml:space="preserve">, O.N., </w:t>
        </w:r>
        <w:proofErr w:type="spellStart"/>
        <w:r>
          <w:rPr>
            <w:rFonts w:ascii="Aptos" w:hAnsi="Aptos"/>
            <w:sz w:val="24"/>
            <w:szCs w:val="24"/>
          </w:rPr>
          <w:t>Vikstrom</w:t>
        </w:r>
        <w:proofErr w:type="spellEnd"/>
        <w:r>
          <w:rPr>
            <w:rFonts w:ascii="Aptos" w:hAnsi="Aptos"/>
            <w:sz w:val="24"/>
            <w:szCs w:val="24"/>
          </w:rPr>
          <w:t xml:space="preserve">, J., and </w:t>
        </w:r>
        <w:proofErr w:type="spellStart"/>
        <w:r>
          <w:rPr>
            <w:rFonts w:ascii="Aptos" w:hAnsi="Aptos"/>
            <w:sz w:val="24"/>
            <w:szCs w:val="24"/>
          </w:rPr>
          <w:t>Yakymovy</w:t>
        </w:r>
        <w:r w:rsidR="00F12729">
          <w:rPr>
            <w:rFonts w:ascii="Aptos" w:hAnsi="Aptos"/>
            <w:sz w:val="24"/>
            <w:szCs w:val="24"/>
          </w:rPr>
          <w:t>ch</w:t>
        </w:r>
        <w:proofErr w:type="spellEnd"/>
        <w:r w:rsidR="00F12729">
          <w:rPr>
            <w:rFonts w:ascii="Aptos" w:hAnsi="Aptos"/>
            <w:sz w:val="24"/>
            <w:szCs w:val="24"/>
          </w:rPr>
          <w:t>, Y. 2024</w:t>
        </w:r>
      </w:ins>
      <w:ins w:id="227" w:author="MKONDIWA, Maxwell (CIMMYT-India)" w:date="2024-07-24T12:21:00Z" w16du:dateUtc="2024-07-24T06:51:00Z">
        <w:r w:rsidR="007F2EE3">
          <w:rPr>
            <w:rFonts w:ascii="Aptos" w:hAnsi="Aptos"/>
            <w:sz w:val="24"/>
            <w:szCs w:val="24"/>
          </w:rPr>
          <w:t>b</w:t>
        </w:r>
      </w:ins>
      <w:ins w:id="228" w:author="MKONDIWA, Maxwell (CIMMYT-India)" w:date="2024-07-23T15:07:00Z" w16du:dateUtc="2024-07-23T09:37:00Z">
        <w:r w:rsidR="00F12729">
          <w:rPr>
            <w:rFonts w:ascii="Aptos" w:hAnsi="Aptos"/>
            <w:sz w:val="24"/>
            <w:szCs w:val="24"/>
          </w:rPr>
          <w:t xml:space="preserve">. “The </w:t>
        </w:r>
      </w:ins>
      <w:ins w:id="229" w:author="MKONDIWA, Maxwell (CIMMYT-India)" w:date="2024-07-23T15:08:00Z" w16du:dateUtc="2024-07-23T09:38:00Z">
        <w:r w:rsidR="00F12729">
          <w:rPr>
            <w:rFonts w:ascii="Aptos" w:hAnsi="Aptos"/>
            <w:sz w:val="24"/>
            <w:szCs w:val="24"/>
          </w:rPr>
          <w:t>Heterogeneous Earnings Impact of Job Loss Across</w:t>
        </w:r>
        <w:r w:rsidR="005C16E0">
          <w:rPr>
            <w:rFonts w:ascii="Aptos" w:hAnsi="Aptos"/>
            <w:sz w:val="24"/>
            <w:szCs w:val="24"/>
          </w:rPr>
          <w:t xml:space="preserve"> Workers, Establishments, and Markets</w:t>
        </w:r>
      </w:ins>
      <w:ins w:id="230" w:author="MKONDIWA, Maxwell (CIMMYT-India)" w:date="2024-07-23T15:07:00Z" w16du:dateUtc="2024-07-23T09:37:00Z">
        <w:r w:rsidR="00F12729">
          <w:rPr>
            <w:rFonts w:ascii="Aptos" w:hAnsi="Aptos"/>
            <w:sz w:val="24"/>
            <w:szCs w:val="24"/>
          </w:rPr>
          <w:t>”</w:t>
        </w:r>
      </w:ins>
      <w:ins w:id="231" w:author="MKONDIWA, Maxwell (CIMMYT-India)" w:date="2024-07-23T15:08:00Z" w16du:dateUtc="2024-07-23T09:38:00Z">
        <w:r w:rsidR="005C16E0">
          <w:rPr>
            <w:rFonts w:ascii="Aptos" w:hAnsi="Aptos"/>
            <w:sz w:val="24"/>
            <w:szCs w:val="24"/>
          </w:rPr>
          <w:t xml:space="preserve">. Working paper. Url: </w:t>
        </w:r>
      </w:ins>
      <w:ins w:id="232" w:author="MKONDIWA, Maxwell (CIMMYT-India)" w:date="2024-07-23T15:10:00Z" w16du:dateUtc="2024-07-23T09:40:00Z">
        <w:r w:rsidR="00AB24F9" w:rsidRPr="00841420">
          <w:rPr>
            <w:rFonts w:ascii="Aptos" w:hAnsi="Aptos"/>
            <w:sz w:val="24"/>
            <w:szCs w:val="24"/>
            <w:rPrChange w:id="233" w:author="MKONDIWA, Maxwell (CIMMYT-India)" w:date="2024-07-23T15:10:00Z" w16du:dateUtc="2024-07-23T09:40:00Z">
              <w:rPr>
                <w:rFonts w:ascii="Helvetica" w:hAnsi="Helvetica"/>
                <w:color w:val="000000"/>
                <w:sz w:val="17"/>
                <w:szCs w:val="17"/>
              </w:rPr>
            </w:rPrChange>
          </w:rPr>
          <w:fldChar w:fldCharType="begin"/>
        </w:r>
        <w:r w:rsidR="00AB24F9" w:rsidRPr="00841420">
          <w:rPr>
            <w:rFonts w:ascii="Aptos" w:hAnsi="Aptos"/>
            <w:sz w:val="24"/>
            <w:szCs w:val="24"/>
            <w:rPrChange w:id="234" w:author="MKONDIWA, Maxwell (CIMMYT-India)" w:date="2024-07-23T15:10:00Z" w16du:dateUtc="2024-07-23T09:40:00Z">
              <w:rPr>
                <w:rFonts w:ascii="Helvetica" w:hAnsi="Helvetica"/>
                <w:color w:val="000000"/>
                <w:sz w:val="17"/>
                <w:szCs w:val="17"/>
              </w:rPr>
            </w:rPrChange>
          </w:rPr>
          <w:instrText>HYPERLINK "https://doi.org/10.48550/arXiv.2307.06684"</w:instrText>
        </w:r>
        <w:r w:rsidR="00AB24F9" w:rsidRPr="00841420">
          <w:rPr>
            <w:rFonts w:ascii="Aptos" w:hAnsi="Aptos"/>
            <w:sz w:val="24"/>
            <w:szCs w:val="24"/>
            <w:rPrChange w:id="235" w:author="MKONDIWA, Maxwell (CIMMYT-India)" w:date="2024-07-23T15:10:00Z" w16du:dateUtc="2024-07-23T09:40:00Z">
              <w:rPr>
                <w:rFonts w:ascii="Helvetica" w:hAnsi="Helvetica"/>
                <w:color w:val="000000"/>
                <w:sz w:val="17"/>
                <w:szCs w:val="17"/>
              </w:rPr>
            </w:rPrChange>
          </w:rPr>
        </w:r>
        <w:r w:rsidR="00AB24F9" w:rsidRPr="00841420">
          <w:rPr>
            <w:rFonts w:ascii="Aptos" w:hAnsi="Aptos"/>
            <w:sz w:val="24"/>
            <w:szCs w:val="24"/>
            <w:rPrChange w:id="236" w:author="MKONDIWA, Maxwell (CIMMYT-India)" w:date="2024-07-23T15:10:00Z" w16du:dateUtc="2024-07-23T09:40:00Z">
              <w:rPr>
                <w:rFonts w:ascii="Helvetica" w:hAnsi="Helvetica"/>
                <w:color w:val="000000"/>
                <w:sz w:val="17"/>
                <w:szCs w:val="17"/>
              </w:rPr>
            </w:rPrChange>
          </w:rPr>
          <w:fldChar w:fldCharType="separate"/>
        </w:r>
        <w:r w:rsidR="00AB24F9" w:rsidRPr="00841420">
          <w:rPr>
            <w:rFonts w:ascii="Aptos" w:hAnsi="Aptos"/>
            <w:sz w:val="24"/>
            <w:szCs w:val="24"/>
            <w:rPrChange w:id="237" w:author="MKONDIWA, Maxwell (CIMMYT-India)" w:date="2024-07-23T15:10:00Z" w16du:dateUtc="2024-07-23T09:40:00Z">
              <w:rPr>
                <w:rFonts w:ascii="Helvetica" w:hAnsi="Helvetica"/>
                <w:color w:val="0000FF"/>
                <w:sz w:val="17"/>
                <w:szCs w:val="17"/>
                <w:u w:val="single"/>
              </w:rPr>
            </w:rPrChange>
          </w:rPr>
          <w:br/>
        </w:r>
        <w:r w:rsidR="00AB24F9" w:rsidRPr="00841420">
          <w:rPr>
            <w:rFonts w:ascii="Aptos" w:hAnsi="Aptos"/>
            <w:sz w:val="24"/>
            <w:szCs w:val="24"/>
            <w:rPrChange w:id="238" w:author="MKONDIWA, Maxwell (CIMMYT-India)" w:date="2024-07-23T15:10:00Z" w16du:dateUtc="2024-07-23T09:40:00Z">
              <w:rPr>
                <w:rStyle w:val="Hyperlink"/>
                <w:rFonts w:ascii="Helvetica" w:hAnsi="Helvetica"/>
                <w:sz w:val="17"/>
                <w:szCs w:val="17"/>
              </w:rPr>
            </w:rPrChange>
          </w:rPr>
          <w:t>https://doi.org/10.48550/arXiv.2307.06684</w:t>
        </w:r>
        <w:r w:rsidR="00AB24F9" w:rsidRPr="00841420">
          <w:rPr>
            <w:rFonts w:ascii="Aptos" w:hAnsi="Aptos"/>
            <w:sz w:val="24"/>
            <w:szCs w:val="24"/>
            <w:rPrChange w:id="239" w:author="MKONDIWA, Maxwell (CIMMYT-India)" w:date="2024-07-23T15:10:00Z" w16du:dateUtc="2024-07-23T09:40:00Z">
              <w:rPr>
                <w:rFonts w:ascii="Helvetica" w:hAnsi="Helvetica"/>
                <w:color w:val="000000"/>
                <w:sz w:val="17"/>
                <w:szCs w:val="17"/>
              </w:rPr>
            </w:rPrChange>
          </w:rPr>
          <w:fldChar w:fldCharType="end"/>
        </w:r>
        <w:r w:rsidR="00841420" w:rsidRPr="00841420">
          <w:rPr>
            <w:rFonts w:ascii="Aptos" w:hAnsi="Aptos"/>
            <w:sz w:val="24"/>
            <w:szCs w:val="24"/>
            <w:rPrChange w:id="240" w:author="MKONDIWA, Maxwell (CIMMYT-India)" w:date="2024-07-23T15:10:00Z" w16du:dateUtc="2024-07-23T09:40:00Z">
              <w:rPr>
                <w:rFonts w:ascii="Helvetica" w:hAnsi="Helvetica"/>
                <w:color w:val="000000"/>
                <w:sz w:val="17"/>
                <w:szCs w:val="17"/>
              </w:rPr>
            </w:rPrChange>
          </w:rPr>
          <w:t xml:space="preserve">. </w:t>
        </w:r>
      </w:ins>
    </w:p>
    <w:p w14:paraId="3E122528" w14:textId="304F91ED" w:rsidR="0023144E" w:rsidRPr="001578B0" w:rsidRDefault="0023144E" w:rsidP="001A0719">
      <w:pPr>
        <w:ind w:left="851" w:hanging="851"/>
        <w:rPr>
          <w:rFonts w:ascii="Aptos" w:hAnsi="Aptos"/>
          <w:sz w:val="24"/>
          <w:szCs w:val="24"/>
        </w:rPr>
      </w:pPr>
      <w:proofErr w:type="spellStart"/>
      <w:r w:rsidRPr="006C6E2B">
        <w:rPr>
          <w:rFonts w:ascii="Aptos" w:hAnsi="Aptos"/>
          <w:sz w:val="24"/>
          <w:szCs w:val="24"/>
        </w:rPr>
        <w:t>Cagala</w:t>
      </w:r>
      <w:proofErr w:type="spellEnd"/>
      <w:r w:rsidRPr="006C6E2B">
        <w:rPr>
          <w:rFonts w:ascii="Aptos" w:hAnsi="Aptos"/>
          <w:sz w:val="24"/>
          <w:szCs w:val="24"/>
        </w:rPr>
        <w:t xml:space="preserve">, T., </w:t>
      </w:r>
      <w:proofErr w:type="spellStart"/>
      <w:r w:rsidRPr="006C6E2B">
        <w:rPr>
          <w:rFonts w:ascii="Aptos" w:hAnsi="Aptos"/>
          <w:sz w:val="24"/>
          <w:szCs w:val="24"/>
        </w:rPr>
        <w:t>Glogowsky</w:t>
      </w:r>
      <w:proofErr w:type="spellEnd"/>
      <w:r w:rsidRPr="006C6E2B">
        <w:rPr>
          <w:rFonts w:ascii="Aptos" w:hAnsi="Aptos"/>
          <w:sz w:val="24"/>
          <w:szCs w:val="24"/>
        </w:rPr>
        <w:t xml:space="preserve">, U., </w:t>
      </w:r>
      <w:proofErr w:type="spellStart"/>
      <w:r w:rsidRPr="006C6E2B">
        <w:rPr>
          <w:rFonts w:ascii="Aptos" w:hAnsi="Aptos"/>
          <w:sz w:val="24"/>
          <w:szCs w:val="24"/>
        </w:rPr>
        <w:t>Rincke</w:t>
      </w:r>
      <w:proofErr w:type="spellEnd"/>
      <w:r w:rsidRPr="006C6E2B">
        <w:rPr>
          <w:rFonts w:ascii="Aptos" w:hAnsi="Aptos"/>
          <w:sz w:val="24"/>
          <w:szCs w:val="24"/>
        </w:rPr>
        <w:t>, J., and Stri</w:t>
      </w:r>
      <w:r w:rsidR="00AD65F6" w:rsidRPr="006C6E2B">
        <w:rPr>
          <w:rFonts w:ascii="Aptos" w:hAnsi="Aptos"/>
          <w:sz w:val="24"/>
          <w:szCs w:val="24"/>
        </w:rPr>
        <w:t xml:space="preserve">ttmatter, A. 2021. “Optimal targeting in fundraising: A causal machine learning approach”. Working paper. Url: </w:t>
      </w:r>
      <w:hyperlink r:id="rId24" w:history="1">
        <w:r w:rsidR="00A771E5" w:rsidRPr="006C6E2B">
          <w:rPr>
            <w:rFonts w:ascii="Aptos" w:hAnsi="Aptos"/>
            <w:sz w:val="24"/>
            <w:szCs w:val="24"/>
          </w:rPr>
          <w:t>https://arxiv.org/abs/2103.10251</w:t>
        </w:r>
      </w:hyperlink>
      <w:r w:rsidR="00A771E5" w:rsidRPr="006C6E2B">
        <w:rPr>
          <w:rFonts w:ascii="Aptos" w:hAnsi="Aptos"/>
          <w:sz w:val="24"/>
          <w:szCs w:val="24"/>
        </w:rPr>
        <w:t>.</w:t>
      </w:r>
      <w:r w:rsidR="00A771E5">
        <w:rPr>
          <w:rFonts w:ascii="Aptos" w:hAnsi="Aptos"/>
          <w:sz w:val="24"/>
          <w:szCs w:val="24"/>
        </w:rPr>
        <w:t xml:space="preserve"> </w:t>
      </w:r>
    </w:p>
    <w:p w14:paraId="0BE50927" w14:textId="17F56E0D" w:rsidR="007577B0" w:rsidRPr="001578B0" w:rsidRDefault="007577B0" w:rsidP="001A0719">
      <w:pPr>
        <w:ind w:left="851" w:hanging="851"/>
        <w:rPr>
          <w:rFonts w:ascii="Aptos" w:hAnsi="Aptos"/>
          <w:sz w:val="24"/>
          <w:szCs w:val="24"/>
        </w:rPr>
      </w:pPr>
      <w:r w:rsidRPr="001578B0">
        <w:rPr>
          <w:rFonts w:ascii="Aptos" w:hAnsi="Aptos"/>
          <w:sz w:val="24"/>
          <w:szCs w:val="24"/>
        </w:rPr>
        <w:t>Camb</w:t>
      </w:r>
      <w:r w:rsidR="00231AB5" w:rsidRPr="001578B0">
        <w:rPr>
          <w:rFonts w:ascii="Aptos" w:hAnsi="Aptos"/>
          <w:sz w:val="24"/>
          <w:szCs w:val="24"/>
        </w:rPr>
        <w:t xml:space="preserve">ron, T.W., Deines, J.M., Lopez, B., </w:t>
      </w:r>
      <w:r w:rsidR="00FB6EAF" w:rsidRPr="001578B0">
        <w:rPr>
          <w:rFonts w:ascii="Aptos" w:hAnsi="Aptos"/>
          <w:sz w:val="24"/>
          <w:szCs w:val="24"/>
        </w:rPr>
        <w:t xml:space="preserve">Patel, R., Liang, S., and Lobell, D.B. 2024. “Further adoption of conservation tillage </w:t>
      </w:r>
      <w:r w:rsidR="00AD2659" w:rsidRPr="001578B0">
        <w:rPr>
          <w:rFonts w:ascii="Aptos" w:hAnsi="Aptos"/>
          <w:sz w:val="24"/>
          <w:szCs w:val="24"/>
        </w:rPr>
        <w:t>can increase maize yields in the Western U.S. Corn Belt</w:t>
      </w:r>
      <w:r w:rsidR="00FB6EAF" w:rsidRPr="001578B0">
        <w:rPr>
          <w:rFonts w:ascii="Aptos" w:hAnsi="Aptos"/>
          <w:sz w:val="24"/>
          <w:szCs w:val="24"/>
        </w:rPr>
        <w:t>”</w:t>
      </w:r>
      <w:r w:rsidR="00AD2659" w:rsidRPr="001578B0">
        <w:rPr>
          <w:rFonts w:ascii="Aptos" w:hAnsi="Aptos"/>
          <w:sz w:val="24"/>
          <w:szCs w:val="24"/>
        </w:rPr>
        <w:t xml:space="preserve">. </w:t>
      </w:r>
      <w:r w:rsidR="00AD2659" w:rsidRPr="001578B0">
        <w:rPr>
          <w:rFonts w:ascii="Aptos" w:hAnsi="Aptos"/>
          <w:i/>
          <w:iCs/>
          <w:sz w:val="24"/>
          <w:szCs w:val="24"/>
        </w:rPr>
        <w:t>Environmental Research Letters</w:t>
      </w:r>
      <w:r w:rsidR="00AD2659" w:rsidRPr="001578B0">
        <w:rPr>
          <w:rFonts w:ascii="Aptos" w:hAnsi="Aptos"/>
          <w:sz w:val="24"/>
          <w:szCs w:val="24"/>
        </w:rPr>
        <w:t xml:space="preserve"> </w:t>
      </w:r>
      <w:r w:rsidR="00900915" w:rsidRPr="001578B0">
        <w:rPr>
          <w:rFonts w:ascii="Aptos" w:hAnsi="Aptos"/>
          <w:sz w:val="24"/>
          <w:szCs w:val="24"/>
        </w:rPr>
        <w:t>19: 05</w:t>
      </w:r>
      <w:r w:rsidR="006C55CC" w:rsidRPr="001578B0">
        <w:rPr>
          <w:rFonts w:ascii="Aptos" w:hAnsi="Aptos"/>
          <w:sz w:val="24"/>
          <w:szCs w:val="24"/>
        </w:rPr>
        <w:t>4040. Doi: 10.1088/1748-9326/ad3f32.</w:t>
      </w:r>
      <w:r w:rsidR="006C55CC" w:rsidRPr="001578B0">
        <w:rPr>
          <w:rFonts w:ascii="Aptos" w:hAnsi="Aptos" w:cs="Segoe UI"/>
          <w:color w:val="333333"/>
          <w:sz w:val="21"/>
          <w:szCs w:val="21"/>
        </w:rPr>
        <w:t xml:space="preserve"> </w:t>
      </w:r>
    </w:p>
    <w:p w14:paraId="44CDAE73" w14:textId="213F9B9B" w:rsidR="00542756" w:rsidRPr="001578B0" w:rsidRDefault="00542756" w:rsidP="001A0719">
      <w:pPr>
        <w:ind w:left="851" w:hanging="851"/>
        <w:rPr>
          <w:rFonts w:ascii="Aptos" w:hAnsi="Aptos"/>
          <w:sz w:val="24"/>
          <w:szCs w:val="24"/>
        </w:rPr>
      </w:pPr>
      <w:r w:rsidRPr="001578B0">
        <w:rPr>
          <w:rFonts w:ascii="Aptos" w:hAnsi="Aptos"/>
          <w:sz w:val="24"/>
          <w:szCs w:val="24"/>
        </w:rPr>
        <w:t xml:space="preserve">Cameron-Harp, M., Hendricks, N.P., and Potter, </w:t>
      </w:r>
      <w:r w:rsidR="00BB0730" w:rsidRPr="001578B0">
        <w:rPr>
          <w:rFonts w:ascii="Aptos" w:hAnsi="Aptos"/>
          <w:sz w:val="24"/>
          <w:szCs w:val="24"/>
        </w:rPr>
        <w:t>N.A. 2024. “Predicting the spatial variation in cost-efficiency for agricultural greenhouse</w:t>
      </w:r>
      <w:r w:rsidR="00C01FE8" w:rsidRPr="001578B0">
        <w:rPr>
          <w:rFonts w:ascii="Aptos" w:hAnsi="Aptos"/>
          <w:sz w:val="24"/>
          <w:szCs w:val="24"/>
        </w:rPr>
        <w:t xml:space="preserve"> gas mitigation programs in the U.S</w:t>
      </w:r>
      <w:r w:rsidR="00BB0730" w:rsidRPr="001578B0">
        <w:rPr>
          <w:rFonts w:ascii="Aptos" w:hAnsi="Aptos"/>
          <w:sz w:val="24"/>
          <w:szCs w:val="24"/>
        </w:rPr>
        <w:t>”</w:t>
      </w:r>
      <w:r w:rsidR="00C01FE8" w:rsidRPr="001578B0">
        <w:rPr>
          <w:rFonts w:ascii="Aptos" w:hAnsi="Aptos"/>
          <w:sz w:val="24"/>
          <w:szCs w:val="24"/>
        </w:rPr>
        <w:t xml:space="preserve">. </w:t>
      </w:r>
      <w:r w:rsidR="00C01FE8" w:rsidRPr="001578B0">
        <w:rPr>
          <w:rFonts w:ascii="Aptos" w:hAnsi="Aptos"/>
          <w:i/>
          <w:iCs/>
          <w:sz w:val="24"/>
          <w:szCs w:val="24"/>
        </w:rPr>
        <w:t>Carbon Balance and Management</w:t>
      </w:r>
      <w:r w:rsidR="00C01FE8" w:rsidRPr="001578B0">
        <w:rPr>
          <w:rFonts w:ascii="Aptos" w:hAnsi="Aptos"/>
          <w:sz w:val="24"/>
          <w:szCs w:val="24"/>
        </w:rPr>
        <w:t xml:space="preserve"> </w:t>
      </w:r>
      <w:r w:rsidR="00127A22" w:rsidRPr="001578B0">
        <w:rPr>
          <w:rFonts w:ascii="Aptos" w:hAnsi="Aptos"/>
          <w:sz w:val="24"/>
          <w:szCs w:val="24"/>
        </w:rPr>
        <w:t>19: 16</w:t>
      </w:r>
      <w:r w:rsidR="00EC3F78" w:rsidRPr="001578B0">
        <w:rPr>
          <w:rFonts w:ascii="Aptos" w:hAnsi="Aptos"/>
          <w:sz w:val="24"/>
          <w:szCs w:val="24"/>
        </w:rPr>
        <w:t xml:space="preserve">. Doi: </w:t>
      </w:r>
      <w:hyperlink r:id="rId25" w:history="1">
        <w:r w:rsidR="00EC3F78" w:rsidRPr="001578B0">
          <w:rPr>
            <w:rFonts w:ascii="Aptos" w:hAnsi="Aptos"/>
            <w:sz w:val="24"/>
            <w:szCs w:val="24"/>
          </w:rPr>
          <w:t>https://doi.org/10.1186/s13021-024-00252-6</w:t>
        </w:r>
      </w:hyperlink>
      <w:r w:rsidR="00EC3F78" w:rsidRPr="001578B0">
        <w:rPr>
          <w:rFonts w:ascii="Aptos" w:hAnsi="Aptos"/>
          <w:sz w:val="24"/>
          <w:szCs w:val="24"/>
        </w:rPr>
        <w:t>.</w:t>
      </w:r>
      <w:r w:rsidR="00EC3F78" w:rsidRPr="001578B0">
        <w:rPr>
          <w:rFonts w:ascii="Aptos" w:hAnsi="Aptos" w:cs="Segoe UI"/>
          <w:color w:val="333333"/>
          <w:shd w:val="clear" w:color="auto" w:fill="FFFFFF"/>
        </w:rPr>
        <w:t xml:space="preserve"> </w:t>
      </w:r>
    </w:p>
    <w:p w14:paraId="609113C1" w14:textId="7F4CDA64" w:rsidR="003E5FFF" w:rsidRPr="001578B0" w:rsidRDefault="00C94448" w:rsidP="00CD5DB6">
      <w:pPr>
        <w:ind w:left="851" w:hanging="851"/>
        <w:rPr>
          <w:rFonts w:ascii="Aptos" w:hAnsi="Aptos"/>
          <w:sz w:val="24"/>
          <w:szCs w:val="24"/>
        </w:rPr>
      </w:pPr>
      <w:r w:rsidRPr="001578B0">
        <w:rPr>
          <w:rFonts w:ascii="Aptos" w:hAnsi="Aptos"/>
          <w:sz w:val="24"/>
          <w:szCs w:val="24"/>
        </w:rPr>
        <w:t>Credit</w:t>
      </w:r>
      <w:r w:rsidR="00D22D79" w:rsidRPr="001578B0">
        <w:rPr>
          <w:rFonts w:ascii="Aptos" w:hAnsi="Aptos"/>
          <w:sz w:val="24"/>
          <w:szCs w:val="24"/>
        </w:rPr>
        <w:t>, K., and Lehnert, M. 2023. “A structured comparison of causal machine learning methods to</w:t>
      </w:r>
      <w:r w:rsidR="000356C5" w:rsidRPr="001578B0">
        <w:rPr>
          <w:rFonts w:ascii="Aptos" w:hAnsi="Aptos"/>
          <w:sz w:val="24"/>
          <w:szCs w:val="24"/>
        </w:rPr>
        <w:t xml:space="preserve"> assess heterogenous treatment effects in spatial data</w:t>
      </w:r>
      <w:r w:rsidR="00D22D79" w:rsidRPr="001578B0">
        <w:rPr>
          <w:rFonts w:ascii="Aptos" w:hAnsi="Aptos"/>
          <w:sz w:val="24"/>
          <w:szCs w:val="24"/>
        </w:rPr>
        <w:t>”</w:t>
      </w:r>
      <w:r w:rsidR="000356C5" w:rsidRPr="001578B0">
        <w:rPr>
          <w:rFonts w:ascii="Aptos" w:hAnsi="Aptos"/>
          <w:sz w:val="24"/>
          <w:szCs w:val="24"/>
        </w:rPr>
        <w:t xml:space="preserve"> </w:t>
      </w:r>
      <w:r w:rsidR="000356C5" w:rsidRPr="001578B0">
        <w:rPr>
          <w:rFonts w:ascii="Aptos" w:hAnsi="Aptos"/>
          <w:i/>
          <w:iCs/>
          <w:sz w:val="24"/>
          <w:szCs w:val="24"/>
        </w:rPr>
        <w:t>Journal of Geographical Systems</w:t>
      </w:r>
      <w:r w:rsidR="00FD4E9D" w:rsidRPr="001578B0">
        <w:rPr>
          <w:rFonts w:ascii="Aptos" w:hAnsi="Aptos"/>
          <w:i/>
          <w:iCs/>
          <w:sz w:val="24"/>
          <w:szCs w:val="24"/>
        </w:rPr>
        <w:t xml:space="preserve">. </w:t>
      </w:r>
      <w:r w:rsidR="00FD4E9D" w:rsidRPr="001578B0">
        <w:rPr>
          <w:rFonts w:ascii="Aptos" w:hAnsi="Aptos"/>
          <w:sz w:val="24"/>
          <w:szCs w:val="24"/>
        </w:rPr>
        <w:t xml:space="preserve">Doi: </w:t>
      </w:r>
      <w:hyperlink r:id="rId26" w:history="1">
        <w:r w:rsidR="00FD4E9D" w:rsidRPr="001578B0">
          <w:rPr>
            <w:rFonts w:ascii="Aptos" w:hAnsi="Aptos"/>
            <w:sz w:val="24"/>
            <w:szCs w:val="24"/>
          </w:rPr>
          <w:t>https://doi.org/10.1007/s10109-023-00413-0</w:t>
        </w:r>
      </w:hyperlink>
      <w:r w:rsidR="00FD4E9D" w:rsidRPr="001578B0">
        <w:rPr>
          <w:rFonts w:ascii="Aptos" w:hAnsi="Aptos"/>
          <w:sz w:val="24"/>
          <w:szCs w:val="24"/>
        </w:rPr>
        <w:t>.</w:t>
      </w:r>
      <w:r w:rsidR="00FD4E9D" w:rsidRPr="001578B0">
        <w:rPr>
          <w:rFonts w:ascii="Aptos" w:hAnsi="Aptos"/>
          <w:color w:val="222222"/>
          <w:shd w:val="clear" w:color="auto" w:fill="FFFFFF"/>
        </w:rPr>
        <w:t xml:space="preserve"> </w:t>
      </w:r>
      <w:r w:rsidR="000356C5" w:rsidRPr="001578B0">
        <w:rPr>
          <w:rFonts w:ascii="Aptos" w:hAnsi="Aptos"/>
          <w:sz w:val="24"/>
          <w:szCs w:val="24"/>
        </w:rPr>
        <w:t xml:space="preserve"> </w:t>
      </w:r>
    </w:p>
    <w:p w14:paraId="6D4C5828" w14:textId="6327DCBF" w:rsidR="003D48E4" w:rsidRDefault="00561B32" w:rsidP="001578B0">
      <w:pPr>
        <w:ind w:left="851" w:hanging="851"/>
        <w:rPr>
          <w:ins w:id="241" w:author="MKONDIWA, Maxwell (CIMMYT-India)" w:date="2024-07-22T18:30:00Z" w16du:dateUtc="2024-07-22T13:00:00Z"/>
          <w:rFonts w:ascii="Aptos" w:hAnsi="Aptos"/>
          <w:sz w:val="24"/>
          <w:szCs w:val="24"/>
        </w:rPr>
      </w:pPr>
      <w:r w:rsidRPr="001578B0">
        <w:rPr>
          <w:rFonts w:ascii="Aptos" w:hAnsi="Aptos"/>
          <w:sz w:val="24"/>
          <w:szCs w:val="24"/>
        </w:rPr>
        <w:t xml:space="preserve">Deines, J.M., Guan, K., Lopez, B., Zhou, Q., White, C.S., Wang, S., Lobell, D.B. 2022. </w:t>
      </w:r>
      <w:r w:rsidR="005827F2" w:rsidRPr="001578B0">
        <w:rPr>
          <w:rFonts w:ascii="Aptos" w:hAnsi="Aptos"/>
          <w:sz w:val="24"/>
          <w:szCs w:val="24"/>
        </w:rPr>
        <w:t xml:space="preserve">“Recent cover crop adoption is associated with small maize and soybean yield losses in the United States”. </w:t>
      </w:r>
      <w:r w:rsidR="005827F2" w:rsidRPr="001578B0">
        <w:rPr>
          <w:rFonts w:ascii="Aptos" w:hAnsi="Aptos"/>
          <w:i/>
          <w:iCs/>
          <w:sz w:val="24"/>
          <w:szCs w:val="24"/>
        </w:rPr>
        <w:t>Global Change Biology</w:t>
      </w:r>
      <w:r w:rsidR="005827F2" w:rsidRPr="001578B0">
        <w:rPr>
          <w:rFonts w:ascii="Aptos" w:hAnsi="Aptos"/>
          <w:sz w:val="24"/>
          <w:szCs w:val="24"/>
        </w:rPr>
        <w:t xml:space="preserve"> 29 (3): </w:t>
      </w:r>
      <w:r w:rsidR="007D2D79" w:rsidRPr="001578B0">
        <w:rPr>
          <w:rFonts w:ascii="Aptos" w:hAnsi="Aptos"/>
          <w:sz w:val="24"/>
          <w:szCs w:val="24"/>
        </w:rPr>
        <w:t xml:space="preserve">794-807. Doi: </w:t>
      </w:r>
      <w:hyperlink r:id="rId27" w:history="1">
        <w:r w:rsidR="00C64F50" w:rsidRPr="001578B0">
          <w:rPr>
            <w:rFonts w:ascii="Aptos" w:hAnsi="Aptos"/>
            <w:sz w:val="24"/>
            <w:szCs w:val="24"/>
          </w:rPr>
          <w:t>https://doi.org/10.1111/gcb.16489</w:t>
        </w:r>
      </w:hyperlink>
      <w:r w:rsidR="00C64F50" w:rsidRPr="001578B0">
        <w:rPr>
          <w:rFonts w:ascii="Aptos" w:hAnsi="Aptos"/>
          <w:sz w:val="24"/>
          <w:szCs w:val="24"/>
        </w:rPr>
        <w:t xml:space="preserve">. </w:t>
      </w:r>
    </w:p>
    <w:p w14:paraId="076BECB9" w14:textId="2A47D8D2" w:rsidR="0097549C" w:rsidRPr="0097549C" w:rsidRDefault="00CD5DB6">
      <w:pPr>
        <w:ind w:left="851" w:hanging="851"/>
        <w:rPr>
          <w:ins w:id="242" w:author="MKONDIWA, Maxwell (CIMMYT-India)" w:date="2024-07-22T18:32:00Z" w16du:dateUtc="2024-07-22T13:02:00Z"/>
          <w:rFonts w:ascii="Aptos" w:hAnsi="Aptos"/>
          <w:sz w:val="24"/>
          <w:szCs w:val="24"/>
          <w:rPrChange w:id="243" w:author="MKONDIWA, Maxwell (CIMMYT-India)" w:date="2024-07-22T18:33:00Z" w16du:dateUtc="2024-07-22T13:03:00Z">
            <w:rPr>
              <w:ins w:id="244" w:author="MKONDIWA, Maxwell (CIMMYT-India)" w:date="2024-07-22T18:32:00Z" w16du:dateUtc="2024-07-22T13:02:00Z"/>
              <w:rFonts w:ascii="Open Sans" w:hAnsi="Open Sans" w:cs="Open Sans"/>
              <w:color w:val="767676"/>
              <w:sz w:val="21"/>
              <w:szCs w:val="21"/>
            </w:rPr>
          </w:rPrChange>
        </w:rPr>
        <w:pPrChange w:id="245" w:author="MKONDIWA, Maxwell (CIMMYT-India)" w:date="2024-07-22T18:33:00Z" w16du:dateUtc="2024-07-22T13:03:00Z">
          <w:pPr>
            <w:shd w:val="clear" w:color="auto" w:fill="FFFFFF"/>
          </w:pPr>
        </w:pPrChange>
      </w:pPr>
      <w:proofErr w:type="spellStart"/>
      <w:ins w:id="246" w:author="MKONDIWA, Maxwell (CIMMYT-India)" w:date="2024-07-22T18:30:00Z" w16du:dateUtc="2024-07-22T13:00:00Z">
        <w:r>
          <w:rPr>
            <w:rFonts w:ascii="Aptos" w:hAnsi="Aptos"/>
            <w:sz w:val="24"/>
            <w:szCs w:val="24"/>
          </w:rPr>
          <w:lastRenderedPageBreak/>
          <w:t>Dahabreh</w:t>
        </w:r>
        <w:proofErr w:type="spellEnd"/>
        <w:r>
          <w:rPr>
            <w:rFonts w:ascii="Aptos" w:hAnsi="Aptos"/>
            <w:sz w:val="24"/>
            <w:szCs w:val="24"/>
          </w:rPr>
          <w:t>, I.J., Robertson,</w:t>
        </w:r>
      </w:ins>
      <w:ins w:id="247" w:author="MKONDIWA, Maxwell (CIMMYT-India)" w:date="2024-07-22T18:31:00Z" w16du:dateUtc="2024-07-22T13:01:00Z">
        <w:r>
          <w:rPr>
            <w:rFonts w:ascii="Aptos" w:hAnsi="Aptos"/>
            <w:sz w:val="24"/>
            <w:szCs w:val="24"/>
          </w:rPr>
          <w:t xml:space="preserve"> S.E., Steingrimsson, J.A., </w:t>
        </w:r>
        <w:r w:rsidR="002A419E">
          <w:rPr>
            <w:rFonts w:ascii="Aptos" w:hAnsi="Aptos"/>
            <w:sz w:val="24"/>
            <w:szCs w:val="24"/>
          </w:rPr>
          <w:t>Stuart, E.A., Hernan, M.A. 2020. “Extending inferences from a randomized trial to a new targe</w:t>
        </w:r>
      </w:ins>
      <w:ins w:id="248" w:author="MKONDIWA, Maxwell (CIMMYT-India)" w:date="2024-07-22T18:32:00Z" w16du:dateUtc="2024-07-22T13:02:00Z">
        <w:r w:rsidR="002A419E">
          <w:rPr>
            <w:rFonts w:ascii="Aptos" w:hAnsi="Aptos"/>
            <w:sz w:val="24"/>
            <w:szCs w:val="24"/>
          </w:rPr>
          <w:t>t population</w:t>
        </w:r>
      </w:ins>
      <w:ins w:id="249" w:author="MKONDIWA, Maxwell (CIMMYT-India)" w:date="2024-07-22T18:31:00Z" w16du:dateUtc="2024-07-22T13:01:00Z">
        <w:r w:rsidR="002A419E">
          <w:rPr>
            <w:rFonts w:ascii="Aptos" w:hAnsi="Aptos"/>
            <w:sz w:val="24"/>
            <w:szCs w:val="24"/>
          </w:rPr>
          <w:t>”</w:t>
        </w:r>
      </w:ins>
      <w:ins w:id="250" w:author="MKONDIWA, Maxwell (CIMMYT-India)" w:date="2024-07-22T18:32:00Z" w16du:dateUtc="2024-07-22T13:02:00Z">
        <w:r w:rsidR="002A419E">
          <w:rPr>
            <w:rFonts w:ascii="Aptos" w:hAnsi="Aptos"/>
            <w:sz w:val="24"/>
            <w:szCs w:val="24"/>
          </w:rPr>
          <w:t xml:space="preserve">. </w:t>
        </w:r>
        <w:r w:rsidR="00231F57">
          <w:rPr>
            <w:rFonts w:ascii="Aptos" w:hAnsi="Aptos"/>
            <w:sz w:val="24"/>
            <w:szCs w:val="24"/>
          </w:rPr>
          <w:t xml:space="preserve">Statistics in Medicine 39 (14): 1999-2014. Doi: </w:t>
        </w:r>
      </w:ins>
      <w:ins w:id="251" w:author="MKONDIWA, Maxwell (CIMMYT-India)" w:date="2024-07-22T18:33:00Z" w16du:dateUtc="2024-07-22T13:03:00Z">
        <w:r w:rsidR="0097549C">
          <w:rPr>
            <w:rFonts w:ascii="Aptos" w:hAnsi="Aptos"/>
            <w:sz w:val="24"/>
            <w:szCs w:val="24"/>
          </w:rPr>
          <w:fldChar w:fldCharType="begin"/>
        </w:r>
        <w:r w:rsidR="0097549C">
          <w:rPr>
            <w:rFonts w:ascii="Aptos" w:hAnsi="Aptos"/>
            <w:sz w:val="24"/>
            <w:szCs w:val="24"/>
          </w:rPr>
          <w:instrText>HYPERLINK "</w:instrText>
        </w:r>
      </w:ins>
      <w:ins w:id="252" w:author="MKONDIWA, Maxwell (CIMMYT-India)" w:date="2024-07-22T18:32:00Z" w16du:dateUtc="2024-07-22T13:02:00Z">
        <w:r w:rsidR="0097549C" w:rsidRPr="0097549C">
          <w:rPr>
            <w:rFonts w:ascii="Aptos" w:hAnsi="Aptos"/>
            <w:sz w:val="24"/>
            <w:szCs w:val="24"/>
            <w:rPrChange w:id="253" w:author="MKONDIWA, Maxwell (CIMMYT-India)" w:date="2024-07-22T18:33:00Z" w16du:dateUtc="2024-07-22T13:03:00Z">
              <w:rPr>
                <w:rStyle w:val="Hyperlink"/>
                <w:rFonts w:ascii="Open Sans" w:hAnsi="Open Sans" w:cs="Open Sans"/>
                <w:b/>
                <w:bCs/>
                <w:sz w:val="21"/>
                <w:szCs w:val="21"/>
              </w:rPr>
            </w:rPrChange>
          </w:rPr>
          <w:instrText>https://doi.org/10.1002/sim.8426</w:instrText>
        </w:r>
      </w:ins>
      <w:ins w:id="254" w:author="MKONDIWA, Maxwell (CIMMYT-India)" w:date="2024-07-22T18:33:00Z" w16du:dateUtc="2024-07-22T13:03:00Z">
        <w:r w:rsidR="0097549C">
          <w:rPr>
            <w:rFonts w:ascii="Aptos" w:hAnsi="Aptos"/>
            <w:sz w:val="24"/>
            <w:szCs w:val="24"/>
          </w:rPr>
          <w:instrText>"</w:instrText>
        </w:r>
        <w:r w:rsidR="0097549C">
          <w:rPr>
            <w:rFonts w:ascii="Aptos" w:hAnsi="Aptos"/>
            <w:sz w:val="24"/>
            <w:szCs w:val="24"/>
          </w:rPr>
        </w:r>
        <w:r w:rsidR="0097549C">
          <w:rPr>
            <w:rFonts w:ascii="Aptos" w:hAnsi="Aptos"/>
            <w:sz w:val="24"/>
            <w:szCs w:val="24"/>
          </w:rPr>
          <w:fldChar w:fldCharType="separate"/>
        </w:r>
      </w:ins>
      <w:ins w:id="255" w:author="MKONDIWA, Maxwell (CIMMYT-India)" w:date="2024-07-22T18:32:00Z" w16du:dateUtc="2024-07-22T13:02:00Z">
        <w:r w:rsidR="0097549C" w:rsidRPr="0097549C">
          <w:rPr>
            <w:rFonts w:ascii="Aptos" w:hAnsi="Aptos"/>
            <w:sz w:val="24"/>
            <w:szCs w:val="24"/>
            <w:rPrChange w:id="256" w:author="MKONDIWA, Maxwell (CIMMYT-India)" w:date="2024-07-22T18:33:00Z" w16du:dateUtc="2024-07-22T13:03:00Z">
              <w:rPr>
                <w:rStyle w:val="Hyperlink"/>
                <w:rFonts w:ascii="Open Sans" w:hAnsi="Open Sans" w:cs="Open Sans"/>
                <w:b/>
                <w:bCs/>
                <w:sz w:val="21"/>
                <w:szCs w:val="21"/>
              </w:rPr>
            </w:rPrChange>
          </w:rPr>
          <w:t>https://doi.org/10.1002/sim.8426</w:t>
        </w:r>
      </w:ins>
      <w:ins w:id="257" w:author="MKONDIWA, Maxwell (CIMMYT-India)" w:date="2024-07-22T18:33:00Z" w16du:dateUtc="2024-07-22T13:03:00Z">
        <w:r w:rsidR="0097549C">
          <w:rPr>
            <w:rFonts w:ascii="Aptos" w:hAnsi="Aptos"/>
            <w:sz w:val="24"/>
            <w:szCs w:val="24"/>
          </w:rPr>
          <w:fldChar w:fldCharType="end"/>
        </w:r>
        <w:r w:rsidR="0097549C">
          <w:rPr>
            <w:rFonts w:ascii="Aptos" w:hAnsi="Aptos"/>
            <w:sz w:val="24"/>
            <w:szCs w:val="24"/>
          </w:rPr>
          <w:t>.</w:t>
        </w:r>
      </w:ins>
    </w:p>
    <w:p w14:paraId="410B5F57" w14:textId="1B49FBEC" w:rsidR="00CD5DB6" w:rsidRPr="001578B0" w:rsidDel="00841420" w:rsidRDefault="00CD5DB6" w:rsidP="001578B0">
      <w:pPr>
        <w:ind w:left="851" w:hanging="851"/>
        <w:rPr>
          <w:del w:id="258" w:author="MKONDIWA, Maxwell (CIMMYT-India)" w:date="2024-07-23T15:10:00Z" w16du:dateUtc="2024-07-23T09:40:00Z"/>
          <w:rFonts w:ascii="Aptos" w:hAnsi="Aptos"/>
          <w:sz w:val="24"/>
          <w:szCs w:val="24"/>
        </w:rPr>
      </w:pPr>
    </w:p>
    <w:p w14:paraId="4D4BBB09" w14:textId="584B85A6" w:rsidR="005835EF" w:rsidRPr="001578B0" w:rsidRDefault="005835EF" w:rsidP="001A0719">
      <w:pPr>
        <w:ind w:left="851" w:hanging="851"/>
        <w:rPr>
          <w:rFonts w:ascii="Aptos" w:hAnsi="Aptos"/>
          <w:sz w:val="24"/>
          <w:szCs w:val="24"/>
        </w:rPr>
      </w:pPr>
      <w:proofErr w:type="spellStart"/>
      <w:r w:rsidRPr="001578B0">
        <w:rPr>
          <w:rFonts w:ascii="Aptos" w:hAnsi="Aptos"/>
          <w:sz w:val="24"/>
          <w:szCs w:val="24"/>
        </w:rPr>
        <w:t>Giannarakis</w:t>
      </w:r>
      <w:proofErr w:type="spellEnd"/>
      <w:r w:rsidRPr="001578B0">
        <w:rPr>
          <w:rFonts w:ascii="Aptos" w:hAnsi="Aptos"/>
          <w:sz w:val="24"/>
          <w:szCs w:val="24"/>
        </w:rPr>
        <w:t xml:space="preserve">, G., </w:t>
      </w:r>
      <w:proofErr w:type="spellStart"/>
      <w:r w:rsidRPr="001578B0">
        <w:rPr>
          <w:rFonts w:ascii="Aptos" w:hAnsi="Aptos"/>
          <w:sz w:val="24"/>
          <w:szCs w:val="24"/>
        </w:rPr>
        <w:t>Sitokonstantinou</w:t>
      </w:r>
      <w:proofErr w:type="spellEnd"/>
      <w:r w:rsidRPr="001578B0">
        <w:rPr>
          <w:rFonts w:ascii="Aptos" w:hAnsi="Aptos"/>
          <w:sz w:val="24"/>
          <w:szCs w:val="24"/>
        </w:rPr>
        <w:t xml:space="preserve">, V., </w:t>
      </w:r>
      <w:proofErr w:type="spellStart"/>
      <w:r w:rsidRPr="001578B0">
        <w:rPr>
          <w:rFonts w:ascii="Aptos" w:hAnsi="Aptos"/>
          <w:sz w:val="24"/>
          <w:szCs w:val="24"/>
        </w:rPr>
        <w:t>Lorilla</w:t>
      </w:r>
      <w:proofErr w:type="spellEnd"/>
      <w:r w:rsidRPr="001578B0">
        <w:rPr>
          <w:rFonts w:ascii="Aptos" w:hAnsi="Aptos"/>
          <w:sz w:val="24"/>
          <w:szCs w:val="24"/>
        </w:rPr>
        <w:t xml:space="preserve">, R.S., </w:t>
      </w:r>
      <w:proofErr w:type="spellStart"/>
      <w:r w:rsidRPr="001578B0">
        <w:rPr>
          <w:rFonts w:ascii="Aptos" w:hAnsi="Aptos"/>
          <w:sz w:val="24"/>
          <w:szCs w:val="24"/>
        </w:rPr>
        <w:t>Kontoes</w:t>
      </w:r>
      <w:proofErr w:type="spellEnd"/>
      <w:r w:rsidRPr="001578B0">
        <w:rPr>
          <w:rFonts w:ascii="Aptos" w:hAnsi="Aptos"/>
          <w:sz w:val="24"/>
          <w:szCs w:val="24"/>
        </w:rPr>
        <w:t xml:space="preserve">, C. 2022. </w:t>
      </w:r>
      <w:r w:rsidR="00B923CF" w:rsidRPr="001578B0">
        <w:rPr>
          <w:rFonts w:ascii="Aptos" w:hAnsi="Aptos"/>
          <w:sz w:val="24"/>
          <w:szCs w:val="24"/>
        </w:rPr>
        <w:t>“Towards assessing agricultural land suitability with causal machine learning”</w:t>
      </w:r>
      <w:r w:rsidR="004646F8" w:rsidRPr="001578B0">
        <w:rPr>
          <w:rFonts w:ascii="Aptos" w:hAnsi="Aptos"/>
          <w:sz w:val="24"/>
          <w:szCs w:val="24"/>
        </w:rPr>
        <w:t xml:space="preserve">. Url: </w:t>
      </w:r>
      <w:hyperlink r:id="rId28" w:history="1">
        <w:r w:rsidR="00C8207E" w:rsidRPr="001578B0">
          <w:rPr>
            <w:rFonts w:ascii="Aptos" w:hAnsi="Aptos"/>
          </w:rPr>
          <w:t>https://arxiv.org/abs/2204.12956</w:t>
        </w:r>
      </w:hyperlink>
      <w:r w:rsidR="00C8207E" w:rsidRPr="001578B0">
        <w:rPr>
          <w:rFonts w:ascii="Aptos" w:hAnsi="Aptos"/>
          <w:sz w:val="24"/>
          <w:szCs w:val="24"/>
        </w:rPr>
        <w:t xml:space="preserve">. </w:t>
      </w:r>
    </w:p>
    <w:p w14:paraId="2EA8D172" w14:textId="20A75D7B" w:rsidR="00E539EC" w:rsidRPr="001578B0" w:rsidRDefault="00E539EC" w:rsidP="005B27F5">
      <w:pPr>
        <w:ind w:left="851" w:hanging="851"/>
        <w:rPr>
          <w:rFonts w:ascii="Aptos" w:hAnsi="Aptos"/>
          <w:sz w:val="24"/>
          <w:szCs w:val="24"/>
        </w:rPr>
      </w:pPr>
      <w:r w:rsidRPr="001578B0">
        <w:rPr>
          <w:rFonts w:ascii="Aptos" w:hAnsi="Aptos"/>
          <w:sz w:val="24"/>
          <w:szCs w:val="24"/>
        </w:rPr>
        <w:t xml:space="preserve">Haile, </w:t>
      </w:r>
      <w:r w:rsidR="00403E32" w:rsidRPr="001578B0">
        <w:rPr>
          <w:rFonts w:ascii="Aptos" w:hAnsi="Aptos"/>
          <w:sz w:val="24"/>
          <w:szCs w:val="24"/>
        </w:rPr>
        <w:t xml:space="preserve">B., </w:t>
      </w:r>
      <w:proofErr w:type="spellStart"/>
      <w:r w:rsidR="00403E32" w:rsidRPr="001578B0">
        <w:rPr>
          <w:rFonts w:ascii="Aptos" w:hAnsi="Aptos"/>
          <w:sz w:val="24"/>
          <w:szCs w:val="24"/>
        </w:rPr>
        <w:t>Azzarri</w:t>
      </w:r>
      <w:proofErr w:type="spellEnd"/>
      <w:r w:rsidR="00403E32" w:rsidRPr="001578B0">
        <w:rPr>
          <w:rFonts w:ascii="Aptos" w:hAnsi="Aptos"/>
          <w:sz w:val="24"/>
          <w:szCs w:val="24"/>
        </w:rPr>
        <w:t xml:space="preserve">, C., Roberts, C., </w:t>
      </w:r>
      <w:r w:rsidR="00CF01AA" w:rsidRPr="001578B0">
        <w:rPr>
          <w:rFonts w:ascii="Aptos" w:hAnsi="Aptos"/>
          <w:sz w:val="24"/>
          <w:szCs w:val="24"/>
        </w:rPr>
        <w:t xml:space="preserve">Spielman, D.J. 2017. “Targeting, bias, and expected impact </w:t>
      </w:r>
      <w:r w:rsidR="00A51DE9" w:rsidRPr="001578B0">
        <w:rPr>
          <w:rFonts w:ascii="Aptos" w:hAnsi="Aptos"/>
          <w:sz w:val="24"/>
          <w:szCs w:val="24"/>
        </w:rPr>
        <w:t>of complex innovations on developing-country agriculture: evidence from Malawi.”</w:t>
      </w:r>
      <w:r w:rsidR="00E501F3" w:rsidRPr="001578B0">
        <w:rPr>
          <w:rFonts w:ascii="Aptos" w:hAnsi="Aptos"/>
          <w:sz w:val="24"/>
          <w:szCs w:val="24"/>
        </w:rPr>
        <w:t xml:space="preserve"> </w:t>
      </w:r>
      <w:r w:rsidR="00E501F3" w:rsidRPr="001578B0">
        <w:rPr>
          <w:rFonts w:ascii="Aptos" w:hAnsi="Aptos"/>
          <w:i/>
          <w:iCs/>
          <w:sz w:val="24"/>
          <w:szCs w:val="24"/>
        </w:rPr>
        <w:t>Agricultural Economics</w:t>
      </w:r>
      <w:r w:rsidR="004954CB" w:rsidRPr="001578B0">
        <w:rPr>
          <w:rFonts w:ascii="Aptos" w:hAnsi="Aptos"/>
          <w:sz w:val="24"/>
          <w:szCs w:val="24"/>
        </w:rPr>
        <w:t xml:space="preserve"> </w:t>
      </w:r>
      <w:r w:rsidR="00962595" w:rsidRPr="001578B0">
        <w:rPr>
          <w:rFonts w:ascii="Aptos" w:hAnsi="Aptos"/>
          <w:sz w:val="24"/>
          <w:szCs w:val="24"/>
        </w:rPr>
        <w:t>48 (3): 317-326</w:t>
      </w:r>
      <w:r w:rsidR="005B27F5" w:rsidRPr="001578B0">
        <w:rPr>
          <w:rFonts w:ascii="Aptos" w:hAnsi="Aptos"/>
          <w:sz w:val="24"/>
          <w:szCs w:val="24"/>
        </w:rPr>
        <w:t>. Doi:  </w:t>
      </w:r>
      <w:hyperlink r:id="rId29" w:history="1">
        <w:r w:rsidR="005B27F5" w:rsidRPr="001578B0">
          <w:rPr>
            <w:rFonts w:ascii="Aptos" w:hAnsi="Aptos"/>
            <w:sz w:val="24"/>
            <w:szCs w:val="24"/>
          </w:rPr>
          <w:t>https://doi.org/10.1111/agec.12336</w:t>
        </w:r>
      </w:hyperlink>
      <w:r w:rsidR="005B27F5" w:rsidRPr="001578B0">
        <w:rPr>
          <w:rFonts w:ascii="Aptos" w:hAnsi="Aptos"/>
          <w:sz w:val="24"/>
          <w:szCs w:val="24"/>
        </w:rPr>
        <w:t xml:space="preserve">. </w:t>
      </w:r>
    </w:p>
    <w:p w14:paraId="57BAA104" w14:textId="0C492B3D" w:rsidR="0050653B" w:rsidRDefault="0050653B" w:rsidP="005B27F5">
      <w:pPr>
        <w:ind w:left="851" w:hanging="851"/>
        <w:rPr>
          <w:rFonts w:ascii="Aptos" w:hAnsi="Aptos"/>
        </w:rPr>
      </w:pPr>
      <w:r w:rsidRPr="001578B0">
        <w:rPr>
          <w:rFonts w:ascii="Aptos" w:hAnsi="Aptos"/>
          <w:sz w:val="24"/>
          <w:szCs w:val="24"/>
        </w:rPr>
        <w:t xml:space="preserve">Inoue, K., Athey, S., and Tsugawa, Y. </w:t>
      </w:r>
      <w:r w:rsidR="001550AA" w:rsidRPr="001578B0">
        <w:rPr>
          <w:rFonts w:ascii="Aptos" w:hAnsi="Aptos"/>
          <w:sz w:val="24"/>
          <w:szCs w:val="24"/>
        </w:rPr>
        <w:t xml:space="preserve">2023. “Machine-learning-based high-benefit approach versus conventional high-risk approach in blood pressure management.” </w:t>
      </w:r>
      <w:r w:rsidR="001550AA" w:rsidRPr="001578B0">
        <w:rPr>
          <w:rFonts w:ascii="Aptos" w:hAnsi="Aptos"/>
          <w:i/>
          <w:iCs/>
          <w:sz w:val="24"/>
          <w:szCs w:val="24"/>
        </w:rPr>
        <w:t xml:space="preserve">International Journal </w:t>
      </w:r>
      <w:r w:rsidR="007B552C" w:rsidRPr="001578B0">
        <w:rPr>
          <w:rFonts w:ascii="Aptos" w:hAnsi="Aptos"/>
          <w:i/>
          <w:iCs/>
          <w:sz w:val="24"/>
          <w:szCs w:val="24"/>
        </w:rPr>
        <w:t>of Epidemiology</w:t>
      </w:r>
      <w:r w:rsidR="007B552C" w:rsidRPr="001578B0">
        <w:rPr>
          <w:rFonts w:ascii="Aptos" w:hAnsi="Aptos"/>
          <w:sz w:val="24"/>
          <w:szCs w:val="24"/>
        </w:rPr>
        <w:t xml:space="preserve"> 1-14. Doi: </w:t>
      </w:r>
      <w:hyperlink r:id="rId30" w:history="1">
        <w:r w:rsidR="001D2ABD" w:rsidRPr="001578B0">
          <w:rPr>
            <w:rFonts w:ascii="Aptos" w:hAnsi="Aptos"/>
            <w:sz w:val="24"/>
            <w:szCs w:val="24"/>
          </w:rPr>
          <w:t>https://doi.org/10.1093/ije/dyad037</w:t>
        </w:r>
      </w:hyperlink>
      <w:r w:rsidR="001D2ABD" w:rsidRPr="001578B0">
        <w:rPr>
          <w:rFonts w:ascii="Aptos" w:hAnsi="Aptos"/>
          <w:sz w:val="24"/>
          <w:szCs w:val="24"/>
        </w:rPr>
        <w:t>.</w:t>
      </w:r>
      <w:r w:rsidR="001D2ABD" w:rsidRPr="001578B0">
        <w:rPr>
          <w:rFonts w:ascii="Aptos" w:hAnsi="Aptos"/>
        </w:rPr>
        <w:t xml:space="preserve"> </w:t>
      </w:r>
    </w:p>
    <w:p w14:paraId="26756482" w14:textId="6A0E6BBB" w:rsidR="002B4EFB" w:rsidRPr="0082357A" w:rsidRDefault="00796D8D" w:rsidP="005B27F5">
      <w:pPr>
        <w:ind w:left="851" w:hanging="851"/>
        <w:rPr>
          <w:rFonts w:ascii="Aptos" w:hAnsi="Aptos"/>
          <w:sz w:val="24"/>
          <w:szCs w:val="24"/>
        </w:rPr>
      </w:pPr>
      <w:r w:rsidRPr="0082357A">
        <w:rPr>
          <w:rFonts w:ascii="Aptos" w:hAnsi="Aptos"/>
          <w:sz w:val="24"/>
          <w:szCs w:val="24"/>
        </w:rPr>
        <w:t>Jones, E.J., Bishop, T.F.A., Malone, B.P., Hulme, P.J., Whelan, B.M., and Filippi, P.</w:t>
      </w:r>
      <w:r w:rsidR="00AD77A3" w:rsidRPr="0082357A">
        <w:rPr>
          <w:rFonts w:ascii="Aptos" w:hAnsi="Aptos"/>
          <w:sz w:val="24"/>
          <w:szCs w:val="24"/>
        </w:rPr>
        <w:t xml:space="preserve"> 2022. “Identifying causes of crop yield variability with interpretive machine learning”. </w:t>
      </w:r>
      <w:r w:rsidR="00AD77A3" w:rsidRPr="0082357A">
        <w:rPr>
          <w:rFonts w:ascii="Aptos" w:hAnsi="Aptos"/>
          <w:i/>
          <w:iCs/>
          <w:sz w:val="24"/>
          <w:szCs w:val="24"/>
        </w:rPr>
        <w:t>Computers and Electronics in Agriculture</w:t>
      </w:r>
      <w:r w:rsidR="00AD77A3" w:rsidRPr="0082357A">
        <w:rPr>
          <w:rFonts w:ascii="Aptos" w:hAnsi="Aptos"/>
          <w:sz w:val="24"/>
          <w:szCs w:val="24"/>
        </w:rPr>
        <w:t xml:space="preserve"> 192</w:t>
      </w:r>
      <w:r w:rsidR="00375DB6" w:rsidRPr="0082357A">
        <w:rPr>
          <w:rFonts w:ascii="Aptos" w:hAnsi="Aptos"/>
          <w:sz w:val="24"/>
          <w:szCs w:val="24"/>
        </w:rPr>
        <w:t xml:space="preserve">: 106632. Doi: </w:t>
      </w:r>
      <w:hyperlink r:id="rId31" w:tgtFrame="_blank" w:tooltip="Persistent link using digital object identifier" w:history="1">
        <w:r w:rsidR="0074588C" w:rsidRPr="0082357A">
          <w:rPr>
            <w:rFonts w:ascii="Aptos" w:hAnsi="Aptos"/>
            <w:sz w:val="24"/>
            <w:szCs w:val="24"/>
          </w:rPr>
          <w:t>https://doi.org/10.1016/j.compag.2021.106632</w:t>
        </w:r>
      </w:hyperlink>
      <w:r w:rsidR="0074588C" w:rsidRPr="0082357A">
        <w:rPr>
          <w:rFonts w:ascii="Aptos" w:hAnsi="Aptos"/>
          <w:sz w:val="24"/>
          <w:szCs w:val="24"/>
        </w:rPr>
        <w:t xml:space="preserve">. </w:t>
      </w:r>
    </w:p>
    <w:p w14:paraId="44B862C2" w14:textId="7ABBDE87" w:rsidR="008D2D27" w:rsidRPr="001578B0" w:rsidRDefault="00C8414C" w:rsidP="005B27F5">
      <w:pPr>
        <w:ind w:left="851" w:hanging="851"/>
        <w:rPr>
          <w:rFonts w:ascii="Aptos" w:hAnsi="Aptos"/>
          <w:sz w:val="24"/>
          <w:szCs w:val="24"/>
        </w:rPr>
      </w:pPr>
      <w:r w:rsidRPr="001578B0">
        <w:rPr>
          <w:rFonts w:ascii="Aptos" w:hAnsi="Aptos"/>
          <w:sz w:val="24"/>
          <w:szCs w:val="24"/>
        </w:rPr>
        <w:t xml:space="preserve">Kakimoto, S., </w:t>
      </w:r>
      <w:proofErr w:type="spellStart"/>
      <w:r w:rsidRPr="001578B0">
        <w:rPr>
          <w:rFonts w:ascii="Aptos" w:hAnsi="Aptos"/>
          <w:sz w:val="24"/>
          <w:szCs w:val="24"/>
        </w:rPr>
        <w:t>Mieno</w:t>
      </w:r>
      <w:proofErr w:type="spellEnd"/>
      <w:r w:rsidRPr="001578B0">
        <w:rPr>
          <w:rFonts w:ascii="Aptos" w:hAnsi="Aptos"/>
          <w:sz w:val="24"/>
          <w:szCs w:val="24"/>
        </w:rPr>
        <w:t xml:space="preserve">, T., Tanaka, T.S.T., and Bullock, D.S. </w:t>
      </w:r>
      <w:r w:rsidR="00DF025E" w:rsidRPr="001578B0">
        <w:rPr>
          <w:rFonts w:ascii="Aptos" w:hAnsi="Aptos"/>
          <w:sz w:val="24"/>
          <w:szCs w:val="24"/>
        </w:rPr>
        <w:t xml:space="preserve">2022. “Causal forest approach for site-specific input management via </w:t>
      </w:r>
      <w:r w:rsidR="00A4245F" w:rsidRPr="001578B0">
        <w:rPr>
          <w:rFonts w:ascii="Aptos" w:hAnsi="Aptos"/>
          <w:sz w:val="24"/>
          <w:szCs w:val="24"/>
        </w:rPr>
        <w:t>on-farm precision experimentation</w:t>
      </w:r>
      <w:r w:rsidR="00DF025E" w:rsidRPr="001578B0">
        <w:rPr>
          <w:rFonts w:ascii="Aptos" w:hAnsi="Aptos"/>
          <w:sz w:val="24"/>
          <w:szCs w:val="24"/>
        </w:rPr>
        <w:t>”</w:t>
      </w:r>
      <w:r w:rsidR="00F73D92" w:rsidRPr="001578B0">
        <w:rPr>
          <w:rFonts w:ascii="Aptos" w:hAnsi="Aptos"/>
          <w:sz w:val="24"/>
          <w:szCs w:val="24"/>
        </w:rPr>
        <w:t xml:space="preserve">. </w:t>
      </w:r>
      <w:r w:rsidR="00F73D92" w:rsidRPr="001578B0">
        <w:rPr>
          <w:rFonts w:ascii="Aptos" w:hAnsi="Aptos"/>
          <w:i/>
          <w:iCs/>
          <w:sz w:val="24"/>
          <w:szCs w:val="24"/>
        </w:rPr>
        <w:t xml:space="preserve">Computers and Electronics in Agriculture </w:t>
      </w:r>
      <w:r w:rsidR="00F73D92" w:rsidRPr="001578B0">
        <w:rPr>
          <w:rFonts w:ascii="Aptos" w:hAnsi="Aptos"/>
          <w:sz w:val="24"/>
          <w:szCs w:val="24"/>
        </w:rPr>
        <w:t xml:space="preserve">199: 107164. Doi: </w:t>
      </w:r>
      <w:hyperlink r:id="rId32" w:tgtFrame="_blank" w:tooltip="Persistent link using digital object identifier" w:history="1">
        <w:r w:rsidR="00A56B36" w:rsidRPr="001578B0">
          <w:rPr>
            <w:rFonts w:ascii="Aptos" w:hAnsi="Aptos"/>
            <w:sz w:val="24"/>
            <w:szCs w:val="24"/>
          </w:rPr>
          <w:t>https://doi.org/10.1016/j.compag.2022.107164</w:t>
        </w:r>
      </w:hyperlink>
      <w:r w:rsidR="00A56B36" w:rsidRPr="001578B0">
        <w:rPr>
          <w:rFonts w:ascii="Aptos" w:hAnsi="Aptos"/>
          <w:sz w:val="24"/>
          <w:szCs w:val="24"/>
        </w:rPr>
        <w:t xml:space="preserve">. </w:t>
      </w:r>
    </w:p>
    <w:p w14:paraId="54ED6D44" w14:textId="30DD5035" w:rsidR="001A0719" w:rsidRPr="001578B0" w:rsidRDefault="001A0719" w:rsidP="001A0719">
      <w:pPr>
        <w:ind w:left="851" w:hanging="851"/>
        <w:rPr>
          <w:rFonts w:ascii="Aptos" w:hAnsi="Aptos"/>
          <w:sz w:val="24"/>
          <w:szCs w:val="24"/>
        </w:rPr>
      </w:pPr>
      <w:r w:rsidRPr="001578B0">
        <w:rPr>
          <w:rFonts w:ascii="Aptos" w:hAnsi="Aptos"/>
          <w:sz w:val="24"/>
          <w:szCs w:val="24"/>
        </w:rPr>
        <w:t>Kitagawa, T</w:t>
      </w:r>
      <w:r w:rsidR="00C5361A" w:rsidRPr="001578B0">
        <w:rPr>
          <w:rFonts w:ascii="Aptos" w:hAnsi="Aptos"/>
          <w:sz w:val="24"/>
          <w:szCs w:val="24"/>
        </w:rPr>
        <w:t xml:space="preserve">., and </w:t>
      </w:r>
      <w:proofErr w:type="spellStart"/>
      <w:r w:rsidR="00C5361A" w:rsidRPr="001578B0">
        <w:rPr>
          <w:rFonts w:ascii="Aptos" w:hAnsi="Aptos"/>
          <w:sz w:val="24"/>
          <w:szCs w:val="24"/>
        </w:rPr>
        <w:t>Tetenov</w:t>
      </w:r>
      <w:proofErr w:type="spellEnd"/>
      <w:r w:rsidR="00C5361A" w:rsidRPr="001578B0">
        <w:rPr>
          <w:rFonts w:ascii="Aptos" w:hAnsi="Aptos"/>
          <w:sz w:val="24"/>
          <w:szCs w:val="24"/>
        </w:rPr>
        <w:t xml:space="preserve">, A. 2018. “Who should be treated? Empirical welfare maximization methods for treatment choice.” </w:t>
      </w:r>
      <w:proofErr w:type="spellStart"/>
      <w:r w:rsidR="000D0D46" w:rsidRPr="001578B0">
        <w:rPr>
          <w:rFonts w:ascii="Aptos" w:hAnsi="Aptos"/>
          <w:i/>
          <w:iCs/>
          <w:sz w:val="24"/>
          <w:szCs w:val="24"/>
        </w:rPr>
        <w:t>Econometrica</w:t>
      </w:r>
      <w:proofErr w:type="spellEnd"/>
      <w:r w:rsidR="000D0D46" w:rsidRPr="001578B0">
        <w:rPr>
          <w:rFonts w:ascii="Aptos" w:hAnsi="Aptos"/>
          <w:sz w:val="24"/>
          <w:szCs w:val="24"/>
        </w:rPr>
        <w:t xml:space="preserve"> 86 (2): 591-616. Doi: </w:t>
      </w:r>
      <w:hyperlink r:id="rId33" w:history="1">
        <w:r w:rsidR="00373319" w:rsidRPr="001578B0">
          <w:rPr>
            <w:rFonts w:ascii="Aptos" w:hAnsi="Aptos"/>
            <w:sz w:val="24"/>
            <w:szCs w:val="24"/>
          </w:rPr>
          <w:t>https://doi.org/10.3982/ECTA13288</w:t>
        </w:r>
      </w:hyperlink>
      <w:r w:rsidR="00373319" w:rsidRPr="001578B0">
        <w:rPr>
          <w:rFonts w:ascii="Aptos" w:hAnsi="Aptos"/>
          <w:sz w:val="24"/>
          <w:szCs w:val="24"/>
        </w:rPr>
        <w:t xml:space="preserve">. </w:t>
      </w:r>
    </w:p>
    <w:p w14:paraId="6B270AA0" w14:textId="6854C9FB" w:rsidR="00DA6001" w:rsidDel="00841420" w:rsidRDefault="00DA6001" w:rsidP="00841420">
      <w:pPr>
        <w:ind w:left="851" w:hanging="851"/>
        <w:rPr>
          <w:del w:id="259" w:author="MKONDIWA, Maxwell (CIMMYT-India)" w:date="2024-07-23T15:11:00Z" w16du:dateUtc="2024-07-23T09:41:00Z"/>
          <w:rFonts w:ascii="Aptos" w:hAnsi="Aptos"/>
        </w:rPr>
      </w:pPr>
      <w:r w:rsidRPr="001578B0">
        <w:rPr>
          <w:rFonts w:ascii="Aptos" w:hAnsi="Aptos"/>
          <w:sz w:val="24"/>
          <w:szCs w:val="24"/>
        </w:rPr>
        <w:t xml:space="preserve">Kluger, D.M., Owen, A.B., Lobell, </w:t>
      </w:r>
      <w:r w:rsidR="00F90B19" w:rsidRPr="001578B0">
        <w:rPr>
          <w:rFonts w:ascii="Aptos" w:hAnsi="Aptos"/>
          <w:sz w:val="24"/>
          <w:szCs w:val="24"/>
        </w:rPr>
        <w:t>D.B. 2022. “Combining randomized field experiments with observation satellite data to assess</w:t>
      </w:r>
      <w:r w:rsidR="00006A73" w:rsidRPr="001578B0">
        <w:rPr>
          <w:rFonts w:ascii="Aptos" w:hAnsi="Aptos"/>
          <w:sz w:val="24"/>
          <w:szCs w:val="24"/>
        </w:rPr>
        <w:t xml:space="preserve"> the benefits of crop rotation on yields</w:t>
      </w:r>
      <w:r w:rsidR="00F90B19" w:rsidRPr="001578B0">
        <w:rPr>
          <w:rFonts w:ascii="Aptos" w:hAnsi="Aptos"/>
          <w:sz w:val="24"/>
          <w:szCs w:val="24"/>
        </w:rPr>
        <w:t>”</w:t>
      </w:r>
      <w:r w:rsidR="00006A73" w:rsidRPr="001578B0">
        <w:rPr>
          <w:rFonts w:ascii="Aptos" w:hAnsi="Aptos"/>
          <w:sz w:val="24"/>
          <w:szCs w:val="24"/>
        </w:rPr>
        <w:t>.</w:t>
      </w:r>
      <w:r w:rsidR="00351693" w:rsidRPr="001578B0">
        <w:rPr>
          <w:rFonts w:ascii="Aptos" w:hAnsi="Aptos"/>
          <w:sz w:val="24"/>
          <w:szCs w:val="24"/>
        </w:rPr>
        <w:t xml:space="preserve"> </w:t>
      </w:r>
      <w:r w:rsidR="00351693" w:rsidRPr="001578B0">
        <w:rPr>
          <w:rFonts w:ascii="Aptos" w:hAnsi="Aptos"/>
          <w:i/>
          <w:iCs/>
          <w:sz w:val="24"/>
          <w:szCs w:val="24"/>
        </w:rPr>
        <w:t>Environ</w:t>
      </w:r>
      <w:r w:rsidR="00964D72" w:rsidRPr="001578B0">
        <w:rPr>
          <w:rFonts w:ascii="Aptos" w:hAnsi="Aptos"/>
          <w:i/>
          <w:iCs/>
          <w:sz w:val="24"/>
          <w:szCs w:val="24"/>
        </w:rPr>
        <w:t>mental Research Letters</w:t>
      </w:r>
      <w:r w:rsidR="00964D72" w:rsidRPr="001578B0">
        <w:rPr>
          <w:rFonts w:ascii="Aptos" w:hAnsi="Aptos"/>
          <w:sz w:val="24"/>
          <w:szCs w:val="24"/>
        </w:rPr>
        <w:t xml:space="preserve"> </w:t>
      </w:r>
      <w:r w:rsidR="00416497" w:rsidRPr="001578B0">
        <w:rPr>
          <w:rFonts w:ascii="Aptos" w:hAnsi="Aptos"/>
          <w:sz w:val="24"/>
          <w:szCs w:val="24"/>
        </w:rPr>
        <w:t>17 (4): 044066. Doi: 10.1088/1748-9326/ac6083.</w:t>
      </w:r>
      <w:r w:rsidR="00416497" w:rsidRPr="001578B0">
        <w:rPr>
          <w:rFonts w:ascii="Aptos" w:hAnsi="Aptos" w:cs="Segoe UI"/>
          <w:color w:val="333333"/>
          <w:sz w:val="21"/>
          <w:szCs w:val="21"/>
        </w:rPr>
        <w:t xml:space="preserve"> </w:t>
      </w:r>
      <w:r w:rsidR="00416497" w:rsidRPr="001578B0">
        <w:rPr>
          <w:rFonts w:ascii="Aptos" w:hAnsi="Aptos"/>
          <w:sz w:val="24"/>
          <w:szCs w:val="24"/>
        </w:rPr>
        <w:t xml:space="preserve"> </w:t>
      </w:r>
      <w:r w:rsidR="00964D72" w:rsidRPr="001578B0">
        <w:rPr>
          <w:rFonts w:ascii="Aptos" w:hAnsi="Aptos"/>
          <w:sz w:val="24"/>
          <w:szCs w:val="24"/>
        </w:rPr>
        <w:t xml:space="preserve"> </w:t>
      </w:r>
      <w:r w:rsidR="00006A73" w:rsidRPr="001578B0">
        <w:rPr>
          <w:rFonts w:ascii="Aptos" w:hAnsi="Aptos"/>
          <w:sz w:val="24"/>
          <w:szCs w:val="24"/>
        </w:rPr>
        <w:t xml:space="preserve"> </w:t>
      </w:r>
    </w:p>
    <w:p w14:paraId="64518ED0" w14:textId="77777777" w:rsidR="00841420" w:rsidRPr="001578B0" w:rsidRDefault="00841420" w:rsidP="001A0719">
      <w:pPr>
        <w:ind w:left="851" w:hanging="851"/>
        <w:rPr>
          <w:ins w:id="260" w:author="MKONDIWA, Maxwell (CIMMYT-India)" w:date="2024-07-23T15:11:00Z" w16du:dateUtc="2024-07-23T09:41:00Z"/>
          <w:rFonts w:ascii="Aptos" w:hAnsi="Aptos"/>
          <w:sz w:val="24"/>
          <w:szCs w:val="24"/>
        </w:rPr>
      </w:pPr>
    </w:p>
    <w:p w14:paraId="41F0E470" w14:textId="784E0898" w:rsidR="00344C76" w:rsidDel="00841420" w:rsidRDefault="004A594E" w:rsidP="00841420">
      <w:pPr>
        <w:ind w:left="851" w:hanging="851"/>
        <w:rPr>
          <w:del w:id="261" w:author="MKONDIWA, Maxwell (CIMMYT-India)" w:date="2024-07-23T15:11:00Z" w16du:dateUtc="2024-07-23T09:41:00Z"/>
          <w:rFonts w:ascii="Aptos" w:hAnsi="Aptos"/>
        </w:rPr>
      </w:pPr>
      <w:r w:rsidRPr="001578B0">
        <w:rPr>
          <w:rFonts w:ascii="Aptos" w:hAnsi="Aptos"/>
        </w:rPr>
        <w:t xml:space="preserve">Krishna, V.V., Keil, A., Jain, M., Zhou, W., Jose, M., </w:t>
      </w:r>
      <w:proofErr w:type="spellStart"/>
      <w:r w:rsidRPr="001578B0">
        <w:rPr>
          <w:rFonts w:ascii="Aptos" w:hAnsi="Aptos"/>
        </w:rPr>
        <w:t>Serendran</w:t>
      </w:r>
      <w:proofErr w:type="spellEnd"/>
      <w:r w:rsidRPr="001578B0">
        <w:rPr>
          <w:rFonts w:ascii="Aptos" w:hAnsi="Aptos"/>
        </w:rPr>
        <w:t xml:space="preserve">-Padmaja, S., Barba-Escoto, L., Balwinder-Singh, Jat, M.L., </w:t>
      </w:r>
      <w:proofErr w:type="spellStart"/>
      <w:r w:rsidRPr="001578B0">
        <w:rPr>
          <w:rFonts w:ascii="Aptos" w:hAnsi="Aptos"/>
        </w:rPr>
        <w:t>Erenstein</w:t>
      </w:r>
      <w:proofErr w:type="spellEnd"/>
      <w:r w:rsidRPr="001578B0">
        <w:rPr>
          <w:rFonts w:ascii="Aptos" w:hAnsi="Aptos"/>
        </w:rPr>
        <w:t xml:space="preserve">, O. 2022. “Conservation Agriculture Benefits Indian Farmers, but Technology Targeting Needed for Greater Impacts.” </w:t>
      </w:r>
      <w:r w:rsidRPr="001578B0">
        <w:rPr>
          <w:rFonts w:ascii="Aptos" w:hAnsi="Aptos"/>
          <w:i/>
          <w:iCs/>
        </w:rPr>
        <w:t>Frontiers in Agronomy</w:t>
      </w:r>
      <w:r w:rsidRPr="001578B0">
        <w:rPr>
          <w:rFonts w:ascii="Aptos" w:hAnsi="Aptos"/>
        </w:rPr>
        <w:t xml:space="preserve">. Doi:10.3389/fagro.2022.772732.  </w:t>
      </w:r>
    </w:p>
    <w:p w14:paraId="44038784" w14:textId="77777777" w:rsidR="00841420" w:rsidRPr="001578B0" w:rsidRDefault="00841420" w:rsidP="00841420">
      <w:pPr>
        <w:ind w:left="851" w:hanging="851"/>
        <w:rPr>
          <w:ins w:id="262" w:author="MKONDIWA, Maxwell (CIMMYT-India)" w:date="2024-07-23T15:11:00Z" w16du:dateUtc="2024-07-23T09:41:00Z"/>
          <w:rFonts w:ascii="Aptos" w:hAnsi="Aptos"/>
        </w:rPr>
        <w:pPrChange w:id="263" w:author="MKONDIWA, Maxwell (CIMMYT-India)" w:date="2024-07-23T15:11:00Z" w16du:dateUtc="2024-07-23T09:41:00Z">
          <w:pPr>
            <w:ind w:left="630" w:hanging="630"/>
          </w:pPr>
        </w:pPrChange>
      </w:pPr>
    </w:p>
    <w:p w14:paraId="5325D33A" w14:textId="51C1B34A" w:rsidR="007767BF" w:rsidDel="00841420" w:rsidRDefault="00794AC0" w:rsidP="00841420">
      <w:pPr>
        <w:ind w:left="851" w:hanging="851"/>
        <w:rPr>
          <w:del w:id="264" w:author="MKONDIWA, Maxwell (CIMMYT-India)" w:date="2024-07-23T15:11:00Z" w16du:dateUtc="2024-07-23T09:41:00Z"/>
          <w:rFonts w:ascii="Aptos" w:hAnsi="Aptos"/>
        </w:rPr>
      </w:pPr>
      <w:proofErr w:type="spellStart"/>
      <w:r w:rsidRPr="001578B0">
        <w:rPr>
          <w:rFonts w:ascii="Aptos" w:hAnsi="Aptos"/>
        </w:rPr>
        <w:t>Krupnik</w:t>
      </w:r>
      <w:proofErr w:type="spellEnd"/>
      <w:r w:rsidRPr="001578B0">
        <w:rPr>
          <w:rFonts w:ascii="Aptos" w:hAnsi="Aptos"/>
        </w:rPr>
        <w:t xml:space="preserve">, T.J., Ahmed, Z.U., </w:t>
      </w:r>
      <w:proofErr w:type="spellStart"/>
      <w:r w:rsidRPr="001578B0">
        <w:rPr>
          <w:rFonts w:ascii="Aptos" w:hAnsi="Aptos"/>
        </w:rPr>
        <w:t>Timsina</w:t>
      </w:r>
      <w:proofErr w:type="spellEnd"/>
      <w:r w:rsidRPr="001578B0">
        <w:rPr>
          <w:rFonts w:ascii="Aptos" w:hAnsi="Aptos"/>
        </w:rPr>
        <w:t xml:space="preserve">, J., Yasmin, S., Hossain, F., Al Mamun, A., </w:t>
      </w:r>
      <w:proofErr w:type="spellStart"/>
      <w:r w:rsidR="008D2001" w:rsidRPr="001578B0">
        <w:rPr>
          <w:rFonts w:ascii="Aptos" w:hAnsi="Aptos"/>
        </w:rPr>
        <w:t>Mridha</w:t>
      </w:r>
      <w:proofErr w:type="spellEnd"/>
      <w:r w:rsidR="008D2001" w:rsidRPr="001578B0">
        <w:rPr>
          <w:rFonts w:ascii="Aptos" w:hAnsi="Aptos"/>
        </w:rPr>
        <w:t xml:space="preserve">, A.I., and McDonald, A.J. 2015. </w:t>
      </w:r>
      <w:r w:rsidR="00DD074E" w:rsidRPr="001578B0">
        <w:rPr>
          <w:rFonts w:ascii="Aptos" w:hAnsi="Aptos"/>
        </w:rPr>
        <w:t xml:space="preserve">“Untangling crop management and </w:t>
      </w:r>
      <w:r w:rsidR="005319E6" w:rsidRPr="001578B0">
        <w:rPr>
          <w:rFonts w:ascii="Aptos" w:hAnsi="Aptos"/>
        </w:rPr>
        <w:t>e</w:t>
      </w:r>
      <w:r w:rsidR="00DD074E" w:rsidRPr="001578B0">
        <w:rPr>
          <w:rFonts w:ascii="Aptos" w:hAnsi="Aptos"/>
        </w:rPr>
        <w:t xml:space="preserve">nvironmental influences on </w:t>
      </w:r>
      <w:r w:rsidR="00DD074E" w:rsidRPr="001578B0">
        <w:rPr>
          <w:rFonts w:ascii="Aptos" w:hAnsi="Aptos"/>
        </w:rPr>
        <w:lastRenderedPageBreak/>
        <w:t xml:space="preserve">wheat yield variability in Bangladesh: An application of non-parametric approaches.” </w:t>
      </w:r>
      <w:r w:rsidR="00DD074E" w:rsidRPr="001578B0">
        <w:rPr>
          <w:rFonts w:ascii="Aptos" w:hAnsi="Aptos"/>
          <w:i/>
          <w:iCs/>
        </w:rPr>
        <w:t>Agricultura</w:t>
      </w:r>
      <w:r w:rsidR="005319E6" w:rsidRPr="001578B0">
        <w:rPr>
          <w:rFonts w:ascii="Aptos" w:hAnsi="Aptos"/>
          <w:i/>
          <w:iCs/>
        </w:rPr>
        <w:t>l Systems</w:t>
      </w:r>
      <w:r w:rsidR="005319E6" w:rsidRPr="001578B0">
        <w:rPr>
          <w:rFonts w:ascii="Aptos" w:hAnsi="Aptos"/>
        </w:rPr>
        <w:t xml:space="preserve"> 139: 166-179. Doi: </w:t>
      </w:r>
      <w:hyperlink r:id="rId34" w:tgtFrame="_blank" w:tooltip="Persistent link using digital object identifier" w:history="1">
        <w:r w:rsidR="00873B75" w:rsidRPr="001578B0">
          <w:rPr>
            <w:rFonts w:ascii="Aptos" w:hAnsi="Aptos"/>
          </w:rPr>
          <w:t>https://doi.org/10.1016/j.agsy.2015.05.007</w:t>
        </w:r>
      </w:hyperlink>
      <w:r w:rsidR="00873B75" w:rsidRPr="001578B0">
        <w:rPr>
          <w:rFonts w:ascii="Aptos" w:hAnsi="Aptos"/>
        </w:rPr>
        <w:t xml:space="preserve">. </w:t>
      </w:r>
    </w:p>
    <w:p w14:paraId="0A6442EF" w14:textId="77777777" w:rsidR="00841420" w:rsidRPr="001578B0" w:rsidRDefault="00841420" w:rsidP="00841420">
      <w:pPr>
        <w:ind w:left="851" w:hanging="851"/>
        <w:rPr>
          <w:ins w:id="265" w:author="MKONDIWA, Maxwell (CIMMYT-India)" w:date="2024-07-23T15:11:00Z" w16du:dateUtc="2024-07-23T09:41:00Z"/>
          <w:rFonts w:ascii="Aptos" w:hAnsi="Aptos"/>
        </w:rPr>
        <w:pPrChange w:id="266" w:author="MKONDIWA, Maxwell (CIMMYT-India)" w:date="2024-07-23T15:11:00Z" w16du:dateUtc="2024-07-23T09:41:00Z">
          <w:pPr>
            <w:ind w:left="630" w:hanging="630"/>
          </w:pPr>
        </w:pPrChange>
      </w:pPr>
    </w:p>
    <w:p w14:paraId="2CC059E9" w14:textId="52296CAF" w:rsidR="00BE0E6E" w:rsidDel="00841420" w:rsidRDefault="00040E1A" w:rsidP="00841420">
      <w:pPr>
        <w:ind w:left="851" w:hanging="851"/>
        <w:rPr>
          <w:del w:id="267" w:author="MKONDIWA, Maxwell (CIMMYT-India)" w:date="2024-07-23T15:11:00Z" w16du:dateUtc="2024-07-23T09:41:00Z"/>
          <w:rFonts w:ascii="Aptos" w:hAnsi="Aptos"/>
        </w:rPr>
      </w:pPr>
      <w:r w:rsidRPr="001578B0">
        <w:rPr>
          <w:rFonts w:ascii="Aptos" w:hAnsi="Aptos"/>
        </w:rPr>
        <w:t xml:space="preserve">McCullough, </w:t>
      </w:r>
      <w:r w:rsidR="00EB58DA" w:rsidRPr="001578B0">
        <w:rPr>
          <w:rFonts w:ascii="Aptos" w:hAnsi="Aptos"/>
        </w:rPr>
        <w:t xml:space="preserve">E.B., Quinn, J.D., Simons, A.M. 2022. “Profitability of climate-smart soil fertility investment varies widely across sub-Saharan Africa”. </w:t>
      </w:r>
      <w:r w:rsidR="008F2429" w:rsidRPr="001578B0">
        <w:rPr>
          <w:rFonts w:ascii="Aptos" w:hAnsi="Aptos"/>
          <w:i/>
          <w:iCs/>
        </w:rPr>
        <w:t>Nature Food</w:t>
      </w:r>
      <w:r w:rsidR="008F2429" w:rsidRPr="001578B0">
        <w:rPr>
          <w:rFonts w:ascii="Aptos" w:hAnsi="Aptos"/>
        </w:rPr>
        <w:t xml:space="preserve"> </w:t>
      </w:r>
      <w:r w:rsidR="00D847F2" w:rsidRPr="001578B0">
        <w:rPr>
          <w:rFonts w:ascii="Aptos" w:hAnsi="Aptos"/>
        </w:rPr>
        <w:t>3: 275</w:t>
      </w:r>
      <w:r w:rsidR="001708D9" w:rsidRPr="001578B0">
        <w:rPr>
          <w:rFonts w:ascii="Aptos" w:hAnsi="Aptos"/>
        </w:rPr>
        <w:t xml:space="preserve">-285. Doi: </w:t>
      </w:r>
      <w:hyperlink r:id="rId35" w:history="1">
        <w:r w:rsidR="001708D9" w:rsidRPr="001578B0">
          <w:rPr>
            <w:rFonts w:ascii="Aptos" w:hAnsi="Aptos"/>
          </w:rPr>
          <w:t>https://doi.org/10.1038/s43016-022-00493-z</w:t>
        </w:r>
      </w:hyperlink>
      <w:r w:rsidR="001708D9" w:rsidRPr="001578B0">
        <w:rPr>
          <w:rFonts w:ascii="Aptos" w:hAnsi="Aptos"/>
        </w:rPr>
        <w:t>.</w:t>
      </w:r>
      <w:r w:rsidR="001708D9" w:rsidRPr="001578B0">
        <w:rPr>
          <w:rFonts w:ascii="Aptos" w:hAnsi="Aptos" w:cs="Segoe UI"/>
          <w:color w:val="222222"/>
          <w:shd w:val="clear" w:color="auto" w:fill="FFFFFF"/>
        </w:rPr>
        <w:t xml:space="preserve"> </w:t>
      </w:r>
    </w:p>
    <w:p w14:paraId="39C101CE" w14:textId="77777777" w:rsidR="00841420" w:rsidRPr="001578B0" w:rsidRDefault="00841420" w:rsidP="00841420">
      <w:pPr>
        <w:ind w:left="851" w:hanging="851"/>
        <w:rPr>
          <w:ins w:id="268" w:author="MKONDIWA, Maxwell (CIMMYT-India)" w:date="2024-07-23T15:11:00Z" w16du:dateUtc="2024-07-23T09:41:00Z"/>
          <w:rFonts w:ascii="Aptos" w:hAnsi="Aptos"/>
        </w:rPr>
        <w:pPrChange w:id="269" w:author="MKONDIWA, Maxwell (CIMMYT-India)" w:date="2024-07-23T15:11:00Z" w16du:dateUtc="2024-07-23T09:41:00Z">
          <w:pPr>
            <w:ind w:left="630" w:hanging="630"/>
          </w:pPr>
        </w:pPrChange>
      </w:pPr>
    </w:p>
    <w:p w14:paraId="7EABBCDD" w14:textId="66DD75D1" w:rsidR="00DC1951" w:rsidDel="00841420" w:rsidRDefault="00DC1951" w:rsidP="00841420">
      <w:pPr>
        <w:ind w:left="851" w:hanging="851"/>
        <w:rPr>
          <w:del w:id="270" w:author="MKONDIWA, Maxwell (CIMMYT-India)" w:date="2024-07-23T15:11:00Z" w16du:dateUtc="2024-07-23T09:41:00Z"/>
          <w:rFonts w:ascii="Aptos" w:hAnsi="Aptos"/>
        </w:rPr>
      </w:pPr>
      <w:r w:rsidRPr="001578B0">
        <w:rPr>
          <w:rFonts w:ascii="Aptos" w:hAnsi="Aptos"/>
        </w:rPr>
        <w:t xml:space="preserve">McDonald, A.J., Malik, R.K., Ajay, A., Craufurd, P., Dubey, S., Gautam, U., Karki, S., Kishore, A., and Krupnik, T.J., Kumar, V., </w:t>
      </w:r>
      <w:proofErr w:type="spellStart"/>
      <w:r w:rsidRPr="001578B0">
        <w:rPr>
          <w:rFonts w:ascii="Aptos" w:hAnsi="Aptos"/>
        </w:rPr>
        <w:t>Mkondiwa,</w:t>
      </w:r>
      <w:proofErr w:type="spellEnd"/>
      <w:r w:rsidRPr="001578B0">
        <w:rPr>
          <w:rFonts w:ascii="Aptos" w:hAnsi="Aptos"/>
        </w:rPr>
        <w:t xml:space="preserve"> M., Nayak, H.S., Parihar, C.M., Paudel, G., </w:t>
      </w:r>
      <w:proofErr w:type="spellStart"/>
      <w:r w:rsidRPr="001578B0">
        <w:rPr>
          <w:rFonts w:ascii="Aptos" w:hAnsi="Aptos"/>
        </w:rPr>
        <w:t>Peramaiyan</w:t>
      </w:r>
      <w:proofErr w:type="spellEnd"/>
      <w:r w:rsidRPr="001578B0">
        <w:rPr>
          <w:rFonts w:ascii="Aptos" w:hAnsi="Aptos"/>
        </w:rPr>
        <w:t>, P., Pundir, A</w:t>
      </w:r>
      <w:r w:rsidR="002213B1" w:rsidRPr="001578B0">
        <w:rPr>
          <w:rFonts w:ascii="Aptos" w:hAnsi="Aptos"/>
        </w:rPr>
        <w:t xml:space="preserve">., </w:t>
      </w:r>
      <w:proofErr w:type="spellStart"/>
      <w:r w:rsidR="002213B1" w:rsidRPr="001578B0">
        <w:rPr>
          <w:rFonts w:ascii="Aptos" w:hAnsi="Aptos"/>
        </w:rPr>
        <w:t>P</w:t>
      </w:r>
      <w:r w:rsidRPr="001578B0">
        <w:rPr>
          <w:rFonts w:ascii="Aptos" w:hAnsi="Aptos"/>
        </w:rPr>
        <w:t>oonia</w:t>
      </w:r>
      <w:proofErr w:type="spellEnd"/>
      <w:r w:rsidRPr="001578B0">
        <w:rPr>
          <w:rFonts w:ascii="Aptos" w:hAnsi="Aptos"/>
        </w:rPr>
        <w:t>, S</w:t>
      </w:r>
      <w:r w:rsidR="002213B1" w:rsidRPr="001578B0">
        <w:rPr>
          <w:rFonts w:ascii="Aptos" w:hAnsi="Aptos"/>
        </w:rPr>
        <w:t>.,</w:t>
      </w:r>
      <w:r w:rsidRPr="001578B0">
        <w:rPr>
          <w:rFonts w:ascii="Aptos" w:hAnsi="Aptos"/>
        </w:rPr>
        <w:t xml:space="preserve"> Samaddar, A</w:t>
      </w:r>
      <w:r w:rsidR="002213B1" w:rsidRPr="001578B0">
        <w:rPr>
          <w:rFonts w:ascii="Aptos" w:hAnsi="Aptos"/>
        </w:rPr>
        <w:t>.,</w:t>
      </w:r>
      <w:r w:rsidRPr="001578B0">
        <w:rPr>
          <w:rFonts w:ascii="Aptos" w:hAnsi="Aptos"/>
        </w:rPr>
        <w:t xml:space="preserve"> Sherpa, </w:t>
      </w:r>
      <w:r w:rsidR="002213B1" w:rsidRPr="001578B0">
        <w:rPr>
          <w:rFonts w:ascii="Aptos" w:hAnsi="Aptos"/>
        </w:rPr>
        <w:t>S.,</w:t>
      </w:r>
      <w:r w:rsidRPr="001578B0">
        <w:rPr>
          <w:rFonts w:ascii="Aptos" w:hAnsi="Aptos"/>
        </w:rPr>
        <w:t xml:space="preserve"> Singh, B</w:t>
      </w:r>
      <w:r w:rsidR="002E5482" w:rsidRPr="001578B0">
        <w:rPr>
          <w:rFonts w:ascii="Aptos" w:hAnsi="Aptos"/>
        </w:rPr>
        <w:t>.,</w:t>
      </w:r>
      <w:r w:rsidRPr="001578B0">
        <w:rPr>
          <w:rFonts w:ascii="Aptos" w:hAnsi="Aptos"/>
        </w:rPr>
        <w:t xml:space="preserve"> Singh, S</w:t>
      </w:r>
      <w:r w:rsidR="002E5482" w:rsidRPr="001578B0">
        <w:rPr>
          <w:rFonts w:ascii="Aptos" w:hAnsi="Aptos"/>
        </w:rPr>
        <w:t xml:space="preserve">., </w:t>
      </w:r>
      <w:proofErr w:type="spellStart"/>
      <w:r w:rsidRPr="001578B0">
        <w:rPr>
          <w:rFonts w:ascii="Aptos" w:hAnsi="Aptos"/>
        </w:rPr>
        <w:t>Urfels</w:t>
      </w:r>
      <w:proofErr w:type="spellEnd"/>
      <w:r w:rsidRPr="001578B0">
        <w:rPr>
          <w:rFonts w:ascii="Aptos" w:hAnsi="Aptos"/>
        </w:rPr>
        <w:t>, A</w:t>
      </w:r>
      <w:r w:rsidR="002E5482" w:rsidRPr="001578B0">
        <w:rPr>
          <w:rFonts w:ascii="Aptos" w:hAnsi="Aptos"/>
        </w:rPr>
        <w:t>.,</w:t>
      </w:r>
      <w:r w:rsidRPr="001578B0">
        <w:rPr>
          <w:rFonts w:ascii="Aptos" w:hAnsi="Aptos"/>
        </w:rPr>
        <w:t xml:space="preserve"> Veettil, P</w:t>
      </w:r>
      <w:r w:rsidR="00393AF9" w:rsidRPr="001578B0">
        <w:rPr>
          <w:rFonts w:ascii="Aptos" w:hAnsi="Aptos"/>
        </w:rPr>
        <w:t>.,</w:t>
      </w:r>
      <w:r w:rsidRPr="001578B0">
        <w:rPr>
          <w:rFonts w:ascii="Aptos" w:hAnsi="Aptos"/>
        </w:rPr>
        <w:t xml:space="preserve"> and Pathak, H</w:t>
      </w:r>
      <w:r w:rsidR="00393AF9" w:rsidRPr="001578B0">
        <w:rPr>
          <w:rFonts w:ascii="Aptos" w:hAnsi="Aptos"/>
        </w:rPr>
        <w:t>.,</w:t>
      </w:r>
      <w:r w:rsidRPr="001578B0">
        <w:rPr>
          <w:rFonts w:ascii="Aptos" w:hAnsi="Aptos"/>
        </w:rPr>
        <w:t xml:space="preserve"> and Singh, A. K.</w:t>
      </w:r>
      <w:r w:rsidR="00393AF9" w:rsidRPr="001578B0">
        <w:rPr>
          <w:rFonts w:ascii="Aptos" w:hAnsi="Aptos"/>
        </w:rPr>
        <w:t xml:space="preserve"> “</w:t>
      </w:r>
      <w:r w:rsidRPr="001578B0">
        <w:rPr>
          <w:rFonts w:ascii="Aptos" w:hAnsi="Aptos"/>
        </w:rPr>
        <w:t>Bigger Data from Landscape-Scale Crop Assessment Surveys Empowers Sustainability Transitions.</w:t>
      </w:r>
      <w:r w:rsidR="00393AF9" w:rsidRPr="001578B0">
        <w:rPr>
          <w:rFonts w:ascii="Aptos" w:hAnsi="Aptos"/>
        </w:rPr>
        <w:t>”</w:t>
      </w:r>
      <w:r w:rsidRPr="001578B0">
        <w:rPr>
          <w:rFonts w:ascii="Aptos" w:hAnsi="Aptos"/>
        </w:rPr>
        <w:t xml:space="preserve"> </w:t>
      </w:r>
      <w:r w:rsidR="00415355" w:rsidRPr="001578B0">
        <w:rPr>
          <w:rFonts w:ascii="Aptos" w:hAnsi="Aptos"/>
        </w:rPr>
        <w:t>Url:</w:t>
      </w:r>
      <w:r w:rsidRPr="001578B0">
        <w:rPr>
          <w:rFonts w:ascii="Aptos" w:hAnsi="Aptos" w:hint="eastAsia"/>
        </w:rPr>
        <w:t> </w:t>
      </w:r>
      <w:hyperlink r:id="rId36" w:tgtFrame="_blank" w:history="1">
        <w:r w:rsidRPr="001578B0">
          <w:rPr>
            <w:rFonts w:ascii="Aptos" w:hAnsi="Aptos"/>
          </w:rPr>
          <w:t>http://dx.doi.org/10.2139/ssrn.4511866</w:t>
        </w:r>
      </w:hyperlink>
      <w:r w:rsidRPr="001578B0">
        <w:rPr>
          <w:rFonts w:ascii="Aptos" w:hAnsi="Aptos"/>
        </w:rPr>
        <w:t xml:space="preserve">. </w:t>
      </w:r>
    </w:p>
    <w:p w14:paraId="10D2D9EB" w14:textId="77777777" w:rsidR="00841420" w:rsidRPr="001578B0" w:rsidRDefault="00841420" w:rsidP="00841420">
      <w:pPr>
        <w:ind w:left="851" w:hanging="851"/>
        <w:rPr>
          <w:ins w:id="271" w:author="MKONDIWA, Maxwell (CIMMYT-India)" w:date="2024-07-23T15:11:00Z" w16du:dateUtc="2024-07-23T09:41:00Z"/>
          <w:rFonts w:ascii="Aptos" w:hAnsi="Aptos"/>
        </w:rPr>
        <w:pPrChange w:id="272" w:author="MKONDIWA, Maxwell (CIMMYT-India)" w:date="2024-07-23T15:11:00Z" w16du:dateUtc="2024-07-23T09:41:00Z">
          <w:pPr>
            <w:ind w:left="630" w:hanging="630"/>
          </w:pPr>
        </w:pPrChange>
      </w:pPr>
    </w:p>
    <w:p w14:paraId="6F1BDF49" w14:textId="78C702E4" w:rsidR="0007669C" w:rsidRPr="001578B0" w:rsidRDefault="0007669C" w:rsidP="00841420">
      <w:pPr>
        <w:ind w:left="851" w:hanging="851"/>
        <w:rPr>
          <w:rFonts w:ascii="Aptos" w:hAnsi="Aptos"/>
        </w:rPr>
        <w:pPrChange w:id="273" w:author="MKONDIWA, Maxwell (CIMMYT-India)" w:date="2024-07-23T15:11:00Z" w16du:dateUtc="2024-07-23T09:41:00Z">
          <w:pPr>
            <w:ind w:left="630" w:hanging="630"/>
          </w:pPr>
        </w:pPrChange>
      </w:pPr>
      <w:r w:rsidRPr="001578B0">
        <w:rPr>
          <w:rFonts w:ascii="Aptos" w:hAnsi="Aptos"/>
        </w:rPr>
        <w:t xml:space="preserve">Mulungu, K., Abro, Z.A., Muriithi, W.B., Kassie, M., </w:t>
      </w:r>
      <w:proofErr w:type="spellStart"/>
      <w:r w:rsidR="00A86F44" w:rsidRPr="001578B0">
        <w:rPr>
          <w:rFonts w:ascii="Aptos" w:hAnsi="Aptos"/>
        </w:rPr>
        <w:t>Kidoido</w:t>
      </w:r>
      <w:proofErr w:type="spellEnd"/>
      <w:r w:rsidR="00A86F44" w:rsidRPr="001578B0">
        <w:rPr>
          <w:rFonts w:ascii="Aptos" w:hAnsi="Aptos"/>
        </w:rPr>
        <w:t xml:space="preserve">, M., </w:t>
      </w:r>
      <w:proofErr w:type="spellStart"/>
      <w:r w:rsidR="00A86F44" w:rsidRPr="001578B0">
        <w:rPr>
          <w:rFonts w:ascii="Aptos" w:hAnsi="Aptos"/>
        </w:rPr>
        <w:t>Sevgan</w:t>
      </w:r>
      <w:proofErr w:type="spellEnd"/>
      <w:r w:rsidR="00A86F44" w:rsidRPr="001578B0">
        <w:rPr>
          <w:rFonts w:ascii="Aptos" w:hAnsi="Aptos"/>
        </w:rPr>
        <w:t>, S., Mohamed, S., Tanga, C. and Khamis, F. 2023. “</w:t>
      </w:r>
      <w:r w:rsidR="009340F5" w:rsidRPr="001578B0">
        <w:rPr>
          <w:rFonts w:ascii="Aptos" w:hAnsi="Aptos"/>
        </w:rPr>
        <w:t xml:space="preserve">One size does not fit all: Heterogenous economic impact of integrated pest management </w:t>
      </w:r>
      <w:r w:rsidR="004B7F47" w:rsidRPr="001578B0">
        <w:rPr>
          <w:rFonts w:ascii="Aptos" w:hAnsi="Aptos"/>
        </w:rPr>
        <w:t>practices for mango fruit flies in Kenya—a machine learning approach</w:t>
      </w:r>
      <w:r w:rsidR="00A86F44" w:rsidRPr="001578B0">
        <w:rPr>
          <w:rFonts w:ascii="Aptos" w:hAnsi="Aptos"/>
        </w:rPr>
        <w:t>”</w:t>
      </w:r>
      <w:r w:rsidR="004B7F47" w:rsidRPr="001578B0">
        <w:rPr>
          <w:rFonts w:ascii="Aptos" w:hAnsi="Aptos"/>
        </w:rPr>
        <w:t xml:space="preserve">. </w:t>
      </w:r>
      <w:r w:rsidR="00AD3C14" w:rsidRPr="001578B0">
        <w:rPr>
          <w:rFonts w:ascii="Aptos" w:hAnsi="Aptos"/>
          <w:i/>
          <w:iCs/>
        </w:rPr>
        <w:t>Journal of Agricultural Economics</w:t>
      </w:r>
      <w:r w:rsidR="00AD3C14" w:rsidRPr="001578B0">
        <w:rPr>
          <w:rFonts w:ascii="Aptos" w:hAnsi="Aptos"/>
        </w:rPr>
        <w:t xml:space="preserve"> </w:t>
      </w:r>
      <w:r w:rsidR="00DB5CCE" w:rsidRPr="001578B0">
        <w:rPr>
          <w:rFonts w:ascii="Aptos" w:hAnsi="Aptos"/>
        </w:rPr>
        <w:t xml:space="preserve">75 (1): </w:t>
      </w:r>
      <w:r w:rsidR="00426463" w:rsidRPr="001578B0">
        <w:rPr>
          <w:rFonts w:ascii="Aptos" w:hAnsi="Aptos"/>
        </w:rPr>
        <w:t xml:space="preserve">261-279. Doi: </w:t>
      </w:r>
      <w:r w:rsidR="00000000">
        <w:fldChar w:fldCharType="begin"/>
      </w:r>
      <w:r w:rsidR="00000000">
        <w:instrText>HYPERLINK "https://doi.org/10.1111/1477-9552.12550"</w:instrText>
      </w:r>
      <w:r w:rsidR="00000000">
        <w:fldChar w:fldCharType="separate"/>
      </w:r>
      <w:r w:rsidR="00426463" w:rsidRPr="001578B0">
        <w:rPr>
          <w:rFonts w:ascii="Aptos" w:hAnsi="Aptos"/>
        </w:rPr>
        <w:t>https://doi.org/10.1111/1477-9552.12550</w:t>
      </w:r>
      <w:r w:rsidR="00000000">
        <w:rPr>
          <w:rFonts w:ascii="Aptos" w:hAnsi="Aptos"/>
        </w:rPr>
        <w:fldChar w:fldCharType="end"/>
      </w:r>
      <w:r w:rsidR="00426463" w:rsidRPr="001578B0">
        <w:rPr>
          <w:rFonts w:ascii="Aptos" w:hAnsi="Aptos"/>
        </w:rPr>
        <w:t xml:space="preserve">. </w:t>
      </w:r>
    </w:p>
    <w:p w14:paraId="7C65BC26" w14:textId="4B9E3F8D" w:rsidR="00C7493E" w:rsidRPr="001578B0" w:rsidRDefault="00C7493E" w:rsidP="00D04A0E">
      <w:pPr>
        <w:ind w:left="851" w:hanging="851"/>
        <w:rPr>
          <w:rFonts w:ascii="Aptos" w:hAnsi="Aptos"/>
        </w:rPr>
        <w:pPrChange w:id="274" w:author="MKONDIWA, Maxwell (CIMMYT-India)" w:date="2024-07-23T15:11:00Z" w16du:dateUtc="2024-07-23T09:41:00Z">
          <w:pPr>
            <w:ind w:left="630" w:hanging="630"/>
          </w:pPr>
        </w:pPrChange>
      </w:pPr>
      <w:r w:rsidRPr="001578B0">
        <w:rPr>
          <w:rFonts w:ascii="Aptos" w:hAnsi="Aptos"/>
        </w:rPr>
        <w:t>Quigley</w:t>
      </w:r>
      <w:r w:rsidR="003B000B" w:rsidRPr="001578B0">
        <w:rPr>
          <w:rFonts w:ascii="Aptos" w:hAnsi="Aptos"/>
        </w:rPr>
        <w:t xml:space="preserve">, D.T., Che, Y., Yasar, M., and </w:t>
      </w:r>
      <w:proofErr w:type="spellStart"/>
      <w:r w:rsidR="003B000B" w:rsidRPr="001578B0">
        <w:rPr>
          <w:rFonts w:ascii="Aptos" w:hAnsi="Aptos"/>
        </w:rPr>
        <w:t>Rejesus</w:t>
      </w:r>
      <w:proofErr w:type="spellEnd"/>
      <w:r w:rsidR="003B000B" w:rsidRPr="001578B0">
        <w:rPr>
          <w:rFonts w:ascii="Aptos" w:hAnsi="Aptos"/>
        </w:rPr>
        <w:t>, R.M. 2023. “Cover crop adoption and climate risks: An application of causal random forests”</w:t>
      </w:r>
      <w:r w:rsidR="009879AD" w:rsidRPr="001578B0">
        <w:rPr>
          <w:rFonts w:ascii="Aptos" w:hAnsi="Aptos"/>
        </w:rPr>
        <w:t xml:space="preserve">. </w:t>
      </w:r>
      <w:proofErr w:type="spellStart"/>
      <w:r w:rsidR="009879AD" w:rsidRPr="001578B0">
        <w:rPr>
          <w:rFonts w:ascii="Aptos" w:hAnsi="Aptos"/>
        </w:rPr>
        <w:t>Agriculrual</w:t>
      </w:r>
      <w:proofErr w:type="spellEnd"/>
      <w:r w:rsidR="009879AD" w:rsidRPr="001578B0">
        <w:rPr>
          <w:rFonts w:ascii="Aptos" w:hAnsi="Aptos"/>
        </w:rPr>
        <w:t xml:space="preserve"> and Applied Economics Association (AAEA). Doi: </w:t>
      </w:r>
      <w:r w:rsidR="00000000" w:rsidRPr="00D04A0E">
        <w:rPr>
          <w:rFonts w:ascii="Aptos" w:hAnsi="Aptos"/>
          <w:rPrChange w:id="275" w:author="MKONDIWA, Maxwell (CIMMYT-India)" w:date="2024-07-23T15:11:00Z" w16du:dateUtc="2024-07-23T09:41:00Z">
            <w:rPr/>
          </w:rPrChange>
        </w:rPr>
        <w:fldChar w:fldCharType="begin"/>
      </w:r>
      <w:r w:rsidR="00000000" w:rsidRPr="00D04A0E">
        <w:rPr>
          <w:rFonts w:ascii="Aptos" w:hAnsi="Aptos"/>
          <w:rPrChange w:id="276" w:author="MKONDIWA, Maxwell (CIMMYT-India)" w:date="2024-07-23T15:11:00Z" w16du:dateUtc="2024-07-23T09:41:00Z">
            <w:rPr/>
          </w:rPrChange>
        </w:rPr>
        <w:instrText>HYPERLINK "https://ageconsearch.umn.edu/record/335586/files/25617.pdf"</w:instrText>
      </w:r>
      <w:r w:rsidR="00000000" w:rsidRPr="00D04A0E">
        <w:rPr>
          <w:rFonts w:ascii="Aptos" w:hAnsi="Aptos"/>
          <w:rPrChange w:id="277" w:author="MKONDIWA, Maxwell (CIMMYT-India)" w:date="2024-07-23T15:11:00Z" w16du:dateUtc="2024-07-23T09:41:00Z">
            <w:rPr/>
          </w:rPrChange>
        </w:rPr>
      </w:r>
      <w:r w:rsidR="00000000" w:rsidRPr="00D04A0E">
        <w:rPr>
          <w:rFonts w:ascii="Aptos" w:hAnsi="Aptos"/>
          <w:rPrChange w:id="278" w:author="MKONDIWA, Maxwell (CIMMYT-India)" w:date="2024-07-23T15:11:00Z" w16du:dateUtc="2024-07-23T09:41:00Z">
            <w:rPr/>
          </w:rPrChange>
        </w:rPr>
        <w:fldChar w:fldCharType="separate"/>
      </w:r>
      <w:r w:rsidR="00492D0E" w:rsidRPr="001578B0">
        <w:rPr>
          <w:rFonts w:ascii="Aptos" w:hAnsi="Aptos"/>
        </w:rPr>
        <w:t>https://ageconsearch.umn.edu/record/335586/files/25617.pdf</w:t>
      </w:r>
      <w:r w:rsidR="00000000">
        <w:rPr>
          <w:rFonts w:ascii="Aptos" w:hAnsi="Aptos"/>
        </w:rPr>
        <w:fldChar w:fldCharType="end"/>
      </w:r>
      <w:r w:rsidR="00492D0E" w:rsidRPr="001578B0">
        <w:rPr>
          <w:rFonts w:ascii="Aptos" w:hAnsi="Aptos"/>
        </w:rPr>
        <w:t xml:space="preserve">. </w:t>
      </w:r>
    </w:p>
    <w:p w14:paraId="669AC13B" w14:textId="77777777" w:rsidR="00060D7F" w:rsidRPr="001578B0" w:rsidRDefault="0094588C" w:rsidP="00D04A0E">
      <w:pPr>
        <w:ind w:left="851" w:hanging="851"/>
        <w:rPr>
          <w:rFonts w:ascii="Aptos" w:hAnsi="Aptos"/>
        </w:rPr>
        <w:pPrChange w:id="279" w:author="MKONDIWA, Maxwell (CIMMYT-India)" w:date="2024-07-23T15:11:00Z" w16du:dateUtc="2024-07-23T09:41:00Z">
          <w:pPr>
            <w:ind w:left="630" w:hanging="630"/>
          </w:pPr>
        </w:pPrChange>
      </w:pPr>
      <w:r w:rsidRPr="001578B0">
        <w:rPr>
          <w:rFonts w:ascii="Aptos" w:hAnsi="Aptos"/>
        </w:rPr>
        <w:t xml:space="preserve">Snapp, S. 2022. “Embracing variability in soils on smallholder farms: New tools and better science”. </w:t>
      </w:r>
      <w:r w:rsidRPr="00D04A0E">
        <w:rPr>
          <w:rFonts w:ascii="Aptos" w:hAnsi="Aptos"/>
          <w:rPrChange w:id="280" w:author="MKONDIWA, Maxwell (CIMMYT-India)" w:date="2024-07-23T15:11:00Z" w16du:dateUtc="2024-07-23T09:41:00Z">
            <w:rPr>
              <w:rFonts w:ascii="Aptos" w:hAnsi="Aptos"/>
              <w:i/>
              <w:iCs/>
            </w:rPr>
          </w:rPrChange>
        </w:rPr>
        <w:t>A</w:t>
      </w:r>
      <w:r w:rsidR="00B16D17" w:rsidRPr="00D04A0E">
        <w:rPr>
          <w:rFonts w:ascii="Aptos" w:hAnsi="Aptos"/>
          <w:rPrChange w:id="281" w:author="MKONDIWA, Maxwell (CIMMYT-India)" w:date="2024-07-23T15:11:00Z" w16du:dateUtc="2024-07-23T09:41:00Z">
            <w:rPr>
              <w:rFonts w:ascii="Aptos" w:hAnsi="Aptos"/>
              <w:i/>
              <w:iCs/>
            </w:rPr>
          </w:rPrChange>
        </w:rPr>
        <w:t>gricultural Systems</w:t>
      </w:r>
      <w:r w:rsidR="00B16D17" w:rsidRPr="001578B0">
        <w:rPr>
          <w:rFonts w:ascii="Aptos" w:hAnsi="Aptos"/>
        </w:rPr>
        <w:t xml:space="preserve"> 195: 103310. Doi: </w:t>
      </w:r>
      <w:r w:rsidR="00000000" w:rsidRPr="00D04A0E">
        <w:rPr>
          <w:rFonts w:ascii="Aptos" w:hAnsi="Aptos"/>
          <w:rPrChange w:id="282" w:author="MKONDIWA, Maxwell (CIMMYT-India)" w:date="2024-07-23T15:11:00Z" w16du:dateUtc="2024-07-23T09:41:00Z">
            <w:rPr/>
          </w:rPrChange>
        </w:rPr>
        <w:fldChar w:fldCharType="begin"/>
      </w:r>
      <w:r w:rsidR="00000000" w:rsidRPr="00D04A0E">
        <w:rPr>
          <w:rFonts w:ascii="Aptos" w:hAnsi="Aptos"/>
          <w:rPrChange w:id="283" w:author="MKONDIWA, Maxwell (CIMMYT-India)" w:date="2024-07-23T15:11:00Z" w16du:dateUtc="2024-07-23T09:41:00Z">
            <w:rPr/>
          </w:rPrChange>
        </w:rPr>
        <w:instrText>HYPERLINK "https://doi.org/10.1016/j.agsy.2021.103310" \t "_blank" \o "Persistent link using digital object identifier"</w:instrText>
      </w:r>
      <w:r w:rsidR="00000000" w:rsidRPr="00D04A0E">
        <w:rPr>
          <w:rFonts w:ascii="Aptos" w:hAnsi="Aptos"/>
          <w:rPrChange w:id="284" w:author="MKONDIWA, Maxwell (CIMMYT-India)" w:date="2024-07-23T15:11:00Z" w16du:dateUtc="2024-07-23T09:41:00Z">
            <w:rPr/>
          </w:rPrChange>
        </w:rPr>
      </w:r>
      <w:r w:rsidR="00000000" w:rsidRPr="00D04A0E">
        <w:rPr>
          <w:rFonts w:ascii="Aptos" w:hAnsi="Aptos"/>
          <w:rPrChange w:id="285" w:author="MKONDIWA, Maxwell (CIMMYT-India)" w:date="2024-07-23T15:11:00Z" w16du:dateUtc="2024-07-23T09:41:00Z">
            <w:rPr/>
          </w:rPrChange>
        </w:rPr>
        <w:fldChar w:fldCharType="separate"/>
      </w:r>
      <w:r w:rsidR="00B16D17" w:rsidRPr="001578B0">
        <w:rPr>
          <w:rFonts w:ascii="Aptos" w:hAnsi="Aptos"/>
        </w:rPr>
        <w:t>https://doi.org/10.1016/j.agsy.2021.103310</w:t>
      </w:r>
      <w:r w:rsidR="00000000">
        <w:rPr>
          <w:rFonts w:ascii="Aptos" w:hAnsi="Aptos"/>
        </w:rPr>
        <w:fldChar w:fldCharType="end"/>
      </w:r>
      <w:r w:rsidR="00B16D17" w:rsidRPr="001578B0">
        <w:rPr>
          <w:rFonts w:ascii="Aptos" w:hAnsi="Aptos"/>
        </w:rPr>
        <w:t xml:space="preserve">. </w:t>
      </w:r>
    </w:p>
    <w:p w14:paraId="21B1724F" w14:textId="639EA283" w:rsidR="009B7249" w:rsidRPr="001578B0" w:rsidRDefault="00060D7F" w:rsidP="00D04A0E">
      <w:pPr>
        <w:ind w:left="851" w:hanging="851"/>
        <w:rPr>
          <w:rFonts w:ascii="Aptos" w:hAnsi="Aptos"/>
        </w:rPr>
        <w:pPrChange w:id="286" w:author="MKONDIWA, Maxwell (CIMMYT-India)" w:date="2024-07-23T15:11:00Z" w16du:dateUtc="2024-07-23T09:41:00Z">
          <w:pPr>
            <w:ind w:left="630" w:hanging="630"/>
          </w:pPr>
        </w:pPrChange>
      </w:pPr>
      <w:r w:rsidRPr="001578B0">
        <w:rPr>
          <w:rFonts w:ascii="Aptos" w:hAnsi="Aptos"/>
        </w:rPr>
        <w:t xml:space="preserve">Stetter, C., </w:t>
      </w:r>
      <w:r w:rsidR="00EE43EA" w:rsidRPr="001578B0">
        <w:rPr>
          <w:rFonts w:ascii="Aptos" w:hAnsi="Aptos"/>
        </w:rPr>
        <w:t xml:space="preserve">Mennig, P., and Sauer, J. 2022. “Using machine learning to identify heterogeneous impacts of </w:t>
      </w:r>
      <w:proofErr w:type="spellStart"/>
      <w:r w:rsidR="00EE43EA" w:rsidRPr="001578B0">
        <w:rPr>
          <w:rFonts w:ascii="Aptos" w:hAnsi="Aptos"/>
        </w:rPr>
        <w:t>agri</w:t>
      </w:r>
      <w:proofErr w:type="spellEnd"/>
      <w:r w:rsidR="00EE43EA" w:rsidRPr="001578B0">
        <w:rPr>
          <w:rFonts w:ascii="Aptos" w:hAnsi="Aptos"/>
        </w:rPr>
        <w:t>-environment schemes in the EU</w:t>
      </w:r>
      <w:r w:rsidR="00040559" w:rsidRPr="001578B0">
        <w:rPr>
          <w:rFonts w:ascii="Aptos" w:hAnsi="Aptos"/>
        </w:rPr>
        <w:t>: A case study</w:t>
      </w:r>
      <w:r w:rsidR="00EE43EA" w:rsidRPr="00D04A0E">
        <w:rPr>
          <w:rFonts w:ascii="Aptos" w:hAnsi="Aptos"/>
          <w:rPrChange w:id="287" w:author="MKONDIWA, Maxwell (CIMMYT-India)" w:date="2024-07-23T15:11:00Z" w16du:dateUtc="2024-07-23T09:41:00Z">
            <w:rPr>
              <w:rFonts w:ascii="Aptos" w:hAnsi="Aptos"/>
              <w:i/>
              <w:iCs/>
            </w:rPr>
          </w:rPrChange>
        </w:rPr>
        <w:t>”</w:t>
      </w:r>
      <w:r w:rsidR="00040559" w:rsidRPr="00D04A0E">
        <w:rPr>
          <w:rFonts w:ascii="Aptos" w:hAnsi="Aptos"/>
          <w:rPrChange w:id="288" w:author="MKONDIWA, Maxwell (CIMMYT-India)" w:date="2024-07-23T15:11:00Z" w16du:dateUtc="2024-07-23T09:41:00Z">
            <w:rPr>
              <w:rFonts w:ascii="Aptos" w:hAnsi="Aptos"/>
              <w:i/>
              <w:iCs/>
            </w:rPr>
          </w:rPrChange>
        </w:rPr>
        <w:t>. European Review of Agricultural Economics</w:t>
      </w:r>
      <w:r w:rsidR="00040559" w:rsidRPr="001578B0">
        <w:rPr>
          <w:rFonts w:ascii="Aptos" w:hAnsi="Aptos"/>
        </w:rPr>
        <w:t xml:space="preserve"> 49 (4): 723-</w:t>
      </w:r>
      <w:r w:rsidR="00626097" w:rsidRPr="001578B0">
        <w:rPr>
          <w:rFonts w:ascii="Aptos" w:hAnsi="Aptos"/>
        </w:rPr>
        <w:t xml:space="preserve">759. Doi: </w:t>
      </w:r>
      <w:r w:rsidR="00000000" w:rsidRPr="00D04A0E">
        <w:rPr>
          <w:rFonts w:ascii="Aptos" w:hAnsi="Aptos"/>
          <w:rPrChange w:id="289" w:author="MKONDIWA, Maxwell (CIMMYT-India)" w:date="2024-07-23T15:11:00Z" w16du:dateUtc="2024-07-23T09:41:00Z">
            <w:rPr/>
          </w:rPrChange>
        </w:rPr>
        <w:fldChar w:fldCharType="begin"/>
      </w:r>
      <w:r w:rsidR="00000000" w:rsidRPr="00D04A0E">
        <w:rPr>
          <w:rFonts w:ascii="Aptos" w:hAnsi="Aptos"/>
          <w:rPrChange w:id="290" w:author="MKONDIWA, Maxwell (CIMMYT-India)" w:date="2024-07-23T15:11:00Z" w16du:dateUtc="2024-07-23T09:41:00Z">
            <w:rPr/>
          </w:rPrChange>
        </w:rPr>
        <w:instrText>HYPERLINK "https://doi.org/10.1093/erae/jbab057"</w:instrText>
      </w:r>
      <w:r w:rsidR="00000000" w:rsidRPr="00D04A0E">
        <w:rPr>
          <w:rFonts w:ascii="Aptos" w:hAnsi="Aptos"/>
          <w:rPrChange w:id="291" w:author="MKONDIWA, Maxwell (CIMMYT-India)" w:date="2024-07-23T15:11:00Z" w16du:dateUtc="2024-07-23T09:41:00Z">
            <w:rPr/>
          </w:rPrChange>
        </w:rPr>
      </w:r>
      <w:r w:rsidR="00000000" w:rsidRPr="00D04A0E">
        <w:rPr>
          <w:rFonts w:ascii="Aptos" w:hAnsi="Aptos"/>
          <w:rPrChange w:id="292" w:author="MKONDIWA, Maxwell (CIMMYT-India)" w:date="2024-07-23T15:11:00Z" w16du:dateUtc="2024-07-23T09:41:00Z">
            <w:rPr/>
          </w:rPrChange>
        </w:rPr>
        <w:fldChar w:fldCharType="separate"/>
      </w:r>
      <w:r w:rsidR="00BE7ECE" w:rsidRPr="001578B0">
        <w:rPr>
          <w:rFonts w:ascii="Aptos" w:hAnsi="Aptos"/>
        </w:rPr>
        <w:t>https://doi.org/10.1093/erae/jbab057</w:t>
      </w:r>
      <w:r w:rsidR="00000000">
        <w:rPr>
          <w:rFonts w:ascii="Aptos" w:hAnsi="Aptos"/>
        </w:rPr>
        <w:fldChar w:fldCharType="end"/>
      </w:r>
      <w:r w:rsidR="00BE7ECE" w:rsidRPr="001578B0">
        <w:rPr>
          <w:rFonts w:ascii="Aptos" w:hAnsi="Aptos"/>
        </w:rPr>
        <w:t xml:space="preserve">. </w:t>
      </w:r>
    </w:p>
    <w:p w14:paraId="51633213" w14:textId="0B9C695C" w:rsidR="00665CC1" w:rsidRPr="001578B0" w:rsidRDefault="00665CC1" w:rsidP="00D04A0E">
      <w:pPr>
        <w:ind w:left="851" w:hanging="851"/>
        <w:rPr>
          <w:rFonts w:ascii="Aptos" w:hAnsi="Aptos"/>
        </w:rPr>
        <w:pPrChange w:id="293" w:author="MKONDIWA, Maxwell (CIMMYT-India)" w:date="2024-07-23T15:11:00Z" w16du:dateUtc="2024-07-23T09:41:00Z">
          <w:pPr>
            <w:ind w:left="630" w:hanging="630"/>
          </w:pPr>
        </w:pPrChange>
      </w:pPr>
      <w:r w:rsidRPr="001578B0">
        <w:rPr>
          <w:rFonts w:ascii="Aptos" w:hAnsi="Aptos"/>
        </w:rPr>
        <w:t xml:space="preserve">Stokes, M.E., and McCourt, P. </w:t>
      </w:r>
      <w:r w:rsidR="00B423B8" w:rsidRPr="001578B0">
        <w:rPr>
          <w:rFonts w:ascii="Aptos" w:hAnsi="Aptos"/>
        </w:rPr>
        <w:t>2014. “Towards personalized agriculture: what chemical genomics can bring to plant biotechn</w:t>
      </w:r>
      <w:r w:rsidR="00D75505" w:rsidRPr="001578B0">
        <w:rPr>
          <w:rFonts w:ascii="Aptos" w:hAnsi="Aptos"/>
        </w:rPr>
        <w:t xml:space="preserve">ology.” </w:t>
      </w:r>
      <w:r w:rsidR="00D75505" w:rsidRPr="00D04A0E">
        <w:rPr>
          <w:rFonts w:ascii="Aptos" w:hAnsi="Aptos"/>
          <w:rPrChange w:id="294" w:author="MKONDIWA, Maxwell (CIMMYT-India)" w:date="2024-07-23T15:11:00Z" w16du:dateUtc="2024-07-23T09:41:00Z">
            <w:rPr>
              <w:rFonts w:ascii="Aptos" w:hAnsi="Aptos"/>
              <w:i/>
              <w:iCs/>
            </w:rPr>
          </w:rPrChange>
        </w:rPr>
        <w:t>Frontiers in Plant Science</w:t>
      </w:r>
      <w:r w:rsidR="00D75505" w:rsidRPr="001578B0">
        <w:rPr>
          <w:rFonts w:ascii="Aptos" w:hAnsi="Aptos"/>
        </w:rPr>
        <w:t xml:space="preserve"> 5. Doi: </w:t>
      </w:r>
      <w:r w:rsidR="00000000" w:rsidRPr="00D04A0E">
        <w:rPr>
          <w:rFonts w:ascii="Aptos" w:hAnsi="Aptos"/>
          <w:rPrChange w:id="295" w:author="MKONDIWA, Maxwell (CIMMYT-India)" w:date="2024-07-23T15:11:00Z" w16du:dateUtc="2024-07-23T09:41:00Z">
            <w:rPr/>
          </w:rPrChange>
        </w:rPr>
        <w:fldChar w:fldCharType="begin"/>
      </w:r>
      <w:r w:rsidR="00000000" w:rsidRPr="00D04A0E">
        <w:rPr>
          <w:rFonts w:ascii="Aptos" w:hAnsi="Aptos"/>
          <w:rPrChange w:id="296" w:author="MKONDIWA, Maxwell (CIMMYT-India)" w:date="2024-07-23T15:11:00Z" w16du:dateUtc="2024-07-23T09:41:00Z">
            <w:rPr/>
          </w:rPrChange>
        </w:rPr>
        <w:instrText>HYPERLINK "https://doi.org/10.3389/fpls.2014.00344"</w:instrText>
      </w:r>
      <w:r w:rsidR="00000000" w:rsidRPr="00D04A0E">
        <w:rPr>
          <w:rFonts w:ascii="Aptos" w:hAnsi="Aptos"/>
          <w:rPrChange w:id="297" w:author="MKONDIWA, Maxwell (CIMMYT-India)" w:date="2024-07-23T15:11:00Z" w16du:dateUtc="2024-07-23T09:41:00Z">
            <w:rPr/>
          </w:rPrChange>
        </w:rPr>
      </w:r>
      <w:r w:rsidR="00000000" w:rsidRPr="00D04A0E">
        <w:rPr>
          <w:rFonts w:ascii="Aptos" w:hAnsi="Aptos"/>
          <w:rPrChange w:id="298" w:author="MKONDIWA, Maxwell (CIMMYT-India)" w:date="2024-07-23T15:11:00Z" w16du:dateUtc="2024-07-23T09:41:00Z">
            <w:rPr/>
          </w:rPrChange>
        </w:rPr>
        <w:fldChar w:fldCharType="separate"/>
      </w:r>
      <w:r w:rsidR="00D330EA" w:rsidRPr="001578B0">
        <w:rPr>
          <w:rFonts w:ascii="Aptos" w:hAnsi="Aptos"/>
        </w:rPr>
        <w:t>https://doi.org/10.3389/fpls.2014.00344</w:t>
      </w:r>
      <w:r w:rsidR="00000000">
        <w:rPr>
          <w:rFonts w:ascii="Aptos" w:hAnsi="Aptos"/>
        </w:rPr>
        <w:fldChar w:fldCharType="end"/>
      </w:r>
      <w:r w:rsidR="00D330EA" w:rsidRPr="001578B0">
        <w:rPr>
          <w:rFonts w:ascii="Aptos" w:hAnsi="Aptos"/>
        </w:rPr>
        <w:t xml:space="preserve">. </w:t>
      </w:r>
    </w:p>
    <w:p w14:paraId="732AAD21" w14:textId="77777777" w:rsidR="00B93BE4" w:rsidRPr="001578B0" w:rsidRDefault="00B93BE4" w:rsidP="00D04A0E">
      <w:pPr>
        <w:ind w:left="851" w:hanging="851"/>
        <w:rPr>
          <w:rFonts w:ascii="Aptos" w:hAnsi="Aptos"/>
        </w:rPr>
        <w:pPrChange w:id="299" w:author="MKONDIWA, Maxwell (CIMMYT-India)" w:date="2024-07-23T15:11:00Z" w16du:dateUtc="2024-07-23T09:41:00Z">
          <w:pPr>
            <w:ind w:left="630" w:hanging="630"/>
          </w:pPr>
        </w:pPrChange>
      </w:pPr>
      <w:r w:rsidRPr="001578B0">
        <w:rPr>
          <w:rFonts w:ascii="Aptos" w:hAnsi="Aptos"/>
        </w:rPr>
        <w:t xml:space="preserve">Suri, T. and </w:t>
      </w:r>
      <w:proofErr w:type="spellStart"/>
      <w:r w:rsidRPr="001578B0">
        <w:rPr>
          <w:rFonts w:ascii="Aptos" w:hAnsi="Aptos"/>
        </w:rPr>
        <w:t>Udry</w:t>
      </w:r>
      <w:proofErr w:type="spellEnd"/>
      <w:r w:rsidRPr="001578B0">
        <w:rPr>
          <w:rFonts w:ascii="Aptos" w:hAnsi="Aptos"/>
        </w:rPr>
        <w:t xml:space="preserve">, C., 2022. Agricultural technology in Africa. </w:t>
      </w:r>
      <w:r w:rsidRPr="00D04A0E">
        <w:rPr>
          <w:rFonts w:ascii="Aptos" w:hAnsi="Aptos"/>
          <w:rPrChange w:id="300" w:author="MKONDIWA, Maxwell (CIMMYT-India)" w:date="2024-07-23T15:11:00Z" w16du:dateUtc="2024-07-23T09:41:00Z">
            <w:rPr>
              <w:rFonts w:ascii="Aptos" w:hAnsi="Aptos"/>
              <w:i/>
              <w:iCs/>
            </w:rPr>
          </w:rPrChange>
        </w:rPr>
        <w:t>Journal of Economic Perspectives</w:t>
      </w:r>
      <w:r w:rsidRPr="001578B0">
        <w:rPr>
          <w:rFonts w:ascii="Aptos" w:hAnsi="Aptos"/>
        </w:rPr>
        <w:t>, 36(1), pp.33-56.</w:t>
      </w:r>
    </w:p>
    <w:p w14:paraId="4740BADB" w14:textId="77777777" w:rsidR="00B93BE4" w:rsidRDefault="00B93BE4" w:rsidP="00D04A0E">
      <w:pPr>
        <w:ind w:left="851" w:hanging="851"/>
        <w:rPr>
          <w:rFonts w:ascii="Aptos" w:hAnsi="Aptos"/>
        </w:rPr>
        <w:pPrChange w:id="301" w:author="MKONDIWA, Maxwell (CIMMYT-India)" w:date="2024-07-23T15:11:00Z" w16du:dateUtc="2024-07-23T09:41:00Z">
          <w:pPr>
            <w:ind w:left="630" w:hanging="630"/>
          </w:pPr>
        </w:pPrChange>
      </w:pPr>
      <w:r w:rsidRPr="001578B0">
        <w:rPr>
          <w:rFonts w:ascii="Aptos" w:hAnsi="Aptos"/>
        </w:rPr>
        <w:t xml:space="preserve">Suri, T., 2011. Selection and comparative advantage in technology adoption. </w:t>
      </w:r>
      <w:proofErr w:type="spellStart"/>
      <w:r w:rsidRPr="00D04A0E">
        <w:rPr>
          <w:rFonts w:ascii="Aptos" w:hAnsi="Aptos"/>
          <w:rPrChange w:id="302" w:author="MKONDIWA, Maxwell (CIMMYT-India)" w:date="2024-07-23T15:11:00Z" w16du:dateUtc="2024-07-23T09:41:00Z">
            <w:rPr>
              <w:rFonts w:ascii="Aptos" w:hAnsi="Aptos"/>
              <w:i/>
              <w:iCs/>
            </w:rPr>
          </w:rPrChange>
        </w:rPr>
        <w:t>Econometrica</w:t>
      </w:r>
      <w:proofErr w:type="spellEnd"/>
      <w:r w:rsidRPr="001578B0">
        <w:rPr>
          <w:rFonts w:ascii="Aptos" w:hAnsi="Aptos"/>
        </w:rPr>
        <w:t>, 79(1), pp.159-209.</w:t>
      </w:r>
    </w:p>
    <w:p w14:paraId="28B1BC22" w14:textId="64C3CA76" w:rsidR="00B12D83" w:rsidRDefault="00B12D83" w:rsidP="00D04A0E">
      <w:pPr>
        <w:ind w:left="851" w:hanging="851"/>
        <w:rPr>
          <w:rFonts w:ascii="Aptos" w:hAnsi="Aptos"/>
        </w:rPr>
        <w:pPrChange w:id="303" w:author="MKONDIWA, Maxwell (CIMMYT-India)" w:date="2024-07-23T15:11:00Z" w16du:dateUtc="2024-07-23T09:41:00Z">
          <w:pPr>
            <w:ind w:left="630" w:hanging="630"/>
          </w:pPr>
        </w:pPrChange>
      </w:pPr>
      <w:r>
        <w:rPr>
          <w:rFonts w:ascii="Aptos" w:hAnsi="Aptos"/>
        </w:rPr>
        <w:t xml:space="preserve">Sverdrup, E., Kanodia, A., Zhou, Z., </w:t>
      </w:r>
      <w:proofErr w:type="gramStart"/>
      <w:r>
        <w:rPr>
          <w:rFonts w:ascii="Aptos" w:hAnsi="Aptos"/>
        </w:rPr>
        <w:t>Athey ,</w:t>
      </w:r>
      <w:proofErr w:type="gramEnd"/>
      <w:r>
        <w:rPr>
          <w:rFonts w:ascii="Aptos" w:hAnsi="Aptos"/>
        </w:rPr>
        <w:t xml:space="preserve"> S., and Wager, S. </w:t>
      </w:r>
      <w:r w:rsidR="00856C43">
        <w:rPr>
          <w:rFonts w:ascii="Aptos" w:hAnsi="Aptos"/>
        </w:rPr>
        <w:t>2020. “</w:t>
      </w:r>
      <w:proofErr w:type="spellStart"/>
      <w:proofErr w:type="gramStart"/>
      <w:r w:rsidR="00856C43">
        <w:rPr>
          <w:rFonts w:ascii="Aptos" w:hAnsi="Aptos"/>
        </w:rPr>
        <w:t>policytree</w:t>
      </w:r>
      <w:proofErr w:type="spellEnd"/>
      <w:proofErr w:type="gramEnd"/>
      <w:r w:rsidR="00856C43">
        <w:rPr>
          <w:rFonts w:ascii="Aptos" w:hAnsi="Aptos"/>
        </w:rPr>
        <w:t xml:space="preserve">: Policy learning via doubly robust empirical welfare maximization over trees”. </w:t>
      </w:r>
      <w:r w:rsidR="00353DC1" w:rsidRPr="00D04A0E">
        <w:rPr>
          <w:rFonts w:ascii="Aptos" w:hAnsi="Aptos"/>
          <w:rPrChange w:id="304" w:author="MKONDIWA, Maxwell (CIMMYT-India)" w:date="2024-07-23T15:11:00Z" w16du:dateUtc="2024-07-23T09:41:00Z">
            <w:rPr>
              <w:rFonts w:ascii="Aptos" w:hAnsi="Aptos"/>
              <w:i/>
              <w:iCs/>
            </w:rPr>
          </w:rPrChange>
        </w:rPr>
        <w:t xml:space="preserve">Journal of </w:t>
      </w:r>
      <w:proofErr w:type="gramStart"/>
      <w:r w:rsidR="00353DC1" w:rsidRPr="00D04A0E">
        <w:rPr>
          <w:rFonts w:ascii="Aptos" w:hAnsi="Aptos"/>
          <w:rPrChange w:id="305" w:author="MKONDIWA, Maxwell (CIMMYT-India)" w:date="2024-07-23T15:11:00Z" w16du:dateUtc="2024-07-23T09:41:00Z">
            <w:rPr>
              <w:rFonts w:ascii="Aptos" w:hAnsi="Aptos"/>
              <w:i/>
              <w:iCs/>
            </w:rPr>
          </w:rPrChange>
        </w:rPr>
        <w:t>Open Source</w:t>
      </w:r>
      <w:proofErr w:type="gramEnd"/>
      <w:r w:rsidR="00353DC1" w:rsidRPr="00D04A0E">
        <w:rPr>
          <w:rFonts w:ascii="Aptos" w:hAnsi="Aptos"/>
          <w:rPrChange w:id="306" w:author="MKONDIWA, Maxwell (CIMMYT-India)" w:date="2024-07-23T15:11:00Z" w16du:dateUtc="2024-07-23T09:41:00Z">
            <w:rPr>
              <w:rFonts w:ascii="Aptos" w:hAnsi="Aptos"/>
              <w:i/>
              <w:iCs/>
            </w:rPr>
          </w:rPrChange>
        </w:rPr>
        <w:t xml:space="preserve"> Software</w:t>
      </w:r>
      <w:r w:rsidR="00353DC1">
        <w:rPr>
          <w:rFonts w:ascii="Aptos" w:hAnsi="Aptos"/>
        </w:rPr>
        <w:t xml:space="preserve"> 5 (50)</w:t>
      </w:r>
      <w:r w:rsidR="009D6F8C">
        <w:rPr>
          <w:rFonts w:ascii="Aptos" w:hAnsi="Aptos"/>
        </w:rPr>
        <w:t xml:space="preserve">, 2232. Doi: </w:t>
      </w:r>
      <w:r w:rsidR="00000000" w:rsidRPr="00D04A0E">
        <w:rPr>
          <w:rFonts w:ascii="Aptos" w:hAnsi="Aptos"/>
          <w:rPrChange w:id="307" w:author="MKONDIWA, Maxwell (CIMMYT-India)" w:date="2024-07-23T15:11:00Z" w16du:dateUtc="2024-07-23T09:41:00Z">
            <w:rPr/>
          </w:rPrChange>
        </w:rPr>
        <w:fldChar w:fldCharType="begin"/>
      </w:r>
      <w:r w:rsidR="00000000" w:rsidRPr="00D04A0E">
        <w:rPr>
          <w:rFonts w:ascii="Aptos" w:hAnsi="Aptos"/>
          <w:rPrChange w:id="308" w:author="MKONDIWA, Maxwell (CIMMYT-India)" w:date="2024-07-23T15:11:00Z" w16du:dateUtc="2024-07-23T09:41:00Z">
            <w:rPr/>
          </w:rPrChange>
        </w:rPr>
        <w:instrText>HYPERLINK "https://doi.org/10.21105/joss.02232"</w:instrText>
      </w:r>
      <w:r w:rsidR="00000000" w:rsidRPr="00D04A0E">
        <w:rPr>
          <w:rFonts w:ascii="Aptos" w:hAnsi="Aptos"/>
          <w:rPrChange w:id="309" w:author="MKONDIWA, Maxwell (CIMMYT-India)" w:date="2024-07-23T15:11:00Z" w16du:dateUtc="2024-07-23T09:41:00Z">
            <w:rPr/>
          </w:rPrChange>
        </w:rPr>
      </w:r>
      <w:r w:rsidR="00000000" w:rsidRPr="00D04A0E">
        <w:rPr>
          <w:rFonts w:ascii="Aptos" w:hAnsi="Aptos"/>
          <w:rPrChange w:id="310" w:author="MKONDIWA, Maxwell (CIMMYT-India)" w:date="2024-07-23T15:11:00Z" w16du:dateUtc="2024-07-23T09:41:00Z">
            <w:rPr/>
          </w:rPrChange>
        </w:rPr>
        <w:fldChar w:fldCharType="separate"/>
      </w:r>
      <w:r w:rsidR="009D6F8C" w:rsidRPr="00826A2A">
        <w:rPr>
          <w:rFonts w:ascii="Aptos" w:hAnsi="Aptos"/>
        </w:rPr>
        <w:t>https://doi.org/10.21105/joss.02232</w:t>
      </w:r>
      <w:r w:rsidR="00000000">
        <w:rPr>
          <w:rFonts w:ascii="Aptos" w:hAnsi="Aptos"/>
        </w:rPr>
        <w:fldChar w:fldCharType="end"/>
      </w:r>
      <w:r w:rsidR="009D6F8C" w:rsidRPr="00826A2A">
        <w:rPr>
          <w:rFonts w:ascii="Aptos" w:hAnsi="Aptos"/>
        </w:rPr>
        <w:t>.</w:t>
      </w:r>
      <w:r w:rsidR="009D6F8C" w:rsidRPr="00D04A0E">
        <w:rPr>
          <w:rFonts w:ascii="Aptos" w:hAnsi="Aptos"/>
          <w:rPrChange w:id="311" w:author="MKONDIWA, Maxwell (CIMMYT-India)" w:date="2024-07-23T15:11:00Z" w16du:dateUtc="2024-07-23T09:41:00Z">
            <w:rPr>
              <w:rFonts w:ascii="LMSans8-Regular-Identity-H" w:hAnsi="LMSans8-Regular-Identity-H" w:cs="LMSans8-Regular-Identity-H"/>
              <w:color w:val="0080FF"/>
              <w:kern w:val="0"/>
              <w:sz w:val="16"/>
              <w:szCs w:val="16"/>
            </w:rPr>
          </w:rPrChange>
        </w:rPr>
        <w:t xml:space="preserve"> </w:t>
      </w:r>
    </w:p>
    <w:p w14:paraId="0F4AEECA" w14:textId="65011386" w:rsidR="00554E69" w:rsidRPr="001578B0" w:rsidRDefault="00F614A9" w:rsidP="00D04A0E">
      <w:pPr>
        <w:ind w:left="851" w:hanging="851"/>
        <w:rPr>
          <w:rFonts w:ascii="Aptos" w:hAnsi="Aptos"/>
        </w:rPr>
        <w:pPrChange w:id="312" w:author="MKONDIWA, Maxwell (CIMMYT-India)" w:date="2024-07-23T15:11:00Z" w16du:dateUtc="2024-07-23T09:41:00Z">
          <w:pPr>
            <w:ind w:left="630" w:hanging="630"/>
          </w:pPr>
        </w:pPrChange>
      </w:pPr>
      <w:r>
        <w:rPr>
          <w:rFonts w:ascii="Aptos" w:hAnsi="Aptos"/>
        </w:rPr>
        <w:lastRenderedPageBreak/>
        <w:t xml:space="preserve">Tanaka, T.S.T., </w:t>
      </w:r>
      <w:proofErr w:type="spellStart"/>
      <w:r>
        <w:rPr>
          <w:rFonts w:ascii="Aptos" w:hAnsi="Aptos"/>
        </w:rPr>
        <w:t>Heuvelink</w:t>
      </w:r>
      <w:proofErr w:type="spellEnd"/>
      <w:r>
        <w:rPr>
          <w:rFonts w:ascii="Aptos" w:hAnsi="Aptos"/>
        </w:rPr>
        <w:t xml:space="preserve">, G.B.M., </w:t>
      </w:r>
      <w:proofErr w:type="spellStart"/>
      <w:r>
        <w:rPr>
          <w:rFonts w:ascii="Aptos" w:hAnsi="Aptos"/>
        </w:rPr>
        <w:t>Mieno</w:t>
      </w:r>
      <w:proofErr w:type="spellEnd"/>
      <w:r>
        <w:rPr>
          <w:rFonts w:ascii="Aptos" w:hAnsi="Aptos"/>
        </w:rPr>
        <w:t xml:space="preserve">, T., and Bullock, D.S. </w:t>
      </w:r>
      <w:r w:rsidR="001645DB">
        <w:rPr>
          <w:rFonts w:ascii="Aptos" w:hAnsi="Aptos"/>
        </w:rPr>
        <w:t xml:space="preserve">2024. “Can machine learning models provide accurate fertilizer recommendations?” </w:t>
      </w:r>
      <w:r w:rsidR="000C1B81" w:rsidRPr="00D04A0E">
        <w:rPr>
          <w:rFonts w:ascii="Aptos" w:hAnsi="Aptos"/>
          <w:rPrChange w:id="313" w:author="MKONDIWA, Maxwell (CIMMYT-India)" w:date="2024-07-23T15:11:00Z" w16du:dateUtc="2024-07-23T09:41:00Z">
            <w:rPr>
              <w:rFonts w:ascii="Aptos" w:hAnsi="Aptos"/>
              <w:i/>
              <w:iCs/>
            </w:rPr>
          </w:rPrChange>
        </w:rPr>
        <w:t>Precision Agriculture</w:t>
      </w:r>
      <w:r w:rsidR="000C1B81">
        <w:rPr>
          <w:rFonts w:ascii="Aptos" w:hAnsi="Aptos"/>
        </w:rPr>
        <w:t xml:space="preserve"> </w:t>
      </w:r>
      <w:r w:rsidR="00700A7F">
        <w:rPr>
          <w:rFonts w:ascii="Aptos" w:hAnsi="Aptos"/>
        </w:rPr>
        <w:t>25, 1839-</w:t>
      </w:r>
      <w:r w:rsidR="009925A2">
        <w:rPr>
          <w:rFonts w:ascii="Aptos" w:hAnsi="Aptos"/>
        </w:rPr>
        <w:t xml:space="preserve">1856. Doi: </w:t>
      </w:r>
      <w:r w:rsidR="00000000" w:rsidRPr="00D04A0E">
        <w:rPr>
          <w:rFonts w:ascii="Aptos" w:hAnsi="Aptos"/>
          <w:rPrChange w:id="314" w:author="MKONDIWA, Maxwell (CIMMYT-India)" w:date="2024-07-23T15:11:00Z" w16du:dateUtc="2024-07-23T09:41:00Z">
            <w:rPr/>
          </w:rPrChange>
        </w:rPr>
        <w:fldChar w:fldCharType="begin"/>
      </w:r>
      <w:r w:rsidR="00000000" w:rsidRPr="00D04A0E">
        <w:rPr>
          <w:rFonts w:ascii="Aptos" w:hAnsi="Aptos"/>
          <w:rPrChange w:id="315" w:author="MKONDIWA, Maxwell (CIMMYT-India)" w:date="2024-07-23T15:11:00Z" w16du:dateUtc="2024-07-23T09:41:00Z">
            <w:rPr/>
          </w:rPrChange>
        </w:rPr>
        <w:instrText>HYPERLINK "https://doi.org/10.1007/s11119-024-10136-x"</w:instrText>
      </w:r>
      <w:r w:rsidR="00000000" w:rsidRPr="00D04A0E">
        <w:rPr>
          <w:rFonts w:ascii="Aptos" w:hAnsi="Aptos"/>
          <w:rPrChange w:id="316" w:author="MKONDIWA, Maxwell (CIMMYT-India)" w:date="2024-07-23T15:11:00Z" w16du:dateUtc="2024-07-23T09:41:00Z">
            <w:rPr/>
          </w:rPrChange>
        </w:rPr>
      </w:r>
      <w:r w:rsidR="00000000" w:rsidRPr="00D04A0E">
        <w:rPr>
          <w:rFonts w:ascii="Aptos" w:hAnsi="Aptos"/>
          <w:rPrChange w:id="317" w:author="MKONDIWA, Maxwell (CIMMYT-India)" w:date="2024-07-23T15:11:00Z" w16du:dateUtc="2024-07-23T09:41:00Z">
            <w:rPr/>
          </w:rPrChange>
        </w:rPr>
        <w:fldChar w:fldCharType="separate"/>
      </w:r>
      <w:r w:rsidR="009925A2" w:rsidRPr="00826A2A">
        <w:rPr>
          <w:rFonts w:ascii="Aptos" w:hAnsi="Aptos"/>
        </w:rPr>
        <w:t>https://doi.org/10.1007/s11119-024-10136-x</w:t>
      </w:r>
      <w:r w:rsidR="00000000">
        <w:rPr>
          <w:rFonts w:ascii="Aptos" w:hAnsi="Aptos"/>
        </w:rPr>
        <w:fldChar w:fldCharType="end"/>
      </w:r>
      <w:r w:rsidR="009925A2" w:rsidRPr="00826A2A">
        <w:rPr>
          <w:rFonts w:ascii="Aptos" w:hAnsi="Aptos"/>
        </w:rPr>
        <w:t>.</w:t>
      </w:r>
      <w:r w:rsidR="009925A2" w:rsidRPr="00D04A0E">
        <w:rPr>
          <w:rFonts w:ascii="Aptos" w:hAnsi="Aptos"/>
          <w:rPrChange w:id="318" w:author="MKONDIWA, Maxwell (CIMMYT-India)" w:date="2024-07-23T15:11:00Z" w16du:dateUtc="2024-07-23T09:41:00Z">
            <w:rPr>
              <w:rFonts w:ascii="Merriweather Sans" w:hAnsi="Merriweather Sans"/>
              <w:color w:val="222222"/>
              <w:shd w:val="clear" w:color="auto" w:fill="FFFFFF"/>
            </w:rPr>
          </w:rPrChange>
        </w:rPr>
        <w:t xml:space="preserve"> </w:t>
      </w:r>
    </w:p>
    <w:p w14:paraId="71A2459B" w14:textId="0A874A45" w:rsidR="00DE717A" w:rsidRPr="001578B0" w:rsidRDefault="0078551C" w:rsidP="00D04A0E">
      <w:pPr>
        <w:ind w:left="851" w:hanging="851"/>
        <w:rPr>
          <w:rFonts w:ascii="Aptos" w:hAnsi="Aptos"/>
        </w:rPr>
        <w:pPrChange w:id="319" w:author="MKONDIWA, Maxwell (CIMMYT-India)" w:date="2024-07-23T15:11:00Z" w16du:dateUtc="2024-07-23T09:41:00Z">
          <w:pPr>
            <w:ind w:left="630" w:hanging="630"/>
          </w:pPr>
        </w:pPrChange>
      </w:pPr>
      <w:proofErr w:type="spellStart"/>
      <w:r w:rsidRPr="001578B0">
        <w:rPr>
          <w:rFonts w:ascii="Aptos" w:hAnsi="Aptos"/>
        </w:rPr>
        <w:t>Urfels</w:t>
      </w:r>
      <w:proofErr w:type="spellEnd"/>
      <w:r w:rsidRPr="001578B0">
        <w:rPr>
          <w:rFonts w:ascii="Aptos" w:hAnsi="Aptos"/>
        </w:rPr>
        <w:t xml:space="preserve">, A., McDonald, A.J., </w:t>
      </w:r>
      <w:r w:rsidR="00F05C35" w:rsidRPr="001578B0">
        <w:rPr>
          <w:rFonts w:ascii="Aptos" w:hAnsi="Aptos"/>
        </w:rPr>
        <w:t xml:space="preserve">Halsema, G., </w:t>
      </w:r>
      <w:proofErr w:type="spellStart"/>
      <w:r w:rsidR="00F05C35" w:rsidRPr="001578B0">
        <w:rPr>
          <w:rFonts w:ascii="Aptos" w:hAnsi="Aptos"/>
        </w:rPr>
        <w:t>Struik</w:t>
      </w:r>
      <w:proofErr w:type="spellEnd"/>
      <w:r w:rsidR="00F05C35" w:rsidRPr="001578B0">
        <w:rPr>
          <w:rFonts w:ascii="Aptos" w:hAnsi="Aptos"/>
        </w:rPr>
        <w:t xml:space="preserve">, P.C., Kumar, P., Malik, R.K., </w:t>
      </w:r>
      <w:proofErr w:type="spellStart"/>
      <w:r w:rsidR="00F05C35" w:rsidRPr="001578B0">
        <w:rPr>
          <w:rFonts w:ascii="Aptos" w:hAnsi="Aptos"/>
        </w:rPr>
        <w:t>Poonia</w:t>
      </w:r>
      <w:proofErr w:type="spellEnd"/>
      <w:r w:rsidR="00F05C35" w:rsidRPr="001578B0">
        <w:rPr>
          <w:rFonts w:ascii="Aptos" w:hAnsi="Aptos"/>
        </w:rPr>
        <w:t>, S.P., Balwin</w:t>
      </w:r>
      <w:r w:rsidR="00BF5AD5" w:rsidRPr="001578B0">
        <w:rPr>
          <w:rFonts w:ascii="Aptos" w:hAnsi="Aptos"/>
        </w:rPr>
        <w:t xml:space="preserve">der-Singh, Singh, D.K., Singh, M., and Krupnik, T.J. </w:t>
      </w:r>
      <w:r w:rsidR="002E3FE9" w:rsidRPr="001578B0">
        <w:rPr>
          <w:rFonts w:ascii="Aptos" w:hAnsi="Aptos"/>
        </w:rPr>
        <w:t xml:space="preserve">2021. “Social-ecological analysis of timely rice planting in Eastern India.” </w:t>
      </w:r>
      <w:r w:rsidR="00D77B70" w:rsidRPr="00D04A0E">
        <w:rPr>
          <w:rFonts w:ascii="Aptos" w:hAnsi="Aptos"/>
          <w:rPrChange w:id="320" w:author="MKONDIWA, Maxwell (CIMMYT-India)" w:date="2024-07-23T15:11:00Z" w16du:dateUtc="2024-07-23T09:41:00Z">
            <w:rPr>
              <w:rFonts w:ascii="Aptos" w:hAnsi="Aptos"/>
              <w:i/>
              <w:iCs/>
            </w:rPr>
          </w:rPrChange>
        </w:rPr>
        <w:t>Agronomy for Sustainable Development</w:t>
      </w:r>
      <w:r w:rsidR="00D77B70" w:rsidRPr="001578B0">
        <w:rPr>
          <w:rFonts w:ascii="Aptos" w:hAnsi="Aptos"/>
        </w:rPr>
        <w:t xml:space="preserve"> 41: 14. Doi: </w:t>
      </w:r>
      <w:r w:rsidR="00000000" w:rsidRPr="00D04A0E">
        <w:rPr>
          <w:rFonts w:ascii="Aptos" w:hAnsi="Aptos"/>
          <w:rPrChange w:id="321" w:author="MKONDIWA, Maxwell (CIMMYT-India)" w:date="2024-07-23T15:11:00Z" w16du:dateUtc="2024-07-23T09:41:00Z">
            <w:rPr/>
          </w:rPrChange>
        </w:rPr>
        <w:fldChar w:fldCharType="begin"/>
      </w:r>
      <w:r w:rsidR="00000000" w:rsidRPr="00D04A0E">
        <w:rPr>
          <w:rFonts w:ascii="Aptos" w:hAnsi="Aptos"/>
          <w:rPrChange w:id="322" w:author="MKONDIWA, Maxwell (CIMMYT-India)" w:date="2024-07-23T15:11:00Z" w16du:dateUtc="2024-07-23T09:41:00Z">
            <w:rPr/>
          </w:rPrChange>
        </w:rPr>
        <w:instrText>HYPERLINK "https://doi.org/10.1007/s13593-021-00668-1"</w:instrText>
      </w:r>
      <w:r w:rsidR="00000000" w:rsidRPr="00D04A0E">
        <w:rPr>
          <w:rFonts w:ascii="Aptos" w:hAnsi="Aptos"/>
          <w:rPrChange w:id="323" w:author="MKONDIWA, Maxwell (CIMMYT-India)" w:date="2024-07-23T15:11:00Z" w16du:dateUtc="2024-07-23T09:41:00Z">
            <w:rPr/>
          </w:rPrChange>
        </w:rPr>
      </w:r>
      <w:r w:rsidR="00000000" w:rsidRPr="00D04A0E">
        <w:rPr>
          <w:rFonts w:ascii="Aptos" w:hAnsi="Aptos"/>
          <w:rPrChange w:id="324" w:author="MKONDIWA, Maxwell (CIMMYT-India)" w:date="2024-07-23T15:11:00Z" w16du:dateUtc="2024-07-23T09:41:00Z">
            <w:rPr/>
          </w:rPrChange>
        </w:rPr>
        <w:fldChar w:fldCharType="separate"/>
      </w:r>
      <w:r w:rsidR="00D77B70" w:rsidRPr="001578B0">
        <w:rPr>
          <w:rFonts w:ascii="Aptos" w:hAnsi="Aptos"/>
        </w:rPr>
        <w:t>https://doi.org/10.1007/s13593-021-00668-1</w:t>
      </w:r>
      <w:r w:rsidR="00000000">
        <w:rPr>
          <w:rFonts w:ascii="Aptos" w:hAnsi="Aptos"/>
        </w:rPr>
        <w:fldChar w:fldCharType="end"/>
      </w:r>
      <w:r w:rsidR="00D77B70" w:rsidRPr="001578B0">
        <w:rPr>
          <w:rFonts w:ascii="Aptos" w:hAnsi="Aptos"/>
        </w:rPr>
        <w:t xml:space="preserve">. </w:t>
      </w:r>
    </w:p>
    <w:p w14:paraId="5AE080D7" w14:textId="6FAC1F72" w:rsidR="00B9069E" w:rsidRPr="001578B0" w:rsidRDefault="00FA3558" w:rsidP="00D04A0E">
      <w:pPr>
        <w:ind w:left="851" w:hanging="851"/>
        <w:rPr>
          <w:rFonts w:ascii="Aptos" w:hAnsi="Aptos"/>
        </w:rPr>
        <w:pPrChange w:id="325" w:author="MKONDIWA, Maxwell (CIMMYT-India)" w:date="2024-07-23T15:11:00Z" w16du:dateUtc="2024-07-23T09:41:00Z">
          <w:pPr>
            <w:ind w:left="630" w:hanging="630"/>
          </w:pPr>
        </w:pPrChange>
      </w:pPr>
      <w:r w:rsidRPr="001578B0">
        <w:rPr>
          <w:rFonts w:ascii="Aptos" w:hAnsi="Aptos"/>
        </w:rPr>
        <w:t>Wager</w:t>
      </w:r>
      <w:r w:rsidR="00AE4B32" w:rsidRPr="001578B0">
        <w:rPr>
          <w:rFonts w:ascii="Aptos" w:hAnsi="Aptos"/>
        </w:rPr>
        <w:t xml:space="preserve">, S., and Athey, S. </w:t>
      </w:r>
      <w:r w:rsidR="00393D1D" w:rsidRPr="001578B0">
        <w:rPr>
          <w:rFonts w:ascii="Aptos" w:hAnsi="Aptos"/>
        </w:rPr>
        <w:t>201</w:t>
      </w:r>
      <w:r w:rsidR="00E53EBB" w:rsidRPr="001578B0">
        <w:rPr>
          <w:rFonts w:ascii="Aptos" w:hAnsi="Aptos"/>
        </w:rPr>
        <w:t>8</w:t>
      </w:r>
      <w:r w:rsidR="00393D1D" w:rsidRPr="001578B0">
        <w:rPr>
          <w:rFonts w:ascii="Aptos" w:hAnsi="Aptos"/>
        </w:rPr>
        <w:t xml:space="preserve">. “Estimation and Inference of Heterogeneous Treatment Effects using Random Forests”. </w:t>
      </w:r>
      <w:r w:rsidR="00393D1D" w:rsidRPr="00D04A0E">
        <w:rPr>
          <w:rFonts w:ascii="Aptos" w:hAnsi="Aptos"/>
          <w:rPrChange w:id="326" w:author="MKONDIWA, Maxwell (CIMMYT-India)" w:date="2024-07-23T15:11:00Z" w16du:dateUtc="2024-07-23T09:41:00Z">
            <w:rPr>
              <w:rFonts w:ascii="Aptos" w:hAnsi="Aptos"/>
              <w:i/>
              <w:iCs/>
            </w:rPr>
          </w:rPrChange>
        </w:rPr>
        <w:t>Journal of the American Statistical Association</w:t>
      </w:r>
      <w:r w:rsidR="00897D1F" w:rsidRPr="00D04A0E">
        <w:rPr>
          <w:rFonts w:ascii="Aptos" w:hAnsi="Aptos"/>
          <w:rPrChange w:id="327" w:author="MKONDIWA, Maxwell (CIMMYT-India)" w:date="2024-07-23T15:11:00Z" w16du:dateUtc="2024-07-23T09:41:00Z">
            <w:rPr>
              <w:rFonts w:ascii="Aptos" w:hAnsi="Aptos"/>
              <w:i/>
              <w:iCs/>
            </w:rPr>
          </w:rPrChange>
        </w:rPr>
        <w:t xml:space="preserve"> </w:t>
      </w:r>
      <w:r w:rsidR="00897D1F" w:rsidRPr="001578B0">
        <w:rPr>
          <w:rFonts w:ascii="Aptos" w:hAnsi="Aptos"/>
        </w:rPr>
        <w:t>113(523): 122</w:t>
      </w:r>
      <w:r w:rsidR="008759CC" w:rsidRPr="001578B0">
        <w:rPr>
          <w:rFonts w:ascii="Aptos" w:hAnsi="Aptos"/>
        </w:rPr>
        <w:t>8-1242</w:t>
      </w:r>
      <w:r w:rsidR="00B9069E" w:rsidRPr="001578B0">
        <w:rPr>
          <w:rFonts w:ascii="Aptos" w:hAnsi="Aptos"/>
        </w:rPr>
        <w:t xml:space="preserve">. Doi: </w:t>
      </w:r>
      <w:r w:rsidR="00000000" w:rsidRPr="00D04A0E">
        <w:rPr>
          <w:rFonts w:ascii="Aptos" w:hAnsi="Aptos"/>
          <w:rPrChange w:id="328" w:author="MKONDIWA, Maxwell (CIMMYT-India)" w:date="2024-07-23T15:11:00Z" w16du:dateUtc="2024-07-23T09:41:00Z">
            <w:rPr/>
          </w:rPrChange>
        </w:rPr>
        <w:fldChar w:fldCharType="begin"/>
      </w:r>
      <w:r w:rsidR="00000000" w:rsidRPr="00D04A0E">
        <w:rPr>
          <w:rFonts w:ascii="Aptos" w:hAnsi="Aptos"/>
          <w:rPrChange w:id="329" w:author="MKONDIWA, Maxwell (CIMMYT-India)" w:date="2024-07-23T15:11:00Z" w16du:dateUtc="2024-07-23T09:41:00Z">
            <w:rPr/>
          </w:rPrChange>
        </w:rPr>
        <w:instrText>HYPERLINK "https://doi.org/10.1080/01621459.2017.1319839"</w:instrText>
      </w:r>
      <w:r w:rsidR="00000000" w:rsidRPr="00D04A0E">
        <w:rPr>
          <w:rFonts w:ascii="Aptos" w:hAnsi="Aptos"/>
          <w:rPrChange w:id="330" w:author="MKONDIWA, Maxwell (CIMMYT-India)" w:date="2024-07-23T15:11:00Z" w16du:dateUtc="2024-07-23T09:41:00Z">
            <w:rPr/>
          </w:rPrChange>
        </w:rPr>
      </w:r>
      <w:r w:rsidR="00000000" w:rsidRPr="00D04A0E">
        <w:rPr>
          <w:rFonts w:ascii="Aptos" w:hAnsi="Aptos"/>
          <w:rPrChange w:id="331" w:author="MKONDIWA, Maxwell (CIMMYT-India)" w:date="2024-07-23T15:11:00Z" w16du:dateUtc="2024-07-23T09:41:00Z">
            <w:rPr/>
          </w:rPrChange>
        </w:rPr>
        <w:fldChar w:fldCharType="separate"/>
      </w:r>
      <w:r w:rsidR="00B9069E" w:rsidRPr="001578B0">
        <w:rPr>
          <w:rFonts w:ascii="Aptos" w:hAnsi="Aptos"/>
        </w:rPr>
        <w:t>https://doi.org/10.1080/01621459.2017.1319839</w:t>
      </w:r>
      <w:r w:rsidR="00000000">
        <w:rPr>
          <w:rFonts w:ascii="Aptos" w:hAnsi="Aptos"/>
        </w:rPr>
        <w:fldChar w:fldCharType="end"/>
      </w:r>
      <w:r w:rsidR="00DE717A" w:rsidRPr="001578B0">
        <w:rPr>
          <w:rFonts w:ascii="Aptos" w:hAnsi="Aptos"/>
        </w:rPr>
        <w:t>.</w:t>
      </w:r>
    </w:p>
    <w:p w14:paraId="09E6ADDE" w14:textId="26182658" w:rsidR="00812640" w:rsidRPr="00D04A0E" w:rsidRDefault="00531313" w:rsidP="00421C9B">
      <w:pPr>
        <w:ind w:left="851" w:hanging="851"/>
        <w:rPr>
          <w:rFonts w:ascii="Aptos" w:hAnsi="Aptos"/>
          <w:rPrChange w:id="332" w:author="MKONDIWA, Maxwell (CIMMYT-India)" w:date="2024-07-23T15:11:00Z" w16du:dateUtc="2024-07-23T09:41:00Z">
            <w:rPr>
              <w:rFonts w:ascii="Aptos" w:hAnsi="Aptos"/>
              <w:sz w:val="24"/>
              <w:szCs w:val="24"/>
            </w:rPr>
          </w:rPrChange>
        </w:rPr>
      </w:pPr>
      <w:r w:rsidRPr="00D04A0E">
        <w:rPr>
          <w:rFonts w:ascii="Aptos" w:hAnsi="Aptos"/>
          <w:rPrChange w:id="333" w:author="MKONDIWA, Maxwell (CIMMYT-India)" w:date="2024-07-23T15:11:00Z" w16du:dateUtc="2024-07-23T09:41:00Z">
            <w:rPr>
              <w:rFonts w:ascii="Aptos" w:hAnsi="Aptos"/>
              <w:sz w:val="24"/>
              <w:szCs w:val="24"/>
            </w:rPr>
          </w:rPrChange>
        </w:rPr>
        <w:t xml:space="preserve">Zhou, Z., Athey, S., Wager, S. </w:t>
      </w:r>
      <w:r w:rsidR="00C05403" w:rsidRPr="00D04A0E">
        <w:rPr>
          <w:rFonts w:ascii="Aptos" w:hAnsi="Aptos"/>
          <w:rPrChange w:id="334" w:author="MKONDIWA, Maxwell (CIMMYT-India)" w:date="2024-07-23T15:11:00Z" w16du:dateUtc="2024-07-23T09:41:00Z">
            <w:rPr>
              <w:rFonts w:ascii="Aptos" w:hAnsi="Aptos"/>
              <w:sz w:val="24"/>
              <w:szCs w:val="24"/>
            </w:rPr>
          </w:rPrChange>
        </w:rPr>
        <w:t xml:space="preserve">2022. “Offline multi-action policy learning: Generalization and optimization.” </w:t>
      </w:r>
      <w:r w:rsidR="00AE75BA" w:rsidRPr="00D04A0E">
        <w:rPr>
          <w:rFonts w:ascii="Aptos" w:hAnsi="Aptos"/>
          <w:rPrChange w:id="335" w:author="MKONDIWA, Maxwell (CIMMYT-India)" w:date="2024-07-23T15:11:00Z" w16du:dateUtc="2024-07-23T09:41:00Z">
            <w:rPr>
              <w:rFonts w:ascii="Aptos" w:hAnsi="Aptos"/>
              <w:i/>
              <w:iCs/>
              <w:sz w:val="24"/>
              <w:szCs w:val="24"/>
            </w:rPr>
          </w:rPrChange>
        </w:rPr>
        <w:t xml:space="preserve">Operations Research </w:t>
      </w:r>
      <w:r w:rsidR="00AE75BA" w:rsidRPr="00D04A0E">
        <w:rPr>
          <w:rFonts w:ascii="Aptos" w:hAnsi="Aptos"/>
          <w:rPrChange w:id="336" w:author="MKONDIWA, Maxwell (CIMMYT-India)" w:date="2024-07-23T15:11:00Z" w16du:dateUtc="2024-07-23T09:41:00Z">
            <w:rPr>
              <w:rFonts w:ascii="Aptos" w:hAnsi="Aptos"/>
              <w:sz w:val="24"/>
              <w:szCs w:val="24"/>
            </w:rPr>
          </w:rPrChange>
        </w:rPr>
        <w:t>71 (1): 148-</w:t>
      </w:r>
      <w:r w:rsidR="00DE7763" w:rsidRPr="00D04A0E">
        <w:rPr>
          <w:rFonts w:ascii="Aptos" w:hAnsi="Aptos"/>
          <w:rPrChange w:id="337" w:author="MKONDIWA, Maxwell (CIMMYT-India)" w:date="2024-07-23T15:11:00Z" w16du:dateUtc="2024-07-23T09:41:00Z">
            <w:rPr>
              <w:rFonts w:ascii="Aptos" w:hAnsi="Aptos"/>
              <w:sz w:val="24"/>
              <w:szCs w:val="24"/>
            </w:rPr>
          </w:rPrChange>
        </w:rPr>
        <w:t xml:space="preserve">183. Doi: </w:t>
      </w:r>
      <w:r w:rsidR="00000000" w:rsidRPr="00D04A0E">
        <w:rPr>
          <w:rFonts w:ascii="Aptos" w:hAnsi="Aptos"/>
          <w:rPrChange w:id="338" w:author="MKONDIWA, Maxwell (CIMMYT-India)" w:date="2024-07-23T15:11:00Z" w16du:dateUtc="2024-07-23T09:41:00Z">
            <w:rPr/>
          </w:rPrChange>
        </w:rPr>
        <w:fldChar w:fldCharType="begin"/>
      </w:r>
      <w:r w:rsidR="00000000" w:rsidRPr="00D04A0E">
        <w:rPr>
          <w:rFonts w:ascii="Aptos" w:hAnsi="Aptos"/>
          <w:rPrChange w:id="339" w:author="MKONDIWA, Maxwell (CIMMYT-India)" w:date="2024-07-23T15:11:00Z" w16du:dateUtc="2024-07-23T09:41:00Z">
            <w:rPr/>
          </w:rPrChange>
        </w:rPr>
        <w:instrText>HYPERLINK "https://doi.org/10.1287/opre.2022.2271"</w:instrText>
      </w:r>
      <w:r w:rsidR="00000000" w:rsidRPr="00D04A0E">
        <w:rPr>
          <w:rFonts w:ascii="Aptos" w:hAnsi="Aptos"/>
          <w:rPrChange w:id="340" w:author="MKONDIWA, Maxwell (CIMMYT-India)" w:date="2024-07-23T15:11:00Z" w16du:dateUtc="2024-07-23T09:41:00Z">
            <w:rPr/>
          </w:rPrChange>
        </w:rPr>
      </w:r>
      <w:r w:rsidR="00000000" w:rsidRPr="00D04A0E">
        <w:rPr>
          <w:rFonts w:ascii="Aptos" w:hAnsi="Aptos"/>
          <w:rPrChange w:id="341" w:author="MKONDIWA, Maxwell (CIMMYT-India)" w:date="2024-07-23T15:11:00Z" w16du:dateUtc="2024-07-23T09:41:00Z">
            <w:rPr/>
          </w:rPrChange>
        </w:rPr>
        <w:fldChar w:fldCharType="separate"/>
      </w:r>
      <w:r w:rsidR="00DE7763" w:rsidRPr="00D04A0E">
        <w:rPr>
          <w:rFonts w:ascii="Aptos" w:hAnsi="Aptos"/>
          <w:rPrChange w:id="342" w:author="MKONDIWA, Maxwell (CIMMYT-India)" w:date="2024-07-23T15:11:00Z" w16du:dateUtc="2024-07-23T09:41:00Z">
            <w:rPr>
              <w:rFonts w:ascii="Aptos" w:hAnsi="Aptos"/>
              <w:sz w:val="24"/>
              <w:szCs w:val="24"/>
            </w:rPr>
          </w:rPrChange>
        </w:rPr>
        <w:t>https://doi.org/10.1287/opre.2022.2271</w:t>
      </w:r>
      <w:r w:rsidR="00000000" w:rsidRPr="00D04A0E">
        <w:rPr>
          <w:rFonts w:ascii="Aptos" w:hAnsi="Aptos"/>
          <w:rPrChange w:id="343" w:author="MKONDIWA, Maxwell (CIMMYT-India)" w:date="2024-07-23T15:11:00Z" w16du:dateUtc="2024-07-23T09:41:00Z">
            <w:rPr>
              <w:rFonts w:ascii="Aptos" w:hAnsi="Aptos"/>
              <w:sz w:val="24"/>
              <w:szCs w:val="24"/>
            </w:rPr>
          </w:rPrChange>
        </w:rPr>
        <w:fldChar w:fldCharType="end"/>
      </w:r>
      <w:r w:rsidR="00DE7763" w:rsidRPr="00D04A0E">
        <w:rPr>
          <w:rFonts w:ascii="Aptos" w:hAnsi="Aptos"/>
          <w:rPrChange w:id="344" w:author="MKONDIWA, Maxwell (CIMMYT-India)" w:date="2024-07-23T15:11:00Z" w16du:dateUtc="2024-07-23T09:41:00Z">
            <w:rPr>
              <w:rFonts w:ascii="Aptos" w:hAnsi="Aptos"/>
              <w:sz w:val="24"/>
              <w:szCs w:val="24"/>
            </w:rPr>
          </w:rPrChange>
        </w:rPr>
        <w:t xml:space="preserve">. </w:t>
      </w:r>
    </w:p>
    <w:p w14:paraId="30ACCF48" w14:textId="67762CF3" w:rsidR="00772262" w:rsidRPr="00D04A0E" w:rsidDel="00F41D15" w:rsidRDefault="00772262" w:rsidP="00C81EC5">
      <w:pPr>
        <w:ind w:left="851" w:hanging="851"/>
        <w:rPr>
          <w:del w:id="345" w:author="MKONDIWA, Maxwell (CIMMYT-India)" w:date="2024-07-23T10:00:00Z" w16du:dateUtc="2024-07-23T04:30:00Z"/>
          <w:rFonts w:ascii="Aptos" w:hAnsi="Aptos"/>
          <w:rPrChange w:id="346" w:author="MKONDIWA, Maxwell (CIMMYT-India)" w:date="2024-07-23T15:11:00Z" w16du:dateUtc="2024-07-23T09:41:00Z">
            <w:rPr>
              <w:del w:id="347" w:author="MKONDIWA, Maxwell (CIMMYT-India)" w:date="2024-07-23T10:00:00Z" w16du:dateUtc="2024-07-23T04:30:00Z"/>
              <w:rFonts w:ascii="Aptos" w:hAnsi="Aptos"/>
              <w:sz w:val="24"/>
              <w:szCs w:val="24"/>
            </w:rPr>
          </w:rPrChange>
        </w:rPr>
      </w:pPr>
    </w:p>
    <w:p w14:paraId="32C782F2" w14:textId="4890988C" w:rsidR="00772262" w:rsidRPr="00D04A0E" w:rsidDel="00F41D15" w:rsidRDefault="00772262" w:rsidP="00C81EC5">
      <w:pPr>
        <w:ind w:left="851" w:hanging="851"/>
        <w:rPr>
          <w:del w:id="348" w:author="MKONDIWA, Maxwell (CIMMYT-India)" w:date="2024-07-23T10:00:00Z" w16du:dateUtc="2024-07-23T04:30:00Z"/>
          <w:rFonts w:ascii="Aptos" w:hAnsi="Aptos"/>
          <w:rPrChange w:id="349" w:author="MKONDIWA, Maxwell (CIMMYT-India)" w:date="2024-07-23T15:11:00Z" w16du:dateUtc="2024-07-23T09:41:00Z">
            <w:rPr>
              <w:del w:id="350" w:author="MKONDIWA, Maxwell (CIMMYT-India)" w:date="2024-07-23T10:00:00Z" w16du:dateUtc="2024-07-23T04:30:00Z"/>
              <w:rFonts w:ascii="Aptos" w:hAnsi="Aptos"/>
              <w:sz w:val="24"/>
              <w:szCs w:val="24"/>
            </w:rPr>
          </w:rPrChange>
        </w:rPr>
      </w:pPr>
    </w:p>
    <w:p w14:paraId="699DE204" w14:textId="7AF6D7C8" w:rsidR="007D371E" w:rsidRDefault="00772262" w:rsidP="008D10F2">
      <w:pPr>
        <w:pStyle w:val="Heading1"/>
      </w:pPr>
      <w:r w:rsidRPr="001578B0">
        <w:br w:type="page"/>
      </w:r>
      <w:r w:rsidR="000A47E8" w:rsidRPr="001578B0">
        <w:lastRenderedPageBreak/>
        <w:t xml:space="preserve">Appendices </w:t>
      </w:r>
    </w:p>
    <w:p w14:paraId="617AC2FB" w14:textId="77777777" w:rsidR="00C66C13" w:rsidRDefault="00C66C13" w:rsidP="00C66C13"/>
    <w:p w14:paraId="03314C02" w14:textId="2C8ACAFA" w:rsidR="00C66C13" w:rsidRPr="00C66C13" w:rsidRDefault="00C66C13" w:rsidP="001578B0">
      <w:pPr>
        <w:pStyle w:val="Heading2"/>
      </w:pPr>
      <w:r>
        <w:t>Tables</w:t>
      </w:r>
    </w:p>
    <w:p w14:paraId="2FACE864" w14:textId="77777777" w:rsidR="00231041" w:rsidRPr="001578B0" w:rsidRDefault="00231041" w:rsidP="00231041">
      <w:pPr>
        <w:rPr>
          <w:rFonts w:ascii="Aptos" w:hAnsi="Aptos"/>
        </w:rPr>
      </w:pPr>
    </w:p>
    <w:p w14:paraId="0B6FE1FE" w14:textId="1AE217BC" w:rsidR="00231041" w:rsidRPr="001578B0" w:rsidRDefault="00231041" w:rsidP="00231041">
      <w:pPr>
        <w:rPr>
          <w:rFonts w:ascii="Aptos" w:hAnsi="Aptos"/>
        </w:rPr>
      </w:pPr>
      <w:r w:rsidRPr="001578B0">
        <w:rPr>
          <w:rFonts w:ascii="Aptos" w:hAnsi="Aptos"/>
        </w:rPr>
        <w:t>Table A1: Descriptive statistics</w:t>
      </w:r>
    </w:p>
    <w:tbl>
      <w:tblPr>
        <w:tblStyle w:val="PlainTable2"/>
        <w:tblW w:w="5000" w:type="pct"/>
        <w:tblLook w:val="0620" w:firstRow="1" w:lastRow="0" w:firstColumn="0" w:lastColumn="0" w:noHBand="1" w:noVBand="1"/>
      </w:tblPr>
      <w:tblGrid>
        <w:gridCol w:w="2523"/>
        <w:gridCol w:w="690"/>
        <w:gridCol w:w="690"/>
        <w:gridCol w:w="904"/>
        <w:gridCol w:w="1263"/>
        <w:gridCol w:w="754"/>
        <w:gridCol w:w="1266"/>
        <w:gridCol w:w="936"/>
      </w:tblGrid>
      <w:tr w:rsidR="006D50FD" w:rsidRPr="00FE690E"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1578B0" w:rsidRDefault="006D50FD"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 xml:space="preserve">Variables </w:t>
            </w:r>
          </w:p>
        </w:tc>
        <w:tc>
          <w:tcPr>
            <w:tcW w:w="380" w:type="pct"/>
            <w:noWrap/>
            <w:hideMark/>
          </w:tcPr>
          <w:p w14:paraId="1F769D43" w14:textId="77777777" w:rsidR="006D50FD" w:rsidRPr="001578B0" w:rsidRDefault="006D50FD"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Mean</w:t>
            </w:r>
          </w:p>
        </w:tc>
        <w:tc>
          <w:tcPr>
            <w:tcW w:w="380" w:type="pct"/>
            <w:noWrap/>
            <w:hideMark/>
          </w:tcPr>
          <w:p w14:paraId="247BD7FA" w14:textId="77777777" w:rsidR="006D50FD" w:rsidRPr="001578B0" w:rsidRDefault="006D50FD" w:rsidP="006D50FD">
            <w:pPr>
              <w:rPr>
                <w:rFonts w:ascii="Aptos" w:eastAsia="Times New Roman" w:hAnsi="Aptos" w:cs="Calibri"/>
                <w:color w:val="000000"/>
                <w:kern w:val="0"/>
                <w:sz w:val="16"/>
                <w:szCs w:val="16"/>
                <w:lang w:eastAsia="en-ZW"/>
                <w14:ligatures w14:val="none"/>
              </w:rPr>
            </w:pPr>
            <w:proofErr w:type="spellStart"/>
            <w:r w:rsidRPr="001578B0">
              <w:rPr>
                <w:rFonts w:ascii="Aptos" w:eastAsia="Times New Roman" w:hAnsi="Aptos" w:cs="Calibri"/>
                <w:color w:val="000000"/>
                <w:kern w:val="0"/>
                <w:sz w:val="16"/>
                <w:szCs w:val="16"/>
                <w:lang w:eastAsia="en-ZW"/>
                <w14:ligatures w14:val="none"/>
              </w:rPr>
              <w:t>Stdev</w:t>
            </w:r>
            <w:proofErr w:type="spellEnd"/>
          </w:p>
        </w:tc>
        <w:tc>
          <w:tcPr>
            <w:tcW w:w="489" w:type="pct"/>
            <w:noWrap/>
            <w:hideMark/>
          </w:tcPr>
          <w:p w14:paraId="3E1953FC" w14:textId="77777777" w:rsidR="006D50FD" w:rsidRPr="001578B0" w:rsidRDefault="006D50FD"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Minimum</w:t>
            </w:r>
          </w:p>
        </w:tc>
        <w:tc>
          <w:tcPr>
            <w:tcW w:w="671" w:type="pct"/>
            <w:noWrap/>
            <w:hideMark/>
          </w:tcPr>
          <w:p w14:paraId="6CB7ACEE" w14:textId="77777777" w:rsidR="006D50FD" w:rsidRPr="001578B0" w:rsidRDefault="006D50FD"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Lower quartile</w:t>
            </w:r>
          </w:p>
        </w:tc>
        <w:tc>
          <w:tcPr>
            <w:tcW w:w="410" w:type="pct"/>
            <w:noWrap/>
            <w:hideMark/>
          </w:tcPr>
          <w:p w14:paraId="5D72241D" w14:textId="77777777" w:rsidR="006D50FD" w:rsidRPr="001578B0" w:rsidRDefault="006D50FD"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Median</w:t>
            </w:r>
          </w:p>
        </w:tc>
        <w:tc>
          <w:tcPr>
            <w:tcW w:w="674" w:type="pct"/>
            <w:noWrap/>
            <w:hideMark/>
          </w:tcPr>
          <w:p w14:paraId="7EE05DE6" w14:textId="77777777" w:rsidR="006D50FD" w:rsidRPr="001578B0" w:rsidRDefault="006D50FD"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Upper quartile</w:t>
            </w:r>
          </w:p>
        </w:tc>
        <w:tc>
          <w:tcPr>
            <w:tcW w:w="504" w:type="pct"/>
            <w:noWrap/>
            <w:hideMark/>
          </w:tcPr>
          <w:p w14:paraId="007F39F1" w14:textId="77777777" w:rsidR="006D50FD" w:rsidRPr="001578B0" w:rsidRDefault="006D50FD"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Maximum</w:t>
            </w:r>
          </w:p>
        </w:tc>
      </w:tr>
      <w:tr w:rsidR="006D50FD" w:rsidRPr="00FE690E" w14:paraId="10C8B4A6" w14:textId="77777777" w:rsidTr="006D50FD">
        <w:trPr>
          <w:trHeight w:val="288"/>
        </w:trPr>
        <w:tc>
          <w:tcPr>
            <w:tcW w:w="1492" w:type="pct"/>
            <w:noWrap/>
            <w:hideMark/>
          </w:tcPr>
          <w:p w14:paraId="1443FB26" w14:textId="5267B841" w:rsidR="006D50FD" w:rsidRPr="001578B0" w:rsidRDefault="00272417"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Wheat yield (ton/ha)</w:t>
            </w:r>
          </w:p>
        </w:tc>
        <w:tc>
          <w:tcPr>
            <w:tcW w:w="380" w:type="pct"/>
            <w:noWrap/>
            <w:hideMark/>
          </w:tcPr>
          <w:p w14:paraId="0F06987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2.99</w:t>
            </w:r>
          </w:p>
        </w:tc>
        <w:tc>
          <w:tcPr>
            <w:tcW w:w="380" w:type="pct"/>
            <w:noWrap/>
            <w:hideMark/>
          </w:tcPr>
          <w:p w14:paraId="0B12E8A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0.85</w:t>
            </w:r>
          </w:p>
        </w:tc>
        <w:tc>
          <w:tcPr>
            <w:tcW w:w="489" w:type="pct"/>
            <w:noWrap/>
            <w:hideMark/>
          </w:tcPr>
          <w:p w14:paraId="6F74165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0.20</w:t>
            </w:r>
          </w:p>
        </w:tc>
        <w:tc>
          <w:tcPr>
            <w:tcW w:w="671" w:type="pct"/>
            <w:noWrap/>
            <w:hideMark/>
          </w:tcPr>
          <w:p w14:paraId="5389C44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2.40</w:t>
            </w:r>
          </w:p>
        </w:tc>
        <w:tc>
          <w:tcPr>
            <w:tcW w:w="410" w:type="pct"/>
            <w:noWrap/>
            <w:hideMark/>
          </w:tcPr>
          <w:p w14:paraId="673B067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3.00</w:t>
            </w:r>
          </w:p>
        </w:tc>
        <w:tc>
          <w:tcPr>
            <w:tcW w:w="674" w:type="pct"/>
            <w:noWrap/>
            <w:hideMark/>
          </w:tcPr>
          <w:p w14:paraId="5E750CE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3.43</w:t>
            </w:r>
          </w:p>
        </w:tc>
        <w:tc>
          <w:tcPr>
            <w:tcW w:w="504" w:type="pct"/>
            <w:noWrap/>
            <w:hideMark/>
          </w:tcPr>
          <w:p w14:paraId="4B7CE0C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6.50</w:t>
            </w:r>
          </w:p>
        </w:tc>
      </w:tr>
      <w:tr w:rsidR="006D50FD" w:rsidRPr="00FE690E" w14:paraId="54174AEF" w14:textId="77777777" w:rsidTr="006D50FD">
        <w:trPr>
          <w:trHeight w:val="288"/>
        </w:trPr>
        <w:tc>
          <w:tcPr>
            <w:tcW w:w="1492" w:type="pct"/>
            <w:noWrap/>
            <w:hideMark/>
          </w:tcPr>
          <w:p w14:paraId="7EC7032B" w14:textId="6E50CB21" w:rsidR="006D50FD" w:rsidRPr="001578B0" w:rsidRDefault="00272417"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Number of irrigations</w:t>
            </w:r>
          </w:p>
        </w:tc>
        <w:tc>
          <w:tcPr>
            <w:tcW w:w="380" w:type="pct"/>
            <w:noWrap/>
            <w:hideMark/>
          </w:tcPr>
          <w:p w14:paraId="33D171A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2.29</w:t>
            </w:r>
          </w:p>
        </w:tc>
        <w:tc>
          <w:tcPr>
            <w:tcW w:w="380" w:type="pct"/>
            <w:noWrap/>
            <w:hideMark/>
          </w:tcPr>
          <w:p w14:paraId="0502A07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0.77</w:t>
            </w:r>
          </w:p>
        </w:tc>
        <w:tc>
          <w:tcPr>
            <w:tcW w:w="489" w:type="pct"/>
            <w:noWrap/>
            <w:hideMark/>
          </w:tcPr>
          <w:p w14:paraId="50D1B11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671" w:type="pct"/>
            <w:noWrap/>
            <w:hideMark/>
          </w:tcPr>
          <w:p w14:paraId="1782C4D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2.00</w:t>
            </w:r>
          </w:p>
        </w:tc>
        <w:tc>
          <w:tcPr>
            <w:tcW w:w="410" w:type="pct"/>
            <w:noWrap/>
            <w:hideMark/>
          </w:tcPr>
          <w:p w14:paraId="0EC6935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2.00</w:t>
            </w:r>
          </w:p>
        </w:tc>
        <w:tc>
          <w:tcPr>
            <w:tcW w:w="674" w:type="pct"/>
            <w:noWrap/>
            <w:hideMark/>
          </w:tcPr>
          <w:p w14:paraId="730F80FD"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3.00</w:t>
            </w:r>
          </w:p>
        </w:tc>
        <w:tc>
          <w:tcPr>
            <w:tcW w:w="504" w:type="pct"/>
            <w:noWrap/>
            <w:hideMark/>
          </w:tcPr>
          <w:p w14:paraId="34D46AF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5.00</w:t>
            </w:r>
          </w:p>
        </w:tc>
      </w:tr>
      <w:tr w:rsidR="006D50FD" w:rsidRPr="00FE690E" w14:paraId="5F133C0B" w14:textId="77777777" w:rsidTr="006D50FD">
        <w:trPr>
          <w:trHeight w:val="288"/>
        </w:trPr>
        <w:tc>
          <w:tcPr>
            <w:tcW w:w="1492" w:type="pct"/>
            <w:noWrap/>
            <w:hideMark/>
          </w:tcPr>
          <w:p w14:paraId="1CA2932F" w14:textId="6A933688" w:rsidR="006D50FD" w:rsidRPr="001578B0" w:rsidRDefault="00272417"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One i</w:t>
            </w:r>
            <w:r w:rsidR="009F006F" w:rsidRPr="001578B0">
              <w:rPr>
                <w:rFonts w:ascii="Aptos" w:eastAsia="Times New Roman" w:hAnsi="Aptos" w:cs="Calibri"/>
                <w:color w:val="000000"/>
                <w:kern w:val="0"/>
                <w:sz w:val="16"/>
                <w:szCs w:val="16"/>
                <w:lang w:eastAsia="en-ZW"/>
                <w14:ligatures w14:val="none"/>
              </w:rPr>
              <w:t>rrigation (share)</w:t>
            </w:r>
          </w:p>
        </w:tc>
        <w:tc>
          <w:tcPr>
            <w:tcW w:w="380" w:type="pct"/>
            <w:noWrap/>
            <w:hideMark/>
          </w:tcPr>
          <w:p w14:paraId="23F53C2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0.13</w:t>
            </w:r>
          </w:p>
        </w:tc>
        <w:tc>
          <w:tcPr>
            <w:tcW w:w="380" w:type="pct"/>
            <w:noWrap/>
            <w:hideMark/>
          </w:tcPr>
          <w:p w14:paraId="12127CD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0.34</w:t>
            </w:r>
          </w:p>
        </w:tc>
        <w:tc>
          <w:tcPr>
            <w:tcW w:w="489" w:type="pct"/>
            <w:noWrap/>
            <w:hideMark/>
          </w:tcPr>
          <w:p w14:paraId="6A4C0C8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028ABC9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1F71C34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6A5C324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504" w:type="pct"/>
            <w:noWrap/>
            <w:hideMark/>
          </w:tcPr>
          <w:p w14:paraId="6E0208A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48BBF708" w14:textId="77777777" w:rsidTr="006D50FD">
        <w:trPr>
          <w:trHeight w:val="288"/>
        </w:trPr>
        <w:tc>
          <w:tcPr>
            <w:tcW w:w="1492" w:type="pct"/>
            <w:noWrap/>
            <w:hideMark/>
          </w:tcPr>
          <w:p w14:paraId="7FF36D8D" w14:textId="6C9E2BFA" w:rsidR="006D50FD" w:rsidRPr="001578B0" w:rsidRDefault="009F006F"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Two irrigations (share)</w:t>
            </w:r>
          </w:p>
        </w:tc>
        <w:tc>
          <w:tcPr>
            <w:tcW w:w="380" w:type="pct"/>
            <w:noWrap/>
            <w:hideMark/>
          </w:tcPr>
          <w:p w14:paraId="38BEA83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0.50</w:t>
            </w:r>
          </w:p>
        </w:tc>
        <w:tc>
          <w:tcPr>
            <w:tcW w:w="380" w:type="pct"/>
            <w:noWrap/>
            <w:hideMark/>
          </w:tcPr>
          <w:p w14:paraId="054838B3"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0.50</w:t>
            </w:r>
          </w:p>
        </w:tc>
        <w:tc>
          <w:tcPr>
            <w:tcW w:w="489" w:type="pct"/>
            <w:noWrap/>
            <w:hideMark/>
          </w:tcPr>
          <w:p w14:paraId="3EB3E20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15F2E67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227FEE0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674" w:type="pct"/>
            <w:noWrap/>
            <w:hideMark/>
          </w:tcPr>
          <w:p w14:paraId="20DB15A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504" w:type="pct"/>
            <w:noWrap/>
            <w:hideMark/>
          </w:tcPr>
          <w:p w14:paraId="0FDA675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2375382C" w14:textId="77777777" w:rsidTr="006D50FD">
        <w:trPr>
          <w:trHeight w:val="288"/>
        </w:trPr>
        <w:tc>
          <w:tcPr>
            <w:tcW w:w="1492" w:type="pct"/>
            <w:noWrap/>
            <w:hideMark/>
          </w:tcPr>
          <w:p w14:paraId="6E00DA1A" w14:textId="54C327F4" w:rsidR="006D50FD" w:rsidRPr="001578B0" w:rsidRDefault="009F006F"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Three irrigations (share)</w:t>
            </w:r>
          </w:p>
        </w:tc>
        <w:tc>
          <w:tcPr>
            <w:tcW w:w="380" w:type="pct"/>
            <w:noWrap/>
            <w:hideMark/>
          </w:tcPr>
          <w:p w14:paraId="31BBFC6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0.31</w:t>
            </w:r>
          </w:p>
        </w:tc>
        <w:tc>
          <w:tcPr>
            <w:tcW w:w="380" w:type="pct"/>
            <w:noWrap/>
            <w:hideMark/>
          </w:tcPr>
          <w:p w14:paraId="13CDBC2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0.46</w:t>
            </w:r>
          </w:p>
        </w:tc>
        <w:tc>
          <w:tcPr>
            <w:tcW w:w="489" w:type="pct"/>
            <w:noWrap/>
            <w:hideMark/>
          </w:tcPr>
          <w:p w14:paraId="56B6FBE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44E9C1ED"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56C17D1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57E9771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504" w:type="pct"/>
            <w:noWrap/>
            <w:hideMark/>
          </w:tcPr>
          <w:p w14:paraId="328B4224"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37B6307B" w14:textId="77777777" w:rsidTr="006D50FD">
        <w:trPr>
          <w:trHeight w:val="288"/>
        </w:trPr>
        <w:tc>
          <w:tcPr>
            <w:tcW w:w="1492" w:type="pct"/>
            <w:noWrap/>
            <w:hideMark/>
          </w:tcPr>
          <w:p w14:paraId="62F8A256" w14:textId="263AF27A" w:rsidR="006D50FD" w:rsidRPr="001578B0" w:rsidRDefault="009F006F"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Four or more irrigations (share)</w:t>
            </w:r>
          </w:p>
        </w:tc>
        <w:tc>
          <w:tcPr>
            <w:tcW w:w="380" w:type="pct"/>
            <w:noWrap/>
            <w:hideMark/>
          </w:tcPr>
          <w:p w14:paraId="7778997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0.05</w:t>
            </w:r>
          </w:p>
        </w:tc>
        <w:tc>
          <w:tcPr>
            <w:tcW w:w="380" w:type="pct"/>
            <w:noWrap/>
            <w:hideMark/>
          </w:tcPr>
          <w:p w14:paraId="68A4CE2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0.23</w:t>
            </w:r>
          </w:p>
        </w:tc>
        <w:tc>
          <w:tcPr>
            <w:tcW w:w="489" w:type="pct"/>
            <w:noWrap/>
            <w:hideMark/>
          </w:tcPr>
          <w:p w14:paraId="1585EA04"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4D6F5D3D"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4458D96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1F9A3CD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504" w:type="pct"/>
            <w:noWrap/>
            <w:hideMark/>
          </w:tcPr>
          <w:p w14:paraId="7B1D8CF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19D4695D" w14:textId="77777777" w:rsidTr="006D50FD">
        <w:trPr>
          <w:trHeight w:val="288"/>
        </w:trPr>
        <w:tc>
          <w:tcPr>
            <w:tcW w:w="1492" w:type="pct"/>
            <w:noWrap/>
            <w:hideMark/>
          </w:tcPr>
          <w:p w14:paraId="636EBA9E" w14:textId="59523B84" w:rsidR="006D50FD" w:rsidRPr="001578B0" w:rsidRDefault="006D50FD"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Sowing</w:t>
            </w:r>
            <w:r w:rsidR="009F006F" w:rsidRPr="001578B0">
              <w:rPr>
                <w:rFonts w:ascii="Aptos" w:eastAsia="Times New Roman" w:hAnsi="Aptos" w:cs="Calibri"/>
                <w:color w:val="000000"/>
                <w:kern w:val="0"/>
                <w:sz w:val="16"/>
                <w:szCs w:val="16"/>
                <w:lang w:eastAsia="en-ZW"/>
                <w14:ligatures w14:val="none"/>
              </w:rPr>
              <w:t xml:space="preserve"> d</w:t>
            </w:r>
            <w:r w:rsidRPr="001578B0">
              <w:rPr>
                <w:rFonts w:ascii="Aptos" w:eastAsia="Times New Roman" w:hAnsi="Aptos" w:cs="Calibri"/>
                <w:color w:val="000000"/>
                <w:kern w:val="0"/>
                <w:sz w:val="16"/>
                <w:szCs w:val="16"/>
                <w:lang w:eastAsia="en-ZW"/>
                <w14:ligatures w14:val="none"/>
              </w:rPr>
              <w:t>ate</w:t>
            </w:r>
            <w:r w:rsidR="00394025" w:rsidRPr="001578B0">
              <w:rPr>
                <w:rFonts w:ascii="Aptos" w:eastAsia="Times New Roman" w:hAnsi="Aptos" w:cs="Calibri"/>
                <w:color w:val="000000"/>
                <w:kern w:val="0"/>
                <w:sz w:val="16"/>
                <w:szCs w:val="16"/>
                <w:lang w:eastAsia="en-ZW"/>
                <w14:ligatures w14:val="none"/>
              </w:rPr>
              <w:t xml:space="preserve">: </w:t>
            </w:r>
            <w:r w:rsidR="009F006F" w:rsidRPr="001578B0">
              <w:rPr>
                <w:rFonts w:ascii="Aptos" w:eastAsia="Times New Roman" w:hAnsi="Aptos" w:cs="Calibri"/>
                <w:color w:val="000000"/>
                <w:kern w:val="0"/>
                <w:sz w:val="16"/>
                <w:szCs w:val="16"/>
                <w:lang w:eastAsia="en-ZW"/>
                <w14:ligatures w14:val="none"/>
              </w:rPr>
              <w:t>after 16</w:t>
            </w:r>
            <w:r w:rsidR="009F006F" w:rsidRPr="001578B0">
              <w:rPr>
                <w:rFonts w:ascii="Aptos" w:eastAsia="Times New Roman" w:hAnsi="Aptos" w:cs="Calibri"/>
                <w:color w:val="000000"/>
                <w:kern w:val="0"/>
                <w:sz w:val="16"/>
                <w:szCs w:val="16"/>
                <w:vertAlign w:val="superscript"/>
                <w:lang w:eastAsia="en-ZW"/>
                <w14:ligatures w14:val="none"/>
              </w:rPr>
              <w:t>th</w:t>
            </w:r>
            <w:r w:rsidR="009F006F" w:rsidRPr="001578B0">
              <w:rPr>
                <w:rFonts w:ascii="Aptos" w:eastAsia="Times New Roman" w:hAnsi="Aptos" w:cs="Calibri"/>
                <w:color w:val="000000"/>
                <w:kern w:val="0"/>
                <w:sz w:val="16"/>
                <w:szCs w:val="16"/>
                <w:lang w:eastAsia="en-ZW"/>
                <w14:ligatures w14:val="none"/>
              </w:rPr>
              <w:t xml:space="preserve"> Dec</w:t>
            </w:r>
          </w:p>
        </w:tc>
        <w:tc>
          <w:tcPr>
            <w:tcW w:w="380" w:type="pct"/>
            <w:noWrap/>
            <w:hideMark/>
          </w:tcPr>
          <w:p w14:paraId="29FA3AB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0.09</w:t>
            </w:r>
          </w:p>
        </w:tc>
        <w:tc>
          <w:tcPr>
            <w:tcW w:w="380" w:type="pct"/>
            <w:noWrap/>
            <w:hideMark/>
          </w:tcPr>
          <w:p w14:paraId="7FABF105"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0.28</w:t>
            </w:r>
          </w:p>
        </w:tc>
        <w:tc>
          <w:tcPr>
            <w:tcW w:w="489" w:type="pct"/>
            <w:noWrap/>
            <w:hideMark/>
          </w:tcPr>
          <w:p w14:paraId="024A4BE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774E6C6D"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16A2827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737308B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504" w:type="pct"/>
            <w:noWrap/>
            <w:hideMark/>
          </w:tcPr>
          <w:p w14:paraId="1F22EC6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2E2D310D" w14:textId="77777777" w:rsidTr="006D50FD">
        <w:trPr>
          <w:trHeight w:val="288"/>
        </w:trPr>
        <w:tc>
          <w:tcPr>
            <w:tcW w:w="1492" w:type="pct"/>
            <w:noWrap/>
            <w:hideMark/>
          </w:tcPr>
          <w:p w14:paraId="04DAD9DF" w14:textId="5A70E67A" w:rsidR="006D50FD" w:rsidRPr="001578B0" w:rsidRDefault="00E56535"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Sowing date</w:t>
            </w:r>
            <w:r w:rsidR="00394025" w:rsidRPr="001578B0">
              <w:rPr>
                <w:rFonts w:ascii="Aptos" w:eastAsia="Times New Roman" w:hAnsi="Aptos" w:cs="Calibri"/>
                <w:color w:val="000000"/>
                <w:kern w:val="0"/>
                <w:sz w:val="16"/>
                <w:szCs w:val="16"/>
                <w:lang w:eastAsia="en-ZW"/>
                <w14:ligatures w14:val="none"/>
              </w:rPr>
              <w:t xml:space="preserve">: </w:t>
            </w:r>
            <w:r w:rsidRPr="001578B0">
              <w:rPr>
                <w:rFonts w:ascii="Aptos" w:eastAsia="Times New Roman" w:hAnsi="Aptos" w:cs="Calibri"/>
                <w:color w:val="000000"/>
                <w:kern w:val="0"/>
                <w:sz w:val="16"/>
                <w:szCs w:val="16"/>
                <w:lang w:eastAsia="en-ZW"/>
                <w14:ligatures w14:val="none"/>
              </w:rPr>
              <w:t>1</w:t>
            </w:r>
            <w:r w:rsidR="00394025" w:rsidRPr="001578B0">
              <w:rPr>
                <w:rFonts w:ascii="Aptos" w:eastAsia="Times New Roman" w:hAnsi="Aptos" w:cs="Calibri"/>
                <w:color w:val="000000"/>
                <w:kern w:val="0"/>
                <w:sz w:val="16"/>
                <w:szCs w:val="16"/>
                <w:vertAlign w:val="superscript"/>
                <w:lang w:eastAsia="en-ZW"/>
                <w14:ligatures w14:val="none"/>
              </w:rPr>
              <w:t>st</w:t>
            </w:r>
            <w:r w:rsidR="00394025" w:rsidRPr="001578B0">
              <w:rPr>
                <w:rFonts w:ascii="Aptos" w:eastAsia="Times New Roman" w:hAnsi="Aptos" w:cs="Calibri"/>
                <w:color w:val="000000"/>
                <w:kern w:val="0"/>
                <w:sz w:val="16"/>
                <w:szCs w:val="16"/>
                <w:lang w:eastAsia="en-ZW"/>
                <w14:ligatures w14:val="none"/>
              </w:rPr>
              <w:t xml:space="preserve"> Dec-15</w:t>
            </w:r>
            <w:r w:rsidR="00394025" w:rsidRPr="001578B0">
              <w:rPr>
                <w:rFonts w:ascii="Aptos" w:eastAsia="Times New Roman" w:hAnsi="Aptos" w:cs="Calibri"/>
                <w:color w:val="000000"/>
                <w:kern w:val="0"/>
                <w:sz w:val="16"/>
                <w:szCs w:val="16"/>
                <w:vertAlign w:val="superscript"/>
                <w:lang w:eastAsia="en-ZW"/>
                <w14:ligatures w14:val="none"/>
              </w:rPr>
              <w:t>th</w:t>
            </w:r>
            <w:r w:rsidR="00394025" w:rsidRPr="001578B0">
              <w:rPr>
                <w:rFonts w:ascii="Aptos" w:eastAsia="Times New Roman" w:hAnsi="Aptos" w:cs="Calibri"/>
                <w:color w:val="000000"/>
                <w:kern w:val="0"/>
                <w:sz w:val="16"/>
                <w:szCs w:val="16"/>
                <w:lang w:eastAsia="en-ZW"/>
                <w14:ligatures w14:val="none"/>
              </w:rPr>
              <w:t xml:space="preserve"> </w:t>
            </w:r>
            <w:r w:rsidRPr="001578B0">
              <w:rPr>
                <w:rFonts w:ascii="Aptos" w:eastAsia="Times New Roman" w:hAnsi="Aptos" w:cs="Calibri"/>
                <w:color w:val="000000"/>
                <w:kern w:val="0"/>
                <w:sz w:val="16"/>
                <w:szCs w:val="16"/>
                <w:lang w:eastAsia="en-ZW"/>
                <w14:ligatures w14:val="none"/>
              </w:rPr>
              <w:t>Dec</w:t>
            </w:r>
          </w:p>
        </w:tc>
        <w:tc>
          <w:tcPr>
            <w:tcW w:w="380" w:type="pct"/>
            <w:noWrap/>
            <w:hideMark/>
          </w:tcPr>
          <w:p w14:paraId="5AE5059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0.22</w:t>
            </w:r>
          </w:p>
        </w:tc>
        <w:tc>
          <w:tcPr>
            <w:tcW w:w="380" w:type="pct"/>
            <w:noWrap/>
            <w:hideMark/>
          </w:tcPr>
          <w:p w14:paraId="1F1574C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0.42</w:t>
            </w:r>
          </w:p>
        </w:tc>
        <w:tc>
          <w:tcPr>
            <w:tcW w:w="489" w:type="pct"/>
            <w:noWrap/>
            <w:hideMark/>
          </w:tcPr>
          <w:p w14:paraId="152E1C9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250A761D"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1D61FA0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52C26B1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504" w:type="pct"/>
            <w:noWrap/>
            <w:hideMark/>
          </w:tcPr>
          <w:p w14:paraId="079304D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344023F0" w14:textId="77777777" w:rsidTr="006D50FD">
        <w:trPr>
          <w:trHeight w:val="288"/>
        </w:trPr>
        <w:tc>
          <w:tcPr>
            <w:tcW w:w="1492" w:type="pct"/>
            <w:noWrap/>
            <w:hideMark/>
          </w:tcPr>
          <w:p w14:paraId="16BF991D" w14:textId="65893E03" w:rsidR="006D50FD" w:rsidRPr="001578B0" w:rsidRDefault="00394025"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 xml:space="preserve">Sowing date: </w:t>
            </w:r>
            <w:r w:rsidR="00DF2879" w:rsidRPr="001578B0">
              <w:rPr>
                <w:rFonts w:ascii="Aptos" w:eastAsia="Times New Roman" w:hAnsi="Aptos" w:cs="Calibri"/>
                <w:color w:val="000000"/>
                <w:kern w:val="0"/>
                <w:sz w:val="16"/>
                <w:szCs w:val="16"/>
                <w:lang w:eastAsia="en-ZW"/>
                <w14:ligatures w14:val="none"/>
              </w:rPr>
              <w:t>21</w:t>
            </w:r>
            <w:r w:rsidR="00DF2879" w:rsidRPr="001578B0">
              <w:rPr>
                <w:rFonts w:ascii="Aptos" w:eastAsia="Times New Roman" w:hAnsi="Aptos" w:cs="Calibri"/>
                <w:color w:val="000000"/>
                <w:kern w:val="0"/>
                <w:sz w:val="16"/>
                <w:szCs w:val="16"/>
                <w:vertAlign w:val="superscript"/>
                <w:lang w:eastAsia="en-ZW"/>
                <w14:ligatures w14:val="none"/>
              </w:rPr>
              <w:t>st</w:t>
            </w:r>
            <w:r w:rsidR="00DF2879" w:rsidRPr="001578B0">
              <w:rPr>
                <w:rFonts w:ascii="Aptos" w:eastAsia="Times New Roman" w:hAnsi="Aptos" w:cs="Calibri"/>
                <w:color w:val="000000"/>
                <w:kern w:val="0"/>
                <w:sz w:val="16"/>
                <w:szCs w:val="16"/>
                <w:lang w:eastAsia="en-ZW"/>
                <w14:ligatures w14:val="none"/>
              </w:rPr>
              <w:t xml:space="preserve"> </w:t>
            </w:r>
            <w:r w:rsidR="00F106AE" w:rsidRPr="001578B0">
              <w:rPr>
                <w:rFonts w:ascii="Aptos" w:eastAsia="Times New Roman" w:hAnsi="Aptos" w:cs="Calibri"/>
                <w:color w:val="000000"/>
                <w:kern w:val="0"/>
                <w:sz w:val="16"/>
                <w:szCs w:val="16"/>
                <w:lang w:eastAsia="en-ZW"/>
                <w14:ligatures w14:val="none"/>
              </w:rPr>
              <w:t>Nov</w:t>
            </w:r>
            <w:r w:rsidR="00DF2879" w:rsidRPr="001578B0">
              <w:rPr>
                <w:rFonts w:ascii="Aptos" w:eastAsia="Times New Roman" w:hAnsi="Aptos" w:cs="Calibri"/>
                <w:color w:val="000000"/>
                <w:kern w:val="0"/>
                <w:sz w:val="16"/>
                <w:szCs w:val="16"/>
                <w:lang w:eastAsia="en-ZW"/>
                <w14:ligatures w14:val="none"/>
              </w:rPr>
              <w:t>-30</w:t>
            </w:r>
            <w:r w:rsidR="00DF2879" w:rsidRPr="001578B0">
              <w:rPr>
                <w:rFonts w:ascii="Aptos" w:eastAsia="Times New Roman" w:hAnsi="Aptos" w:cs="Calibri"/>
                <w:color w:val="000000"/>
                <w:kern w:val="0"/>
                <w:sz w:val="16"/>
                <w:szCs w:val="16"/>
                <w:vertAlign w:val="superscript"/>
                <w:lang w:eastAsia="en-ZW"/>
                <w14:ligatures w14:val="none"/>
              </w:rPr>
              <w:t>th</w:t>
            </w:r>
            <w:r w:rsidR="00DF2879" w:rsidRPr="001578B0">
              <w:rPr>
                <w:rFonts w:ascii="Aptos" w:eastAsia="Times New Roman" w:hAnsi="Aptos" w:cs="Calibri"/>
                <w:color w:val="000000"/>
                <w:kern w:val="0"/>
                <w:sz w:val="16"/>
                <w:szCs w:val="16"/>
                <w:lang w:eastAsia="en-ZW"/>
                <w14:ligatures w14:val="none"/>
              </w:rPr>
              <w:t xml:space="preserve"> </w:t>
            </w:r>
            <w:r w:rsidR="00F106AE" w:rsidRPr="001578B0">
              <w:rPr>
                <w:rFonts w:ascii="Aptos" w:eastAsia="Times New Roman" w:hAnsi="Aptos" w:cs="Calibri"/>
                <w:color w:val="000000"/>
                <w:kern w:val="0"/>
                <w:sz w:val="16"/>
                <w:szCs w:val="16"/>
                <w:lang w:eastAsia="en-ZW"/>
                <w14:ligatures w14:val="none"/>
              </w:rPr>
              <w:t>Nov</w:t>
            </w:r>
          </w:p>
        </w:tc>
        <w:tc>
          <w:tcPr>
            <w:tcW w:w="380" w:type="pct"/>
            <w:noWrap/>
            <w:hideMark/>
          </w:tcPr>
          <w:p w14:paraId="4F61BBC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0.41</w:t>
            </w:r>
          </w:p>
        </w:tc>
        <w:tc>
          <w:tcPr>
            <w:tcW w:w="380" w:type="pct"/>
            <w:noWrap/>
            <w:hideMark/>
          </w:tcPr>
          <w:p w14:paraId="736CF39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0.49</w:t>
            </w:r>
          </w:p>
        </w:tc>
        <w:tc>
          <w:tcPr>
            <w:tcW w:w="489" w:type="pct"/>
            <w:noWrap/>
            <w:hideMark/>
          </w:tcPr>
          <w:p w14:paraId="35C9DA3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1BC49133"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5F030D9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132E5A2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504" w:type="pct"/>
            <w:noWrap/>
            <w:hideMark/>
          </w:tcPr>
          <w:p w14:paraId="7445C915"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677A30C2" w14:textId="77777777" w:rsidTr="006D50FD">
        <w:trPr>
          <w:trHeight w:val="288"/>
        </w:trPr>
        <w:tc>
          <w:tcPr>
            <w:tcW w:w="1492" w:type="pct"/>
            <w:noWrap/>
            <w:hideMark/>
          </w:tcPr>
          <w:p w14:paraId="1BAF8B07" w14:textId="2420A4BD" w:rsidR="006D50FD" w:rsidRPr="001578B0" w:rsidRDefault="006D50FD"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Sowin</w:t>
            </w:r>
            <w:r w:rsidR="00DF2879" w:rsidRPr="001578B0">
              <w:rPr>
                <w:rFonts w:ascii="Aptos" w:eastAsia="Times New Roman" w:hAnsi="Aptos" w:cs="Calibri"/>
                <w:color w:val="000000"/>
                <w:kern w:val="0"/>
                <w:sz w:val="16"/>
                <w:szCs w:val="16"/>
                <w:lang w:eastAsia="en-ZW"/>
                <w14:ligatures w14:val="none"/>
              </w:rPr>
              <w:t xml:space="preserve">g date: </w:t>
            </w:r>
            <w:r w:rsidR="00F106AE" w:rsidRPr="001578B0">
              <w:rPr>
                <w:rFonts w:ascii="Aptos" w:eastAsia="Times New Roman" w:hAnsi="Aptos" w:cs="Calibri"/>
                <w:color w:val="000000"/>
                <w:kern w:val="0"/>
                <w:sz w:val="16"/>
                <w:szCs w:val="16"/>
                <w:lang w:eastAsia="en-ZW"/>
                <w14:ligatures w14:val="none"/>
              </w:rPr>
              <w:t>11</w:t>
            </w:r>
            <w:r w:rsidR="00F106AE" w:rsidRPr="001578B0">
              <w:rPr>
                <w:rFonts w:ascii="Aptos" w:eastAsia="Times New Roman" w:hAnsi="Aptos" w:cs="Calibri"/>
                <w:color w:val="000000"/>
                <w:kern w:val="0"/>
                <w:sz w:val="16"/>
                <w:szCs w:val="16"/>
                <w:vertAlign w:val="superscript"/>
                <w:lang w:eastAsia="en-ZW"/>
                <w14:ligatures w14:val="none"/>
              </w:rPr>
              <w:t>th</w:t>
            </w:r>
            <w:r w:rsidR="00F106AE" w:rsidRPr="001578B0">
              <w:rPr>
                <w:rFonts w:ascii="Aptos" w:eastAsia="Times New Roman" w:hAnsi="Aptos" w:cs="Calibri"/>
                <w:color w:val="000000"/>
                <w:kern w:val="0"/>
                <w:sz w:val="16"/>
                <w:szCs w:val="16"/>
                <w:lang w:eastAsia="en-ZW"/>
                <w14:ligatures w14:val="none"/>
              </w:rPr>
              <w:t xml:space="preserve"> Nov-20</w:t>
            </w:r>
            <w:r w:rsidR="00F106AE" w:rsidRPr="001578B0">
              <w:rPr>
                <w:rFonts w:ascii="Aptos" w:eastAsia="Times New Roman" w:hAnsi="Aptos" w:cs="Calibri"/>
                <w:color w:val="000000"/>
                <w:kern w:val="0"/>
                <w:sz w:val="16"/>
                <w:szCs w:val="16"/>
                <w:vertAlign w:val="superscript"/>
                <w:lang w:eastAsia="en-ZW"/>
                <w14:ligatures w14:val="none"/>
              </w:rPr>
              <w:t>th</w:t>
            </w:r>
            <w:r w:rsidR="00F106AE" w:rsidRPr="001578B0">
              <w:rPr>
                <w:rFonts w:ascii="Aptos" w:eastAsia="Times New Roman" w:hAnsi="Aptos" w:cs="Calibri"/>
                <w:color w:val="000000"/>
                <w:kern w:val="0"/>
                <w:sz w:val="16"/>
                <w:szCs w:val="16"/>
                <w:lang w:eastAsia="en-ZW"/>
                <w14:ligatures w14:val="none"/>
              </w:rPr>
              <w:t xml:space="preserve"> Nov</w:t>
            </w:r>
          </w:p>
        </w:tc>
        <w:tc>
          <w:tcPr>
            <w:tcW w:w="380" w:type="pct"/>
            <w:noWrap/>
            <w:hideMark/>
          </w:tcPr>
          <w:p w14:paraId="3875410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0.22</w:t>
            </w:r>
          </w:p>
        </w:tc>
        <w:tc>
          <w:tcPr>
            <w:tcW w:w="380" w:type="pct"/>
            <w:noWrap/>
            <w:hideMark/>
          </w:tcPr>
          <w:p w14:paraId="054D110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0.42</w:t>
            </w:r>
          </w:p>
        </w:tc>
        <w:tc>
          <w:tcPr>
            <w:tcW w:w="489" w:type="pct"/>
            <w:noWrap/>
            <w:hideMark/>
          </w:tcPr>
          <w:p w14:paraId="7891E3D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0FDED42D"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727E7BD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7960E6F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504" w:type="pct"/>
            <w:noWrap/>
            <w:hideMark/>
          </w:tcPr>
          <w:p w14:paraId="1589EDF3"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7EBC128B" w14:textId="77777777" w:rsidTr="006D50FD">
        <w:trPr>
          <w:trHeight w:val="288"/>
        </w:trPr>
        <w:tc>
          <w:tcPr>
            <w:tcW w:w="1492" w:type="pct"/>
            <w:noWrap/>
            <w:hideMark/>
          </w:tcPr>
          <w:p w14:paraId="55AD6621" w14:textId="5A3DFAC7" w:rsidR="006D50FD" w:rsidRPr="001578B0" w:rsidRDefault="006D50FD"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Sowing</w:t>
            </w:r>
            <w:r w:rsidR="00F106AE" w:rsidRPr="001578B0">
              <w:rPr>
                <w:rFonts w:ascii="Aptos" w:eastAsia="Times New Roman" w:hAnsi="Aptos" w:cs="Calibri"/>
                <w:color w:val="000000"/>
                <w:kern w:val="0"/>
                <w:sz w:val="16"/>
                <w:szCs w:val="16"/>
                <w:lang w:eastAsia="en-ZW"/>
                <w14:ligatures w14:val="none"/>
              </w:rPr>
              <w:t xml:space="preserve"> date: 1-10</w:t>
            </w:r>
            <w:r w:rsidR="00F106AE" w:rsidRPr="001578B0">
              <w:rPr>
                <w:rFonts w:ascii="Aptos" w:eastAsia="Times New Roman" w:hAnsi="Aptos" w:cs="Calibri"/>
                <w:color w:val="000000"/>
                <w:kern w:val="0"/>
                <w:sz w:val="16"/>
                <w:szCs w:val="16"/>
                <w:vertAlign w:val="superscript"/>
                <w:lang w:eastAsia="en-ZW"/>
                <w14:ligatures w14:val="none"/>
              </w:rPr>
              <w:t>th</w:t>
            </w:r>
            <w:r w:rsidR="00F106AE" w:rsidRPr="001578B0">
              <w:rPr>
                <w:rFonts w:ascii="Aptos" w:eastAsia="Times New Roman" w:hAnsi="Aptos" w:cs="Calibri"/>
                <w:color w:val="000000"/>
                <w:kern w:val="0"/>
                <w:sz w:val="16"/>
                <w:szCs w:val="16"/>
                <w:lang w:eastAsia="en-ZW"/>
                <w14:ligatures w14:val="none"/>
              </w:rPr>
              <w:t xml:space="preserve"> Nov</w:t>
            </w:r>
          </w:p>
        </w:tc>
        <w:tc>
          <w:tcPr>
            <w:tcW w:w="380" w:type="pct"/>
            <w:noWrap/>
            <w:hideMark/>
          </w:tcPr>
          <w:p w14:paraId="7833F02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0.05</w:t>
            </w:r>
          </w:p>
        </w:tc>
        <w:tc>
          <w:tcPr>
            <w:tcW w:w="380" w:type="pct"/>
            <w:noWrap/>
            <w:hideMark/>
          </w:tcPr>
          <w:p w14:paraId="7B910525"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0.23</w:t>
            </w:r>
          </w:p>
        </w:tc>
        <w:tc>
          <w:tcPr>
            <w:tcW w:w="489" w:type="pct"/>
            <w:noWrap/>
            <w:hideMark/>
          </w:tcPr>
          <w:p w14:paraId="057F5BC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01EF793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5B0B049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50BC9A4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504" w:type="pct"/>
            <w:noWrap/>
            <w:hideMark/>
          </w:tcPr>
          <w:p w14:paraId="6E77A32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7D305E64" w14:textId="77777777" w:rsidTr="006D50FD">
        <w:trPr>
          <w:trHeight w:val="288"/>
        </w:trPr>
        <w:tc>
          <w:tcPr>
            <w:tcW w:w="1492" w:type="pct"/>
            <w:noWrap/>
            <w:hideMark/>
          </w:tcPr>
          <w:p w14:paraId="10206200" w14:textId="0C3A29F4" w:rsidR="006D50FD" w:rsidRPr="001578B0" w:rsidRDefault="00EF4053"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No s</w:t>
            </w:r>
            <w:r w:rsidR="006D50FD" w:rsidRPr="001578B0">
              <w:rPr>
                <w:rFonts w:ascii="Aptos" w:eastAsia="Times New Roman" w:hAnsi="Aptos" w:cs="Calibri"/>
                <w:color w:val="000000"/>
                <w:kern w:val="0"/>
                <w:sz w:val="16"/>
                <w:szCs w:val="16"/>
                <w:lang w:eastAsia="en-ZW"/>
                <w14:ligatures w14:val="none"/>
              </w:rPr>
              <w:t>chooling</w:t>
            </w:r>
          </w:p>
        </w:tc>
        <w:tc>
          <w:tcPr>
            <w:tcW w:w="380" w:type="pct"/>
            <w:noWrap/>
            <w:hideMark/>
          </w:tcPr>
          <w:p w14:paraId="455C4515"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0.27</w:t>
            </w:r>
          </w:p>
        </w:tc>
        <w:tc>
          <w:tcPr>
            <w:tcW w:w="380" w:type="pct"/>
            <w:noWrap/>
            <w:hideMark/>
          </w:tcPr>
          <w:p w14:paraId="7FD3217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0.45</w:t>
            </w:r>
          </w:p>
        </w:tc>
        <w:tc>
          <w:tcPr>
            <w:tcW w:w="489" w:type="pct"/>
            <w:noWrap/>
            <w:hideMark/>
          </w:tcPr>
          <w:p w14:paraId="61B81FE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6FACF85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59C04BD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412A6B5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504" w:type="pct"/>
            <w:noWrap/>
            <w:hideMark/>
          </w:tcPr>
          <w:p w14:paraId="1363F81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4E772C15" w14:textId="77777777" w:rsidTr="006D50FD">
        <w:trPr>
          <w:trHeight w:val="288"/>
        </w:trPr>
        <w:tc>
          <w:tcPr>
            <w:tcW w:w="1492" w:type="pct"/>
            <w:noWrap/>
            <w:hideMark/>
          </w:tcPr>
          <w:p w14:paraId="43A227B3" w14:textId="629A9652" w:rsidR="006D50FD" w:rsidRPr="001578B0" w:rsidRDefault="00F106AE"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Primary</w:t>
            </w:r>
          </w:p>
        </w:tc>
        <w:tc>
          <w:tcPr>
            <w:tcW w:w="380" w:type="pct"/>
            <w:noWrap/>
            <w:hideMark/>
          </w:tcPr>
          <w:p w14:paraId="3ED9E42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0.30</w:t>
            </w:r>
          </w:p>
        </w:tc>
        <w:tc>
          <w:tcPr>
            <w:tcW w:w="380" w:type="pct"/>
            <w:noWrap/>
            <w:hideMark/>
          </w:tcPr>
          <w:p w14:paraId="48129C1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0.46</w:t>
            </w:r>
          </w:p>
        </w:tc>
        <w:tc>
          <w:tcPr>
            <w:tcW w:w="489" w:type="pct"/>
            <w:noWrap/>
            <w:hideMark/>
          </w:tcPr>
          <w:p w14:paraId="0CFBC64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31F1443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0FD1D575"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7FF6B22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504" w:type="pct"/>
            <w:noWrap/>
            <w:hideMark/>
          </w:tcPr>
          <w:p w14:paraId="361E964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5747E5E4" w14:textId="77777777" w:rsidTr="006D50FD">
        <w:trPr>
          <w:trHeight w:val="288"/>
        </w:trPr>
        <w:tc>
          <w:tcPr>
            <w:tcW w:w="1492" w:type="pct"/>
            <w:noWrap/>
            <w:hideMark/>
          </w:tcPr>
          <w:p w14:paraId="4CE2EDC1" w14:textId="06985167" w:rsidR="006D50FD" w:rsidRPr="001578B0" w:rsidRDefault="00F106AE"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Matriculation</w:t>
            </w:r>
          </w:p>
        </w:tc>
        <w:tc>
          <w:tcPr>
            <w:tcW w:w="380" w:type="pct"/>
            <w:noWrap/>
            <w:hideMark/>
          </w:tcPr>
          <w:p w14:paraId="38C7F3E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0.21</w:t>
            </w:r>
          </w:p>
        </w:tc>
        <w:tc>
          <w:tcPr>
            <w:tcW w:w="380" w:type="pct"/>
            <w:noWrap/>
            <w:hideMark/>
          </w:tcPr>
          <w:p w14:paraId="69E5E41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0.41</w:t>
            </w:r>
          </w:p>
        </w:tc>
        <w:tc>
          <w:tcPr>
            <w:tcW w:w="489" w:type="pct"/>
            <w:noWrap/>
            <w:hideMark/>
          </w:tcPr>
          <w:p w14:paraId="336C8FD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66D6EF23"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5EA10F3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63D1BAB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504" w:type="pct"/>
            <w:noWrap/>
            <w:hideMark/>
          </w:tcPr>
          <w:p w14:paraId="7FF4395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0D4F206B" w14:textId="77777777" w:rsidTr="006D50FD">
        <w:trPr>
          <w:trHeight w:val="288"/>
        </w:trPr>
        <w:tc>
          <w:tcPr>
            <w:tcW w:w="1492" w:type="pct"/>
            <w:noWrap/>
            <w:hideMark/>
          </w:tcPr>
          <w:p w14:paraId="7C4B3344" w14:textId="271B61AD" w:rsidR="006D50FD" w:rsidRPr="001578B0" w:rsidRDefault="00F106AE"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Senior secondary</w:t>
            </w:r>
          </w:p>
        </w:tc>
        <w:tc>
          <w:tcPr>
            <w:tcW w:w="380" w:type="pct"/>
            <w:noWrap/>
            <w:hideMark/>
          </w:tcPr>
          <w:p w14:paraId="6BFAB6E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0.11</w:t>
            </w:r>
          </w:p>
        </w:tc>
        <w:tc>
          <w:tcPr>
            <w:tcW w:w="380" w:type="pct"/>
            <w:noWrap/>
            <w:hideMark/>
          </w:tcPr>
          <w:p w14:paraId="0C48B2C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0.31</w:t>
            </w:r>
          </w:p>
        </w:tc>
        <w:tc>
          <w:tcPr>
            <w:tcW w:w="489" w:type="pct"/>
            <w:noWrap/>
            <w:hideMark/>
          </w:tcPr>
          <w:p w14:paraId="5BFF9944"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77A7B425"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77B6E59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3E933005"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504" w:type="pct"/>
            <w:noWrap/>
            <w:hideMark/>
          </w:tcPr>
          <w:p w14:paraId="2FA5F90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2086CC4A" w14:textId="77777777" w:rsidTr="006D50FD">
        <w:trPr>
          <w:trHeight w:val="288"/>
        </w:trPr>
        <w:tc>
          <w:tcPr>
            <w:tcW w:w="1492" w:type="pct"/>
            <w:noWrap/>
            <w:hideMark/>
          </w:tcPr>
          <w:p w14:paraId="2F9B560E" w14:textId="07D8EDDC" w:rsidR="006D50FD" w:rsidRPr="001578B0" w:rsidRDefault="00F106AE"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Bachelors</w:t>
            </w:r>
          </w:p>
        </w:tc>
        <w:tc>
          <w:tcPr>
            <w:tcW w:w="380" w:type="pct"/>
            <w:noWrap/>
            <w:hideMark/>
          </w:tcPr>
          <w:p w14:paraId="75411EDD"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0.09</w:t>
            </w:r>
          </w:p>
        </w:tc>
        <w:tc>
          <w:tcPr>
            <w:tcW w:w="380" w:type="pct"/>
            <w:noWrap/>
            <w:hideMark/>
          </w:tcPr>
          <w:p w14:paraId="5E4A04E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0.28</w:t>
            </w:r>
          </w:p>
        </w:tc>
        <w:tc>
          <w:tcPr>
            <w:tcW w:w="489" w:type="pct"/>
            <w:noWrap/>
            <w:hideMark/>
          </w:tcPr>
          <w:p w14:paraId="58AC406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632EB73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1238452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13C1A02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504" w:type="pct"/>
            <w:noWrap/>
            <w:hideMark/>
          </w:tcPr>
          <w:p w14:paraId="062A518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581F4328" w14:textId="77777777" w:rsidTr="006D50FD">
        <w:trPr>
          <w:trHeight w:val="288"/>
        </w:trPr>
        <w:tc>
          <w:tcPr>
            <w:tcW w:w="1492" w:type="pct"/>
            <w:noWrap/>
            <w:hideMark/>
          </w:tcPr>
          <w:p w14:paraId="6E57EC5A" w14:textId="0CC6EBFD" w:rsidR="006D50FD" w:rsidRPr="001578B0" w:rsidRDefault="00F106AE"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Post grad</w:t>
            </w:r>
          </w:p>
        </w:tc>
        <w:tc>
          <w:tcPr>
            <w:tcW w:w="380" w:type="pct"/>
            <w:noWrap/>
            <w:hideMark/>
          </w:tcPr>
          <w:p w14:paraId="3E131EC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0.02</w:t>
            </w:r>
          </w:p>
        </w:tc>
        <w:tc>
          <w:tcPr>
            <w:tcW w:w="380" w:type="pct"/>
            <w:noWrap/>
            <w:hideMark/>
          </w:tcPr>
          <w:p w14:paraId="7E8F6E8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0.14</w:t>
            </w:r>
          </w:p>
        </w:tc>
        <w:tc>
          <w:tcPr>
            <w:tcW w:w="489" w:type="pct"/>
            <w:noWrap/>
            <w:hideMark/>
          </w:tcPr>
          <w:p w14:paraId="5F8F6B5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1C168543"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270310D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3BA9D61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504" w:type="pct"/>
            <w:noWrap/>
            <w:hideMark/>
          </w:tcPr>
          <w:p w14:paraId="7D87A704"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32F5C9E7" w14:textId="77777777" w:rsidTr="006D50FD">
        <w:trPr>
          <w:trHeight w:val="288"/>
        </w:trPr>
        <w:tc>
          <w:tcPr>
            <w:tcW w:w="1492" w:type="pct"/>
            <w:noWrap/>
            <w:hideMark/>
          </w:tcPr>
          <w:p w14:paraId="4260355D" w14:textId="51B6604A" w:rsidR="006D50FD" w:rsidRPr="001578B0" w:rsidRDefault="006D50FD"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N</w:t>
            </w:r>
            <w:r w:rsidR="00F106AE" w:rsidRPr="001578B0">
              <w:rPr>
                <w:rFonts w:ascii="Aptos" w:eastAsia="Times New Roman" w:hAnsi="Aptos" w:cs="Calibri"/>
                <w:color w:val="000000"/>
                <w:kern w:val="0"/>
                <w:sz w:val="16"/>
                <w:szCs w:val="16"/>
                <w:lang w:eastAsia="en-ZW"/>
                <w14:ligatures w14:val="none"/>
              </w:rPr>
              <w:t xml:space="preserve">itrogen </w:t>
            </w:r>
            <w:r w:rsidRPr="001578B0">
              <w:rPr>
                <w:rFonts w:ascii="Aptos" w:eastAsia="Times New Roman" w:hAnsi="Aptos" w:cs="Calibri"/>
                <w:color w:val="000000"/>
                <w:kern w:val="0"/>
                <w:sz w:val="16"/>
                <w:szCs w:val="16"/>
                <w:lang w:eastAsia="en-ZW"/>
                <w14:ligatures w14:val="none"/>
              </w:rPr>
              <w:t>per</w:t>
            </w:r>
            <w:r w:rsidR="00F106AE" w:rsidRPr="001578B0">
              <w:rPr>
                <w:rFonts w:ascii="Aptos" w:eastAsia="Times New Roman" w:hAnsi="Aptos" w:cs="Calibri"/>
                <w:color w:val="000000"/>
                <w:kern w:val="0"/>
                <w:sz w:val="16"/>
                <w:szCs w:val="16"/>
                <w:lang w:eastAsia="en-ZW"/>
                <w14:ligatures w14:val="none"/>
              </w:rPr>
              <w:t xml:space="preserve"> </w:t>
            </w:r>
            <w:r w:rsidRPr="001578B0">
              <w:rPr>
                <w:rFonts w:ascii="Aptos" w:eastAsia="Times New Roman" w:hAnsi="Aptos" w:cs="Calibri"/>
                <w:color w:val="000000"/>
                <w:kern w:val="0"/>
                <w:sz w:val="16"/>
                <w:szCs w:val="16"/>
                <w:lang w:eastAsia="en-ZW"/>
                <w14:ligatures w14:val="none"/>
              </w:rPr>
              <w:t>ha</w:t>
            </w:r>
          </w:p>
        </w:tc>
        <w:tc>
          <w:tcPr>
            <w:tcW w:w="380" w:type="pct"/>
            <w:noWrap/>
            <w:hideMark/>
          </w:tcPr>
          <w:p w14:paraId="7FEC16D5"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130.22</w:t>
            </w:r>
          </w:p>
        </w:tc>
        <w:tc>
          <w:tcPr>
            <w:tcW w:w="380" w:type="pct"/>
            <w:noWrap/>
            <w:hideMark/>
          </w:tcPr>
          <w:p w14:paraId="1F34F8B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37.04</w:t>
            </w:r>
          </w:p>
        </w:tc>
        <w:tc>
          <w:tcPr>
            <w:tcW w:w="489" w:type="pct"/>
            <w:noWrap/>
            <w:hideMark/>
          </w:tcPr>
          <w:p w14:paraId="4E3670C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199061A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105.19</w:t>
            </w:r>
          </w:p>
        </w:tc>
        <w:tc>
          <w:tcPr>
            <w:tcW w:w="410" w:type="pct"/>
            <w:noWrap/>
            <w:hideMark/>
          </w:tcPr>
          <w:p w14:paraId="52FEE65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132.54</w:t>
            </w:r>
          </w:p>
        </w:tc>
        <w:tc>
          <w:tcPr>
            <w:tcW w:w="674" w:type="pct"/>
            <w:noWrap/>
            <w:hideMark/>
          </w:tcPr>
          <w:p w14:paraId="17D8351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156.00</w:t>
            </w:r>
          </w:p>
        </w:tc>
        <w:tc>
          <w:tcPr>
            <w:tcW w:w="504" w:type="pct"/>
            <w:noWrap/>
            <w:hideMark/>
          </w:tcPr>
          <w:p w14:paraId="5C79426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298.47</w:t>
            </w:r>
          </w:p>
        </w:tc>
      </w:tr>
      <w:tr w:rsidR="006D50FD" w:rsidRPr="00FE690E" w14:paraId="356DF11F" w14:textId="77777777" w:rsidTr="006D50FD">
        <w:trPr>
          <w:trHeight w:val="288"/>
        </w:trPr>
        <w:tc>
          <w:tcPr>
            <w:tcW w:w="1492" w:type="pct"/>
            <w:noWrap/>
            <w:hideMark/>
          </w:tcPr>
          <w:p w14:paraId="1A4F8441" w14:textId="78284098" w:rsidR="006D50FD" w:rsidRPr="001578B0" w:rsidRDefault="00F106AE"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 xml:space="preserve">Phosphate </w:t>
            </w:r>
            <w:r w:rsidR="006D50FD" w:rsidRPr="001578B0">
              <w:rPr>
                <w:rFonts w:ascii="Aptos" w:eastAsia="Times New Roman" w:hAnsi="Aptos" w:cs="Calibri"/>
                <w:color w:val="000000"/>
                <w:kern w:val="0"/>
                <w:sz w:val="16"/>
                <w:szCs w:val="16"/>
                <w:lang w:eastAsia="en-ZW"/>
                <w14:ligatures w14:val="none"/>
              </w:rPr>
              <w:t>per</w:t>
            </w:r>
            <w:r w:rsidRPr="001578B0">
              <w:rPr>
                <w:rFonts w:ascii="Aptos" w:eastAsia="Times New Roman" w:hAnsi="Aptos" w:cs="Calibri"/>
                <w:color w:val="000000"/>
                <w:kern w:val="0"/>
                <w:sz w:val="16"/>
                <w:szCs w:val="16"/>
                <w:lang w:eastAsia="en-ZW"/>
                <w14:ligatures w14:val="none"/>
              </w:rPr>
              <w:t xml:space="preserve"> </w:t>
            </w:r>
            <w:r w:rsidR="006D50FD" w:rsidRPr="001578B0">
              <w:rPr>
                <w:rFonts w:ascii="Aptos" w:eastAsia="Times New Roman" w:hAnsi="Aptos" w:cs="Calibri"/>
                <w:color w:val="000000"/>
                <w:kern w:val="0"/>
                <w:sz w:val="16"/>
                <w:szCs w:val="16"/>
                <w:lang w:eastAsia="en-ZW"/>
                <w14:ligatures w14:val="none"/>
              </w:rPr>
              <w:t>ha</w:t>
            </w:r>
          </w:p>
        </w:tc>
        <w:tc>
          <w:tcPr>
            <w:tcW w:w="380" w:type="pct"/>
            <w:noWrap/>
            <w:hideMark/>
          </w:tcPr>
          <w:p w14:paraId="7791633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59.04</w:t>
            </w:r>
          </w:p>
        </w:tc>
        <w:tc>
          <w:tcPr>
            <w:tcW w:w="380" w:type="pct"/>
            <w:noWrap/>
            <w:hideMark/>
          </w:tcPr>
          <w:p w14:paraId="1F981843"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19.63</w:t>
            </w:r>
          </w:p>
        </w:tc>
        <w:tc>
          <w:tcPr>
            <w:tcW w:w="489" w:type="pct"/>
            <w:noWrap/>
            <w:hideMark/>
          </w:tcPr>
          <w:p w14:paraId="28E78FB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568237D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45.43</w:t>
            </w:r>
          </w:p>
        </w:tc>
        <w:tc>
          <w:tcPr>
            <w:tcW w:w="410" w:type="pct"/>
            <w:noWrap/>
            <w:hideMark/>
          </w:tcPr>
          <w:p w14:paraId="5CA57924"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59.78</w:t>
            </w:r>
          </w:p>
        </w:tc>
        <w:tc>
          <w:tcPr>
            <w:tcW w:w="674" w:type="pct"/>
            <w:noWrap/>
            <w:hideMark/>
          </w:tcPr>
          <w:p w14:paraId="532536D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72.69</w:t>
            </w:r>
          </w:p>
        </w:tc>
        <w:tc>
          <w:tcPr>
            <w:tcW w:w="504" w:type="pct"/>
            <w:noWrap/>
            <w:hideMark/>
          </w:tcPr>
          <w:p w14:paraId="55B5AB0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212.96</w:t>
            </w:r>
          </w:p>
        </w:tc>
      </w:tr>
      <w:tr w:rsidR="006D50FD" w:rsidRPr="00FE690E" w14:paraId="5B757807" w14:textId="77777777" w:rsidTr="006D50FD">
        <w:trPr>
          <w:trHeight w:val="288"/>
        </w:trPr>
        <w:tc>
          <w:tcPr>
            <w:tcW w:w="1492" w:type="pct"/>
            <w:noWrap/>
            <w:hideMark/>
          </w:tcPr>
          <w:p w14:paraId="55C80F19" w14:textId="4B234307" w:rsidR="006D50FD" w:rsidRPr="001578B0" w:rsidRDefault="006D50FD"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Weed</w:t>
            </w:r>
            <w:r w:rsidR="00F106AE" w:rsidRPr="001578B0">
              <w:rPr>
                <w:rFonts w:ascii="Aptos" w:eastAsia="Times New Roman" w:hAnsi="Aptos" w:cs="Calibri"/>
                <w:color w:val="000000"/>
                <w:kern w:val="0"/>
                <w:sz w:val="16"/>
                <w:szCs w:val="16"/>
                <w:lang w:eastAsia="en-ZW"/>
                <w14:ligatures w14:val="none"/>
              </w:rPr>
              <w:t>ed</w:t>
            </w:r>
          </w:p>
        </w:tc>
        <w:tc>
          <w:tcPr>
            <w:tcW w:w="380" w:type="pct"/>
            <w:noWrap/>
            <w:hideMark/>
          </w:tcPr>
          <w:p w14:paraId="76F80DF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0.76</w:t>
            </w:r>
          </w:p>
        </w:tc>
        <w:tc>
          <w:tcPr>
            <w:tcW w:w="380" w:type="pct"/>
            <w:noWrap/>
            <w:hideMark/>
          </w:tcPr>
          <w:p w14:paraId="253BCAE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0.43</w:t>
            </w:r>
          </w:p>
        </w:tc>
        <w:tc>
          <w:tcPr>
            <w:tcW w:w="489" w:type="pct"/>
            <w:noWrap/>
            <w:hideMark/>
          </w:tcPr>
          <w:p w14:paraId="01E4504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2EE92C8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410" w:type="pct"/>
            <w:noWrap/>
            <w:hideMark/>
          </w:tcPr>
          <w:p w14:paraId="425F1F3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674" w:type="pct"/>
            <w:noWrap/>
            <w:hideMark/>
          </w:tcPr>
          <w:p w14:paraId="563DC42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504" w:type="pct"/>
            <w:noWrap/>
            <w:hideMark/>
          </w:tcPr>
          <w:p w14:paraId="1A9B862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133EAD5B" w14:textId="77777777" w:rsidTr="006D50FD">
        <w:trPr>
          <w:trHeight w:val="288"/>
        </w:trPr>
        <w:tc>
          <w:tcPr>
            <w:tcW w:w="1492" w:type="pct"/>
            <w:noWrap/>
            <w:hideMark/>
          </w:tcPr>
          <w:p w14:paraId="448A8ECB" w14:textId="17EDB4D1" w:rsidR="006D50FD" w:rsidRPr="001578B0" w:rsidRDefault="00D04E95"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Timely sown variety</w:t>
            </w:r>
          </w:p>
        </w:tc>
        <w:tc>
          <w:tcPr>
            <w:tcW w:w="380" w:type="pct"/>
            <w:noWrap/>
            <w:hideMark/>
          </w:tcPr>
          <w:p w14:paraId="1294CAF4"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0.53</w:t>
            </w:r>
          </w:p>
        </w:tc>
        <w:tc>
          <w:tcPr>
            <w:tcW w:w="380" w:type="pct"/>
            <w:noWrap/>
            <w:hideMark/>
          </w:tcPr>
          <w:p w14:paraId="713AB7D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0.50</w:t>
            </w:r>
          </w:p>
        </w:tc>
        <w:tc>
          <w:tcPr>
            <w:tcW w:w="489" w:type="pct"/>
            <w:noWrap/>
            <w:hideMark/>
          </w:tcPr>
          <w:p w14:paraId="74ACDFE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2717289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3E7D0A3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674" w:type="pct"/>
            <w:noWrap/>
            <w:hideMark/>
          </w:tcPr>
          <w:p w14:paraId="5DFCAB6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504" w:type="pct"/>
            <w:noWrap/>
            <w:hideMark/>
          </w:tcPr>
          <w:p w14:paraId="414871B3"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05C0E31F" w14:textId="77777777" w:rsidTr="006D50FD">
        <w:trPr>
          <w:trHeight w:val="288"/>
        </w:trPr>
        <w:tc>
          <w:tcPr>
            <w:tcW w:w="1492" w:type="pct"/>
            <w:noWrap/>
            <w:hideMark/>
          </w:tcPr>
          <w:p w14:paraId="471C30DE" w14:textId="62207604" w:rsidR="006D50FD" w:rsidRPr="001578B0" w:rsidRDefault="00FE3F7E"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Weed severity (1-</w:t>
            </w:r>
            <w:r w:rsidR="006E5D7B" w:rsidRPr="001578B0">
              <w:rPr>
                <w:rFonts w:ascii="Aptos" w:eastAsia="Times New Roman" w:hAnsi="Aptos" w:cs="Calibri"/>
                <w:color w:val="000000"/>
                <w:kern w:val="0"/>
                <w:sz w:val="16"/>
                <w:szCs w:val="16"/>
                <w:lang w:eastAsia="en-ZW"/>
                <w14:ligatures w14:val="none"/>
              </w:rPr>
              <w:t>4</w:t>
            </w:r>
            <w:r w:rsidRPr="001578B0">
              <w:rPr>
                <w:rFonts w:ascii="Aptos" w:eastAsia="Times New Roman" w:hAnsi="Aptos" w:cs="Calibri"/>
                <w:color w:val="000000"/>
                <w:kern w:val="0"/>
                <w:sz w:val="16"/>
                <w:szCs w:val="16"/>
                <w:lang w:eastAsia="en-ZW"/>
                <w14:ligatures w14:val="none"/>
              </w:rPr>
              <w:t>)</w:t>
            </w:r>
          </w:p>
        </w:tc>
        <w:tc>
          <w:tcPr>
            <w:tcW w:w="380" w:type="pct"/>
            <w:noWrap/>
            <w:hideMark/>
          </w:tcPr>
          <w:p w14:paraId="1F8B7E75"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2.72</w:t>
            </w:r>
          </w:p>
        </w:tc>
        <w:tc>
          <w:tcPr>
            <w:tcW w:w="380" w:type="pct"/>
            <w:noWrap/>
            <w:hideMark/>
          </w:tcPr>
          <w:p w14:paraId="457EFEC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0.76</w:t>
            </w:r>
          </w:p>
        </w:tc>
        <w:tc>
          <w:tcPr>
            <w:tcW w:w="489" w:type="pct"/>
            <w:noWrap/>
            <w:hideMark/>
          </w:tcPr>
          <w:p w14:paraId="3400316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671" w:type="pct"/>
            <w:noWrap/>
            <w:hideMark/>
          </w:tcPr>
          <w:p w14:paraId="0674A0A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2.00</w:t>
            </w:r>
          </w:p>
        </w:tc>
        <w:tc>
          <w:tcPr>
            <w:tcW w:w="410" w:type="pct"/>
            <w:noWrap/>
            <w:hideMark/>
          </w:tcPr>
          <w:p w14:paraId="4343E4C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3.00</w:t>
            </w:r>
          </w:p>
        </w:tc>
        <w:tc>
          <w:tcPr>
            <w:tcW w:w="674" w:type="pct"/>
            <w:noWrap/>
            <w:hideMark/>
          </w:tcPr>
          <w:p w14:paraId="1EACBCC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3.00</w:t>
            </w:r>
          </w:p>
        </w:tc>
        <w:tc>
          <w:tcPr>
            <w:tcW w:w="504" w:type="pct"/>
            <w:noWrap/>
            <w:hideMark/>
          </w:tcPr>
          <w:p w14:paraId="63D1E16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4.00</w:t>
            </w:r>
          </w:p>
        </w:tc>
      </w:tr>
      <w:tr w:rsidR="006D50FD" w:rsidRPr="00FE690E" w14:paraId="2051B6B2" w14:textId="77777777" w:rsidTr="006D50FD">
        <w:trPr>
          <w:trHeight w:val="288"/>
        </w:trPr>
        <w:tc>
          <w:tcPr>
            <w:tcW w:w="1492" w:type="pct"/>
            <w:noWrap/>
            <w:hideMark/>
          </w:tcPr>
          <w:p w14:paraId="53D5C04D" w14:textId="5F0198E7" w:rsidR="006D50FD" w:rsidRPr="001578B0" w:rsidRDefault="00FE3F7E"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Disease severity (1-</w:t>
            </w:r>
            <w:r w:rsidR="006E5D7B" w:rsidRPr="001578B0">
              <w:rPr>
                <w:rFonts w:ascii="Aptos" w:eastAsia="Times New Roman" w:hAnsi="Aptos" w:cs="Calibri"/>
                <w:color w:val="000000"/>
                <w:kern w:val="0"/>
                <w:sz w:val="16"/>
                <w:szCs w:val="16"/>
                <w:lang w:eastAsia="en-ZW"/>
                <w14:ligatures w14:val="none"/>
              </w:rPr>
              <w:t>4</w:t>
            </w:r>
            <w:r w:rsidRPr="001578B0">
              <w:rPr>
                <w:rFonts w:ascii="Aptos" w:eastAsia="Times New Roman" w:hAnsi="Aptos" w:cs="Calibri"/>
                <w:color w:val="000000"/>
                <w:kern w:val="0"/>
                <w:sz w:val="16"/>
                <w:szCs w:val="16"/>
                <w:lang w:eastAsia="en-ZW"/>
                <w14:ligatures w14:val="none"/>
              </w:rPr>
              <w:t>)</w:t>
            </w:r>
          </w:p>
        </w:tc>
        <w:tc>
          <w:tcPr>
            <w:tcW w:w="380" w:type="pct"/>
            <w:noWrap/>
            <w:hideMark/>
          </w:tcPr>
          <w:p w14:paraId="4A3F31F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1.47</w:t>
            </w:r>
          </w:p>
        </w:tc>
        <w:tc>
          <w:tcPr>
            <w:tcW w:w="380" w:type="pct"/>
            <w:noWrap/>
            <w:hideMark/>
          </w:tcPr>
          <w:p w14:paraId="756CFBC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0.70</w:t>
            </w:r>
          </w:p>
        </w:tc>
        <w:tc>
          <w:tcPr>
            <w:tcW w:w="489" w:type="pct"/>
            <w:noWrap/>
            <w:hideMark/>
          </w:tcPr>
          <w:p w14:paraId="71046885"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671" w:type="pct"/>
            <w:noWrap/>
            <w:hideMark/>
          </w:tcPr>
          <w:p w14:paraId="512AA52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410" w:type="pct"/>
            <w:noWrap/>
            <w:hideMark/>
          </w:tcPr>
          <w:p w14:paraId="6C0DFC1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674" w:type="pct"/>
            <w:noWrap/>
            <w:hideMark/>
          </w:tcPr>
          <w:p w14:paraId="6F8BF58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2.00</w:t>
            </w:r>
          </w:p>
        </w:tc>
        <w:tc>
          <w:tcPr>
            <w:tcW w:w="504" w:type="pct"/>
            <w:noWrap/>
            <w:hideMark/>
          </w:tcPr>
          <w:p w14:paraId="67576F3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4.00</w:t>
            </w:r>
          </w:p>
        </w:tc>
      </w:tr>
      <w:tr w:rsidR="006D50FD" w:rsidRPr="00FE690E" w14:paraId="1B57C67C" w14:textId="77777777" w:rsidTr="006D50FD">
        <w:trPr>
          <w:trHeight w:val="288"/>
        </w:trPr>
        <w:tc>
          <w:tcPr>
            <w:tcW w:w="1492" w:type="pct"/>
            <w:noWrap/>
            <w:hideMark/>
          </w:tcPr>
          <w:p w14:paraId="79DA82DB" w14:textId="0BB58C62" w:rsidR="006D50FD" w:rsidRPr="001578B0" w:rsidRDefault="006E5D7B"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Insect severity (1-4)</w:t>
            </w:r>
          </w:p>
        </w:tc>
        <w:tc>
          <w:tcPr>
            <w:tcW w:w="380" w:type="pct"/>
            <w:noWrap/>
            <w:hideMark/>
          </w:tcPr>
          <w:p w14:paraId="4EDB149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1.60</w:t>
            </w:r>
          </w:p>
        </w:tc>
        <w:tc>
          <w:tcPr>
            <w:tcW w:w="380" w:type="pct"/>
            <w:noWrap/>
            <w:hideMark/>
          </w:tcPr>
          <w:p w14:paraId="45B23A53"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0.76</w:t>
            </w:r>
          </w:p>
        </w:tc>
        <w:tc>
          <w:tcPr>
            <w:tcW w:w="489" w:type="pct"/>
            <w:noWrap/>
            <w:hideMark/>
          </w:tcPr>
          <w:p w14:paraId="61746EF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671" w:type="pct"/>
            <w:noWrap/>
            <w:hideMark/>
          </w:tcPr>
          <w:p w14:paraId="4AD1303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410" w:type="pct"/>
            <w:noWrap/>
            <w:hideMark/>
          </w:tcPr>
          <w:p w14:paraId="5633F3A4"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674" w:type="pct"/>
            <w:noWrap/>
            <w:hideMark/>
          </w:tcPr>
          <w:p w14:paraId="2216BADD"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2.00</w:t>
            </w:r>
          </w:p>
        </w:tc>
        <w:tc>
          <w:tcPr>
            <w:tcW w:w="504" w:type="pct"/>
            <w:noWrap/>
            <w:hideMark/>
          </w:tcPr>
          <w:p w14:paraId="5D0B736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4.00</w:t>
            </w:r>
          </w:p>
        </w:tc>
      </w:tr>
      <w:tr w:rsidR="006D50FD" w:rsidRPr="00FE690E" w14:paraId="77B4F919" w14:textId="77777777" w:rsidTr="006D50FD">
        <w:trPr>
          <w:trHeight w:val="288"/>
        </w:trPr>
        <w:tc>
          <w:tcPr>
            <w:tcW w:w="1492" w:type="pct"/>
            <w:noWrap/>
            <w:hideMark/>
          </w:tcPr>
          <w:p w14:paraId="11664B22" w14:textId="33F39513" w:rsidR="006D50FD" w:rsidRPr="001578B0" w:rsidRDefault="006E5D7B"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Drought severity (1-4)</w:t>
            </w:r>
          </w:p>
        </w:tc>
        <w:tc>
          <w:tcPr>
            <w:tcW w:w="380" w:type="pct"/>
            <w:noWrap/>
            <w:hideMark/>
          </w:tcPr>
          <w:p w14:paraId="1C5D00C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1.94</w:t>
            </w:r>
          </w:p>
        </w:tc>
        <w:tc>
          <w:tcPr>
            <w:tcW w:w="380" w:type="pct"/>
            <w:noWrap/>
            <w:hideMark/>
          </w:tcPr>
          <w:p w14:paraId="36F40A05"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0.88</w:t>
            </w:r>
          </w:p>
        </w:tc>
        <w:tc>
          <w:tcPr>
            <w:tcW w:w="489" w:type="pct"/>
            <w:noWrap/>
            <w:hideMark/>
          </w:tcPr>
          <w:p w14:paraId="4B3123F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671" w:type="pct"/>
            <w:noWrap/>
            <w:hideMark/>
          </w:tcPr>
          <w:p w14:paraId="373E169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410" w:type="pct"/>
            <w:noWrap/>
            <w:hideMark/>
          </w:tcPr>
          <w:p w14:paraId="63F4B654"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2.00</w:t>
            </w:r>
          </w:p>
        </w:tc>
        <w:tc>
          <w:tcPr>
            <w:tcW w:w="674" w:type="pct"/>
            <w:noWrap/>
            <w:hideMark/>
          </w:tcPr>
          <w:p w14:paraId="3E03A5C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3.00</w:t>
            </w:r>
          </w:p>
        </w:tc>
        <w:tc>
          <w:tcPr>
            <w:tcW w:w="504" w:type="pct"/>
            <w:noWrap/>
            <w:hideMark/>
          </w:tcPr>
          <w:p w14:paraId="2CFCC24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4.00</w:t>
            </w:r>
          </w:p>
        </w:tc>
      </w:tr>
      <w:tr w:rsidR="006D50FD" w:rsidRPr="00FE690E" w14:paraId="44CED083" w14:textId="77777777" w:rsidTr="006D50FD">
        <w:trPr>
          <w:trHeight w:val="288"/>
        </w:trPr>
        <w:tc>
          <w:tcPr>
            <w:tcW w:w="1492" w:type="pct"/>
            <w:noWrap/>
            <w:hideMark/>
          </w:tcPr>
          <w:p w14:paraId="74C52AD7" w14:textId="323245B6" w:rsidR="006D50FD" w:rsidRPr="001578B0" w:rsidRDefault="006E5D7B"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Temperature</w:t>
            </w:r>
          </w:p>
        </w:tc>
        <w:tc>
          <w:tcPr>
            <w:tcW w:w="380" w:type="pct"/>
            <w:noWrap/>
            <w:hideMark/>
          </w:tcPr>
          <w:p w14:paraId="4B09769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26.06</w:t>
            </w:r>
          </w:p>
        </w:tc>
        <w:tc>
          <w:tcPr>
            <w:tcW w:w="380" w:type="pct"/>
            <w:noWrap/>
            <w:hideMark/>
          </w:tcPr>
          <w:p w14:paraId="451640E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0.31</w:t>
            </w:r>
          </w:p>
        </w:tc>
        <w:tc>
          <w:tcPr>
            <w:tcW w:w="489" w:type="pct"/>
            <w:noWrap/>
            <w:hideMark/>
          </w:tcPr>
          <w:p w14:paraId="01C5193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24.98</w:t>
            </w:r>
          </w:p>
        </w:tc>
        <w:tc>
          <w:tcPr>
            <w:tcW w:w="671" w:type="pct"/>
            <w:noWrap/>
            <w:hideMark/>
          </w:tcPr>
          <w:p w14:paraId="016616E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25.92</w:t>
            </w:r>
          </w:p>
        </w:tc>
        <w:tc>
          <w:tcPr>
            <w:tcW w:w="410" w:type="pct"/>
            <w:noWrap/>
            <w:hideMark/>
          </w:tcPr>
          <w:p w14:paraId="448931F3"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26.05</w:t>
            </w:r>
          </w:p>
        </w:tc>
        <w:tc>
          <w:tcPr>
            <w:tcW w:w="674" w:type="pct"/>
            <w:noWrap/>
            <w:hideMark/>
          </w:tcPr>
          <w:p w14:paraId="5E4E112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26.23</w:t>
            </w:r>
          </w:p>
        </w:tc>
        <w:tc>
          <w:tcPr>
            <w:tcW w:w="504" w:type="pct"/>
            <w:noWrap/>
            <w:hideMark/>
          </w:tcPr>
          <w:p w14:paraId="73F623F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26.61</w:t>
            </w:r>
          </w:p>
        </w:tc>
      </w:tr>
      <w:tr w:rsidR="006D50FD" w:rsidRPr="00FE690E" w14:paraId="68357217" w14:textId="77777777" w:rsidTr="006D50FD">
        <w:trPr>
          <w:trHeight w:val="288"/>
        </w:trPr>
        <w:tc>
          <w:tcPr>
            <w:tcW w:w="1492" w:type="pct"/>
            <w:noWrap/>
            <w:hideMark/>
          </w:tcPr>
          <w:p w14:paraId="4D220F53" w14:textId="0CE90859" w:rsidR="006D50FD" w:rsidRPr="001578B0" w:rsidRDefault="006E5D7B"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Total annual precipitation (mm)</w:t>
            </w:r>
          </w:p>
        </w:tc>
        <w:tc>
          <w:tcPr>
            <w:tcW w:w="380" w:type="pct"/>
            <w:noWrap/>
            <w:hideMark/>
          </w:tcPr>
          <w:p w14:paraId="2EB2C5E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953.77</w:t>
            </w:r>
          </w:p>
        </w:tc>
        <w:tc>
          <w:tcPr>
            <w:tcW w:w="380" w:type="pct"/>
            <w:noWrap/>
            <w:hideMark/>
          </w:tcPr>
          <w:p w14:paraId="1B5F3E8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254.25</w:t>
            </w:r>
          </w:p>
        </w:tc>
        <w:tc>
          <w:tcPr>
            <w:tcW w:w="489" w:type="pct"/>
            <w:noWrap/>
            <w:hideMark/>
          </w:tcPr>
          <w:p w14:paraId="2FEFAF4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599.80</w:t>
            </w:r>
          </w:p>
        </w:tc>
        <w:tc>
          <w:tcPr>
            <w:tcW w:w="671" w:type="pct"/>
            <w:noWrap/>
            <w:hideMark/>
          </w:tcPr>
          <w:p w14:paraId="1924A4B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741.20</w:t>
            </w:r>
          </w:p>
        </w:tc>
        <w:tc>
          <w:tcPr>
            <w:tcW w:w="410" w:type="pct"/>
            <w:noWrap/>
            <w:hideMark/>
          </w:tcPr>
          <w:p w14:paraId="2DCEE8F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890.90</w:t>
            </w:r>
          </w:p>
        </w:tc>
        <w:tc>
          <w:tcPr>
            <w:tcW w:w="674" w:type="pct"/>
            <w:noWrap/>
            <w:hideMark/>
          </w:tcPr>
          <w:p w14:paraId="75CC8E04"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1191.60</w:t>
            </w:r>
          </w:p>
        </w:tc>
        <w:tc>
          <w:tcPr>
            <w:tcW w:w="504" w:type="pct"/>
            <w:noWrap/>
            <w:hideMark/>
          </w:tcPr>
          <w:p w14:paraId="43712F6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1874.40</w:t>
            </w:r>
          </w:p>
        </w:tc>
      </w:tr>
      <w:tr w:rsidR="006D50FD" w:rsidRPr="00FE690E" w14:paraId="647243CC" w14:textId="77777777" w:rsidTr="006D50FD">
        <w:trPr>
          <w:trHeight w:val="288"/>
        </w:trPr>
        <w:tc>
          <w:tcPr>
            <w:tcW w:w="1492" w:type="pct"/>
            <w:noWrap/>
            <w:hideMark/>
          </w:tcPr>
          <w:p w14:paraId="6566C21B" w14:textId="090699C8" w:rsidR="006D50FD" w:rsidRPr="001578B0" w:rsidRDefault="006E5D7B"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Elevation (m)</w:t>
            </w:r>
          </w:p>
        </w:tc>
        <w:tc>
          <w:tcPr>
            <w:tcW w:w="380" w:type="pct"/>
            <w:noWrap/>
            <w:hideMark/>
          </w:tcPr>
          <w:p w14:paraId="3231794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68.33</w:t>
            </w:r>
          </w:p>
        </w:tc>
        <w:tc>
          <w:tcPr>
            <w:tcW w:w="380" w:type="pct"/>
            <w:noWrap/>
            <w:hideMark/>
          </w:tcPr>
          <w:p w14:paraId="2F0648C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21.49</w:t>
            </w:r>
          </w:p>
        </w:tc>
        <w:tc>
          <w:tcPr>
            <w:tcW w:w="489" w:type="pct"/>
            <w:noWrap/>
            <w:hideMark/>
          </w:tcPr>
          <w:p w14:paraId="1F21AAD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27.00</w:t>
            </w:r>
          </w:p>
        </w:tc>
        <w:tc>
          <w:tcPr>
            <w:tcW w:w="671" w:type="pct"/>
            <w:noWrap/>
            <w:hideMark/>
          </w:tcPr>
          <w:p w14:paraId="69A2EF3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54.00</w:t>
            </w:r>
          </w:p>
        </w:tc>
        <w:tc>
          <w:tcPr>
            <w:tcW w:w="410" w:type="pct"/>
            <w:noWrap/>
            <w:hideMark/>
          </w:tcPr>
          <w:p w14:paraId="2ABEE76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67.00</w:t>
            </w:r>
          </w:p>
        </w:tc>
        <w:tc>
          <w:tcPr>
            <w:tcW w:w="674" w:type="pct"/>
            <w:noWrap/>
            <w:hideMark/>
          </w:tcPr>
          <w:p w14:paraId="78C0CBA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79.00</w:t>
            </w:r>
          </w:p>
        </w:tc>
        <w:tc>
          <w:tcPr>
            <w:tcW w:w="504" w:type="pct"/>
            <w:noWrap/>
            <w:hideMark/>
          </w:tcPr>
          <w:p w14:paraId="1752F44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327.00</w:t>
            </w:r>
          </w:p>
        </w:tc>
      </w:tr>
      <w:tr w:rsidR="006D50FD" w:rsidRPr="00FE690E" w14:paraId="1ACB2991" w14:textId="77777777" w:rsidTr="006D50FD">
        <w:trPr>
          <w:trHeight w:val="288"/>
        </w:trPr>
        <w:tc>
          <w:tcPr>
            <w:tcW w:w="1492" w:type="pct"/>
            <w:noWrap/>
            <w:hideMark/>
          </w:tcPr>
          <w:p w14:paraId="0E9FDA8E" w14:textId="3E8A80BC" w:rsidR="006D50FD" w:rsidRPr="001578B0" w:rsidRDefault="006E5D7B"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Distance to market (km)</w:t>
            </w:r>
          </w:p>
        </w:tc>
        <w:tc>
          <w:tcPr>
            <w:tcW w:w="380" w:type="pct"/>
            <w:noWrap/>
            <w:hideMark/>
          </w:tcPr>
          <w:p w14:paraId="25902D3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4.41</w:t>
            </w:r>
          </w:p>
        </w:tc>
        <w:tc>
          <w:tcPr>
            <w:tcW w:w="380" w:type="pct"/>
            <w:noWrap/>
            <w:hideMark/>
          </w:tcPr>
          <w:p w14:paraId="2723503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4.11</w:t>
            </w:r>
          </w:p>
        </w:tc>
        <w:tc>
          <w:tcPr>
            <w:tcW w:w="489" w:type="pct"/>
            <w:noWrap/>
            <w:hideMark/>
          </w:tcPr>
          <w:p w14:paraId="10C9923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1FFB3D5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2.00</w:t>
            </w:r>
          </w:p>
        </w:tc>
        <w:tc>
          <w:tcPr>
            <w:tcW w:w="410" w:type="pct"/>
            <w:noWrap/>
            <w:hideMark/>
          </w:tcPr>
          <w:p w14:paraId="046C378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3.00</w:t>
            </w:r>
          </w:p>
        </w:tc>
        <w:tc>
          <w:tcPr>
            <w:tcW w:w="674" w:type="pct"/>
            <w:noWrap/>
            <w:hideMark/>
          </w:tcPr>
          <w:p w14:paraId="4699F2A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6.00</w:t>
            </w:r>
          </w:p>
        </w:tc>
        <w:tc>
          <w:tcPr>
            <w:tcW w:w="504" w:type="pct"/>
            <w:noWrap/>
            <w:hideMark/>
          </w:tcPr>
          <w:p w14:paraId="1AFDEF1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55.00</w:t>
            </w:r>
          </w:p>
        </w:tc>
      </w:tr>
      <w:tr w:rsidR="006D50FD" w:rsidRPr="00FE690E" w14:paraId="1943BE2D" w14:textId="77777777" w:rsidTr="006D50FD">
        <w:trPr>
          <w:trHeight w:val="288"/>
        </w:trPr>
        <w:tc>
          <w:tcPr>
            <w:tcW w:w="1492" w:type="pct"/>
            <w:noWrap/>
            <w:hideMark/>
          </w:tcPr>
          <w:p w14:paraId="7F066714" w14:textId="20C994E6" w:rsidR="006D50FD" w:rsidRPr="001578B0" w:rsidRDefault="006E5D7B"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Largest plot area (ha)</w:t>
            </w:r>
          </w:p>
        </w:tc>
        <w:tc>
          <w:tcPr>
            <w:tcW w:w="380" w:type="pct"/>
            <w:noWrap/>
            <w:hideMark/>
          </w:tcPr>
          <w:p w14:paraId="33AD6E7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0.25</w:t>
            </w:r>
          </w:p>
        </w:tc>
        <w:tc>
          <w:tcPr>
            <w:tcW w:w="380" w:type="pct"/>
            <w:noWrap/>
            <w:hideMark/>
          </w:tcPr>
          <w:p w14:paraId="1F72A86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0.27</w:t>
            </w:r>
          </w:p>
        </w:tc>
        <w:tc>
          <w:tcPr>
            <w:tcW w:w="489" w:type="pct"/>
            <w:noWrap/>
            <w:hideMark/>
          </w:tcPr>
          <w:p w14:paraId="0CB3A94D"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0.01</w:t>
            </w:r>
          </w:p>
        </w:tc>
        <w:tc>
          <w:tcPr>
            <w:tcW w:w="671" w:type="pct"/>
            <w:noWrap/>
            <w:hideMark/>
          </w:tcPr>
          <w:p w14:paraId="6372AAB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0.11</w:t>
            </w:r>
          </w:p>
        </w:tc>
        <w:tc>
          <w:tcPr>
            <w:tcW w:w="410" w:type="pct"/>
            <w:noWrap/>
            <w:hideMark/>
          </w:tcPr>
          <w:p w14:paraId="410B193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0.18</w:t>
            </w:r>
          </w:p>
        </w:tc>
        <w:tc>
          <w:tcPr>
            <w:tcW w:w="674" w:type="pct"/>
            <w:noWrap/>
            <w:hideMark/>
          </w:tcPr>
          <w:p w14:paraId="61D38023"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0.28</w:t>
            </w:r>
          </w:p>
        </w:tc>
        <w:tc>
          <w:tcPr>
            <w:tcW w:w="504" w:type="pct"/>
            <w:noWrap/>
            <w:hideMark/>
          </w:tcPr>
          <w:p w14:paraId="09E7B62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8.10</w:t>
            </w:r>
          </w:p>
        </w:tc>
      </w:tr>
      <w:tr w:rsidR="006D50FD" w:rsidRPr="00FE690E" w14:paraId="76AF6767" w14:textId="77777777" w:rsidTr="006D50FD">
        <w:trPr>
          <w:trHeight w:val="288"/>
        </w:trPr>
        <w:tc>
          <w:tcPr>
            <w:tcW w:w="1492" w:type="pct"/>
            <w:noWrap/>
            <w:hideMark/>
          </w:tcPr>
          <w:p w14:paraId="0B8242A8" w14:textId="6D7113BE" w:rsidR="006D50FD" w:rsidRPr="001578B0" w:rsidRDefault="006E5D7B"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0.76</w:t>
            </w:r>
          </w:p>
        </w:tc>
        <w:tc>
          <w:tcPr>
            <w:tcW w:w="380" w:type="pct"/>
            <w:noWrap/>
            <w:hideMark/>
          </w:tcPr>
          <w:p w14:paraId="0B6A04A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0.43</w:t>
            </w:r>
          </w:p>
        </w:tc>
        <w:tc>
          <w:tcPr>
            <w:tcW w:w="489" w:type="pct"/>
            <w:noWrap/>
            <w:hideMark/>
          </w:tcPr>
          <w:p w14:paraId="7D410EB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43DFA94D"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410" w:type="pct"/>
            <w:noWrap/>
            <w:hideMark/>
          </w:tcPr>
          <w:p w14:paraId="766EC8C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674" w:type="pct"/>
            <w:noWrap/>
            <w:hideMark/>
          </w:tcPr>
          <w:p w14:paraId="131AA53D"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504" w:type="pct"/>
            <w:noWrap/>
            <w:hideMark/>
          </w:tcPr>
          <w:p w14:paraId="0041C85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08DD48D5" w14:textId="77777777" w:rsidTr="006D50FD">
        <w:trPr>
          <w:trHeight w:val="288"/>
        </w:trPr>
        <w:tc>
          <w:tcPr>
            <w:tcW w:w="1492" w:type="pct"/>
            <w:noWrap/>
            <w:hideMark/>
          </w:tcPr>
          <w:p w14:paraId="421EC44B" w14:textId="5FB07D57" w:rsidR="006D50FD" w:rsidRPr="001578B0" w:rsidRDefault="006D50FD"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Plot</w:t>
            </w:r>
            <w:r w:rsidR="000C73C6" w:rsidRPr="001578B0">
              <w:rPr>
                <w:rFonts w:ascii="Aptos" w:eastAsia="Times New Roman" w:hAnsi="Aptos" w:cs="Calibri"/>
                <w:color w:val="000000"/>
                <w:kern w:val="0"/>
                <w:sz w:val="16"/>
                <w:szCs w:val="16"/>
                <w:lang w:eastAsia="en-ZW"/>
                <w14:ligatures w14:val="none"/>
              </w:rPr>
              <w:t xml:space="preserve"> </w:t>
            </w:r>
            <w:r w:rsidRPr="001578B0">
              <w:rPr>
                <w:rFonts w:ascii="Aptos" w:eastAsia="Times New Roman" w:hAnsi="Aptos" w:cs="Calibri"/>
                <w:color w:val="000000"/>
                <w:kern w:val="0"/>
                <w:sz w:val="16"/>
                <w:szCs w:val="16"/>
                <w:lang w:eastAsia="en-ZW"/>
                <w14:ligatures w14:val="none"/>
              </w:rPr>
              <w:t>owned</w:t>
            </w:r>
          </w:p>
        </w:tc>
        <w:tc>
          <w:tcPr>
            <w:tcW w:w="380" w:type="pct"/>
            <w:noWrap/>
            <w:hideMark/>
          </w:tcPr>
          <w:p w14:paraId="315D4C6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0.81</w:t>
            </w:r>
          </w:p>
        </w:tc>
        <w:tc>
          <w:tcPr>
            <w:tcW w:w="380" w:type="pct"/>
            <w:noWrap/>
            <w:hideMark/>
          </w:tcPr>
          <w:p w14:paraId="634A1A5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0.39</w:t>
            </w:r>
          </w:p>
        </w:tc>
        <w:tc>
          <w:tcPr>
            <w:tcW w:w="489" w:type="pct"/>
            <w:noWrap/>
            <w:hideMark/>
          </w:tcPr>
          <w:p w14:paraId="2CE1312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562886A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410" w:type="pct"/>
            <w:noWrap/>
            <w:hideMark/>
          </w:tcPr>
          <w:p w14:paraId="6BC39A4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674" w:type="pct"/>
            <w:noWrap/>
            <w:hideMark/>
          </w:tcPr>
          <w:p w14:paraId="4A0354B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c>
          <w:tcPr>
            <w:tcW w:w="504" w:type="pct"/>
            <w:noWrap/>
            <w:hideMark/>
          </w:tcPr>
          <w:p w14:paraId="7CD4C02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0658D220" w14:textId="77777777" w:rsidTr="006D50FD">
        <w:trPr>
          <w:trHeight w:val="288"/>
        </w:trPr>
        <w:tc>
          <w:tcPr>
            <w:tcW w:w="1492" w:type="pct"/>
            <w:noWrap/>
            <w:hideMark/>
          </w:tcPr>
          <w:p w14:paraId="2C3FB5C6" w14:textId="2FDAA359" w:rsidR="006D50FD" w:rsidRPr="001578B0" w:rsidRDefault="000C73C6"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Gender (female)</w:t>
            </w:r>
          </w:p>
        </w:tc>
        <w:tc>
          <w:tcPr>
            <w:tcW w:w="380" w:type="pct"/>
            <w:noWrap/>
            <w:hideMark/>
          </w:tcPr>
          <w:p w14:paraId="232D2EB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0.03</w:t>
            </w:r>
          </w:p>
        </w:tc>
        <w:tc>
          <w:tcPr>
            <w:tcW w:w="380" w:type="pct"/>
            <w:noWrap/>
            <w:hideMark/>
          </w:tcPr>
          <w:p w14:paraId="17660EC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0.17</w:t>
            </w:r>
          </w:p>
        </w:tc>
        <w:tc>
          <w:tcPr>
            <w:tcW w:w="489" w:type="pct"/>
            <w:noWrap/>
            <w:hideMark/>
          </w:tcPr>
          <w:p w14:paraId="4150C7A6"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1" w:type="pct"/>
            <w:noWrap/>
            <w:hideMark/>
          </w:tcPr>
          <w:p w14:paraId="5307F45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410" w:type="pct"/>
            <w:noWrap/>
            <w:hideMark/>
          </w:tcPr>
          <w:p w14:paraId="73364B14"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674" w:type="pct"/>
            <w:noWrap/>
            <w:hideMark/>
          </w:tcPr>
          <w:p w14:paraId="04EB406C"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0.00</w:t>
            </w:r>
          </w:p>
        </w:tc>
        <w:tc>
          <w:tcPr>
            <w:tcW w:w="504" w:type="pct"/>
            <w:noWrap/>
            <w:hideMark/>
          </w:tcPr>
          <w:p w14:paraId="50130FF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1.00</w:t>
            </w:r>
          </w:p>
        </w:tc>
      </w:tr>
      <w:tr w:rsidR="006D50FD" w:rsidRPr="00FE690E" w14:paraId="4C5A5DF3" w14:textId="77777777" w:rsidTr="006D50FD">
        <w:trPr>
          <w:trHeight w:val="288"/>
        </w:trPr>
        <w:tc>
          <w:tcPr>
            <w:tcW w:w="1492" w:type="pct"/>
            <w:noWrap/>
            <w:hideMark/>
          </w:tcPr>
          <w:p w14:paraId="1881C31C" w14:textId="406A53F3" w:rsidR="006D50FD" w:rsidRPr="001578B0" w:rsidRDefault="00231323"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Soil n</w:t>
            </w:r>
            <w:r w:rsidR="000C73C6" w:rsidRPr="001578B0">
              <w:rPr>
                <w:rFonts w:ascii="Aptos" w:eastAsia="Times New Roman" w:hAnsi="Aptos" w:cs="Calibri"/>
                <w:color w:val="000000"/>
                <w:kern w:val="0"/>
                <w:sz w:val="16"/>
                <w:szCs w:val="16"/>
                <w:lang w:eastAsia="en-ZW"/>
                <w14:ligatures w14:val="none"/>
              </w:rPr>
              <w:t>itrogen</w:t>
            </w:r>
          </w:p>
        </w:tc>
        <w:tc>
          <w:tcPr>
            <w:tcW w:w="380" w:type="pct"/>
            <w:noWrap/>
            <w:hideMark/>
          </w:tcPr>
          <w:p w14:paraId="4526C67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1.60</w:t>
            </w:r>
          </w:p>
        </w:tc>
        <w:tc>
          <w:tcPr>
            <w:tcW w:w="380" w:type="pct"/>
            <w:noWrap/>
            <w:hideMark/>
          </w:tcPr>
          <w:p w14:paraId="7B988D0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0.21</w:t>
            </w:r>
          </w:p>
        </w:tc>
        <w:tc>
          <w:tcPr>
            <w:tcW w:w="489" w:type="pct"/>
            <w:noWrap/>
            <w:hideMark/>
          </w:tcPr>
          <w:p w14:paraId="266768E3"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1.10</w:t>
            </w:r>
          </w:p>
        </w:tc>
        <w:tc>
          <w:tcPr>
            <w:tcW w:w="671" w:type="pct"/>
            <w:noWrap/>
            <w:hideMark/>
          </w:tcPr>
          <w:p w14:paraId="682FA56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1.50</w:t>
            </w:r>
          </w:p>
        </w:tc>
        <w:tc>
          <w:tcPr>
            <w:tcW w:w="410" w:type="pct"/>
            <w:noWrap/>
            <w:hideMark/>
          </w:tcPr>
          <w:p w14:paraId="06E9519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1.60</w:t>
            </w:r>
          </w:p>
        </w:tc>
        <w:tc>
          <w:tcPr>
            <w:tcW w:w="674" w:type="pct"/>
            <w:noWrap/>
            <w:hideMark/>
          </w:tcPr>
          <w:p w14:paraId="3FEABF6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1.70</w:t>
            </w:r>
          </w:p>
        </w:tc>
        <w:tc>
          <w:tcPr>
            <w:tcW w:w="504" w:type="pct"/>
            <w:noWrap/>
            <w:hideMark/>
          </w:tcPr>
          <w:p w14:paraId="2BBEA8B1"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2.70</w:t>
            </w:r>
          </w:p>
        </w:tc>
      </w:tr>
      <w:tr w:rsidR="006D50FD" w:rsidRPr="00FE690E" w14:paraId="2FDFEDAD" w14:textId="77777777" w:rsidTr="006D50FD">
        <w:trPr>
          <w:trHeight w:val="288"/>
        </w:trPr>
        <w:tc>
          <w:tcPr>
            <w:tcW w:w="1492" w:type="pct"/>
            <w:noWrap/>
            <w:hideMark/>
          </w:tcPr>
          <w:p w14:paraId="41D31057" w14:textId="197504B7" w:rsidR="006D50FD" w:rsidRPr="001578B0" w:rsidRDefault="00231323"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Soil sand</w:t>
            </w:r>
          </w:p>
        </w:tc>
        <w:tc>
          <w:tcPr>
            <w:tcW w:w="380" w:type="pct"/>
            <w:noWrap/>
            <w:hideMark/>
          </w:tcPr>
          <w:p w14:paraId="5926A402"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29.88</w:t>
            </w:r>
          </w:p>
        </w:tc>
        <w:tc>
          <w:tcPr>
            <w:tcW w:w="380" w:type="pct"/>
            <w:noWrap/>
            <w:hideMark/>
          </w:tcPr>
          <w:p w14:paraId="3A6EC8BA"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3.02</w:t>
            </w:r>
          </w:p>
        </w:tc>
        <w:tc>
          <w:tcPr>
            <w:tcW w:w="489" w:type="pct"/>
            <w:noWrap/>
            <w:hideMark/>
          </w:tcPr>
          <w:p w14:paraId="471765E8"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19.00</w:t>
            </w:r>
          </w:p>
        </w:tc>
        <w:tc>
          <w:tcPr>
            <w:tcW w:w="671" w:type="pct"/>
            <w:noWrap/>
            <w:hideMark/>
          </w:tcPr>
          <w:p w14:paraId="67AD430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28.00</w:t>
            </w:r>
          </w:p>
        </w:tc>
        <w:tc>
          <w:tcPr>
            <w:tcW w:w="410" w:type="pct"/>
            <w:noWrap/>
            <w:hideMark/>
          </w:tcPr>
          <w:p w14:paraId="7CF25EC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30.00</w:t>
            </w:r>
          </w:p>
        </w:tc>
        <w:tc>
          <w:tcPr>
            <w:tcW w:w="674" w:type="pct"/>
            <w:noWrap/>
            <w:hideMark/>
          </w:tcPr>
          <w:p w14:paraId="7929F6D0"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32.00</w:t>
            </w:r>
          </w:p>
        </w:tc>
        <w:tc>
          <w:tcPr>
            <w:tcW w:w="504" w:type="pct"/>
            <w:noWrap/>
            <w:hideMark/>
          </w:tcPr>
          <w:p w14:paraId="59EE8E8F"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47.00</w:t>
            </w:r>
          </w:p>
        </w:tc>
      </w:tr>
      <w:tr w:rsidR="006D50FD" w:rsidRPr="00FE690E" w14:paraId="0550E519" w14:textId="77777777" w:rsidTr="006D50FD">
        <w:trPr>
          <w:trHeight w:val="288"/>
        </w:trPr>
        <w:tc>
          <w:tcPr>
            <w:tcW w:w="1492" w:type="pct"/>
            <w:noWrap/>
            <w:hideMark/>
          </w:tcPr>
          <w:p w14:paraId="3CADC4A3" w14:textId="4115AA6E" w:rsidR="006D50FD" w:rsidRPr="001578B0" w:rsidRDefault="00231323" w:rsidP="006D50FD">
            <w:pPr>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Soil organic carbon</w:t>
            </w:r>
          </w:p>
        </w:tc>
        <w:tc>
          <w:tcPr>
            <w:tcW w:w="380" w:type="pct"/>
            <w:noWrap/>
            <w:hideMark/>
          </w:tcPr>
          <w:p w14:paraId="715D834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12.70</w:t>
            </w:r>
          </w:p>
        </w:tc>
        <w:tc>
          <w:tcPr>
            <w:tcW w:w="380" w:type="pct"/>
            <w:noWrap/>
            <w:hideMark/>
          </w:tcPr>
          <w:p w14:paraId="2B82CB89"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2.32</w:t>
            </w:r>
          </w:p>
        </w:tc>
        <w:tc>
          <w:tcPr>
            <w:tcW w:w="489" w:type="pct"/>
            <w:noWrap/>
            <w:hideMark/>
          </w:tcPr>
          <w:p w14:paraId="53C700D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7.30</w:t>
            </w:r>
          </w:p>
        </w:tc>
        <w:tc>
          <w:tcPr>
            <w:tcW w:w="671" w:type="pct"/>
            <w:noWrap/>
            <w:hideMark/>
          </w:tcPr>
          <w:p w14:paraId="1478092E"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11.10</w:t>
            </w:r>
          </w:p>
        </w:tc>
        <w:tc>
          <w:tcPr>
            <w:tcW w:w="410" w:type="pct"/>
            <w:noWrap/>
            <w:hideMark/>
          </w:tcPr>
          <w:p w14:paraId="5C04F1B7"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12.60</w:t>
            </w:r>
          </w:p>
        </w:tc>
        <w:tc>
          <w:tcPr>
            <w:tcW w:w="674" w:type="pct"/>
            <w:noWrap/>
            <w:hideMark/>
          </w:tcPr>
          <w:p w14:paraId="44B9E8AD"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14.10</w:t>
            </w:r>
          </w:p>
        </w:tc>
        <w:tc>
          <w:tcPr>
            <w:tcW w:w="504" w:type="pct"/>
            <w:noWrap/>
            <w:hideMark/>
          </w:tcPr>
          <w:p w14:paraId="2B1FFD9B" w14:textId="77777777" w:rsidR="006D50FD" w:rsidRPr="001578B0" w:rsidRDefault="006D50FD" w:rsidP="006D50FD">
            <w:pPr>
              <w:jc w:val="right"/>
              <w:rPr>
                <w:rFonts w:ascii="Aptos" w:eastAsia="Times New Roman" w:hAnsi="Aptos" w:cs="Calibri"/>
                <w:color w:val="000000"/>
                <w:kern w:val="0"/>
                <w:sz w:val="16"/>
                <w:szCs w:val="16"/>
                <w:lang w:eastAsia="en-ZW"/>
                <w14:ligatures w14:val="none"/>
              </w:rPr>
            </w:pPr>
            <w:r w:rsidRPr="001578B0">
              <w:rPr>
                <w:rFonts w:ascii="Aptos" w:eastAsia="Times New Roman" w:hAnsi="Aptos" w:cs="Calibri"/>
                <w:color w:val="000000"/>
                <w:kern w:val="0"/>
                <w:sz w:val="16"/>
                <w:szCs w:val="16"/>
                <w:lang w:eastAsia="en-ZW"/>
                <w14:ligatures w14:val="none"/>
              </w:rPr>
              <w:t>24.30</w:t>
            </w:r>
          </w:p>
        </w:tc>
      </w:tr>
    </w:tbl>
    <w:p w14:paraId="515EB459" w14:textId="77777777" w:rsidR="00231041" w:rsidRDefault="00231041" w:rsidP="00231041">
      <w:pPr>
        <w:rPr>
          <w:rFonts w:ascii="Aptos" w:hAnsi="Aptos"/>
        </w:rPr>
      </w:pPr>
    </w:p>
    <w:p w14:paraId="1671AD31" w14:textId="77777777" w:rsidR="00DF504D" w:rsidRDefault="00DF504D" w:rsidP="00231041">
      <w:pPr>
        <w:rPr>
          <w:ins w:id="351" w:author="MKONDIWA, Maxwell (CIMMYT-India)" w:date="2024-07-23T07:16:00Z" w16du:dateUtc="2024-07-23T01:46:00Z"/>
          <w:rFonts w:ascii="Aptos" w:hAnsi="Aptos"/>
        </w:rPr>
      </w:pPr>
    </w:p>
    <w:p w14:paraId="035211BF" w14:textId="77777777" w:rsidR="00613C99" w:rsidRDefault="00613C99" w:rsidP="00231041">
      <w:pPr>
        <w:rPr>
          <w:ins w:id="352" w:author="MKONDIWA, Maxwell (CIMMYT-India)" w:date="2024-07-23T07:16:00Z" w16du:dateUtc="2024-07-23T01:46:00Z"/>
          <w:rFonts w:ascii="Aptos" w:hAnsi="Aptos"/>
        </w:rPr>
      </w:pPr>
    </w:p>
    <w:p w14:paraId="1CC382F2" w14:textId="3C689642" w:rsidR="00613C99" w:rsidRDefault="00613C99" w:rsidP="00613C99">
      <w:pPr>
        <w:rPr>
          <w:ins w:id="353" w:author="MKONDIWA, Maxwell (CIMMYT-India)" w:date="2024-07-23T07:16:00Z" w16du:dateUtc="2024-07-23T01:46:00Z"/>
          <w:rFonts w:ascii="Aptos" w:hAnsi="Aptos"/>
        </w:rPr>
      </w:pPr>
      <w:ins w:id="354" w:author="MKONDIWA, Maxwell (CIMMYT-India)" w:date="2024-07-23T07:16:00Z" w16du:dateUtc="2024-07-23T01:46:00Z">
        <w:r>
          <w:rPr>
            <w:rFonts w:ascii="Aptos" w:hAnsi="Aptos"/>
          </w:rPr>
          <w:lastRenderedPageBreak/>
          <w:t xml:space="preserve">Table A2: OLS results [no long </w:t>
        </w:r>
        <w:proofErr w:type="spellStart"/>
        <w:r>
          <w:rPr>
            <w:rFonts w:ascii="Aptos" w:hAnsi="Aptos"/>
          </w:rPr>
          <w:t>lat</w:t>
        </w:r>
        <w:proofErr w:type="spellEnd"/>
        <w:r>
          <w:rPr>
            <w:rFonts w:ascii="Aptos" w:hAnsi="Aptos"/>
          </w:rPr>
          <w:t>]</w:t>
        </w:r>
      </w:ins>
    </w:p>
    <w:tbl>
      <w:tblPr>
        <w:tblStyle w:val="PlainTable2"/>
        <w:tblW w:w="8898" w:type="dxa"/>
        <w:tblLook w:val="0620" w:firstRow="1" w:lastRow="0" w:firstColumn="0" w:lastColumn="0" w:noHBand="1" w:noVBand="1"/>
      </w:tblPr>
      <w:tblGrid>
        <w:gridCol w:w="2694"/>
        <w:gridCol w:w="3974"/>
        <w:gridCol w:w="1220"/>
        <w:gridCol w:w="1010"/>
      </w:tblGrid>
      <w:tr w:rsidR="00613C99" w:rsidRPr="00432D33" w14:paraId="5607430A" w14:textId="77777777" w:rsidTr="006F52E5">
        <w:trPr>
          <w:cnfStyle w:val="100000000000" w:firstRow="1" w:lastRow="0" w:firstColumn="0" w:lastColumn="0" w:oddVBand="0" w:evenVBand="0" w:oddHBand="0" w:evenHBand="0" w:firstRowFirstColumn="0" w:firstRowLastColumn="0" w:lastRowFirstColumn="0" w:lastRowLastColumn="0"/>
          <w:trHeight w:val="288"/>
          <w:ins w:id="355" w:author="MKONDIWA, Maxwell (CIMMYT-India)" w:date="2024-07-23T07:16:00Z"/>
        </w:trPr>
        <w:tc>
          <w:tcPr>
            <w:tcW w:w="2694" w:type="dxa"/>
            <w:noWrap/>
            <w:hideMark/>
          </w:tcPr>
          <w:p w14:paraId="13833391" w14:textId="77777777" w:rsidR="00613C99" w:rsidRPr="00432D33" w:rsidRDefault="00613C99" w:rsidP="006F52E5">
            <w:pPr>
              <w:jc w:val="left"/>
              <w:rPr>
                <w:ins w:id="356" w:author="MKONDIWA, Maxwell (CIMMYT-India)" w:date="2024-07-23T07:16:00Z" w16du:dateUtc="2024-07-23T01:46:00Z"/>
                <w:rFonts w:ascii="Aptos Narrow" w:eastAsia="Times New Roman" w:hAnsi="Aptos Narrow" w:cs="Times New Roman"/>
                <w:color w:val="000000"/>
                <w:kern w:val="0"/>
                <w:lang w:eastAsia="en-ZW"/>
                <w14:ligatures w14:val="none"/>
              </w:rPr>
            </w:pPr>
            <w:proofErr w:type="spellStart"/>
            <w:ins w:id="357" w:author="MKONDIWA, Maxwell (CIMMYT-India)" w:date="2024-07-23T07:16:00Z" w16du:dateUtc="2024-07-23T01:46:00Z">
              <w:r>
                <w:rPr>
                  <w:rFonts w:ascii="Aptos Narrow" w:eastAsia="Times New Roman" w:hAnsi="Aptos Narrow" w:cs="Times New Roman"/>
                  <w:color w:val="000000"/>
                  <w:kern w:val="0"/>
                  <w:lang w:eastAsia="en-ZW"/>
                  <w14:ligatures w14:val="none"/>
                </w:rPr>
                <w:t>Prace</w:t>
              </w:r>
              <w:proofErr w:type="spellEnd"/>
            </w:ins>
          </w:p>
        </w:tc>
        <w:tc>
          <w:tcPr>
            <w:tcW w:w="3974" w:type="dxa"/>
          </w:tcPr>
          <w:p w14:paraId="2B5DF740" w14:textId="77777777" w:rsidR="00613C99" w:rsidRPr="00432D33" w:rsidRDefault="00613C99" w:rsidP="006F52E5">
            <w:pPr>
              <w:jc w:val="left"/>
              <w:rPr>
                <w:ins w:id="358" w:author="MKONDIWA, Maxwell (CIMMYT-India)" w:date="2024-07-23T07:16:00Z" w16du:dateUtc="2024-07-23T01:46:00Z"/>
                <w:rFonts w:ascii="Aptos Narrow" w:eastAsia="Times New Roman" w:hAnsi="Aptos Narrow" w:cs="Times New Roman"/>
                <w:color w:val="000000"/>
                <w:kern w:val="0"/>
                <w:lang w:eastAsia="en-ZW"/>
                <w14:ligatures w14:val="none"/>
              </w:rPr>
            </w:pPr>
            <w:ins w:id="359" w:author="MKONDIWA, Maxwell (CIMMYT-India)" w:date="2024-07-23T07:16:00Z" w16du:dateUtc="2024-07-23T01:46:00Z">
              <w:r>
                <w:rPr>
                  <w:rFonts w:ascii="Aptos Narrow" w:eastAsia="Times New Roman" w:hAnsi="Aptos Narrow" w:cs="Times New Roman"/>
                  <w:color w:val="000000"/>
                  <w:kern w:val="0"/>
                  <w:lang w:eastAsia="en-ZW"/>
                  <w14:ligatures w14:val="none"/>
                </w:rPr>
                <w:t>Contrasts</w:t>
              </w:r>
            </w:ins>
          </w:p>
        </w:tc>
        <w:tc>
          <w:tcPr>
            <w:tcW w:w="1220" w:type="dxa"/>
            <w:noWrap/>
            <w:hideMark/>
          </w:tcPr>
          <w:p w14:paraId="4EE32738" w14:textId="0BB3F836" w:rsidR="00613C99" w:rsidRPr="00432D33" w:rsidRDefault="00D74B95" w:rsidP="006F52E5">
            <w:pPr>
              <w:jc w:val="left"/>
              <w:rPr>
                <w:ins w:id="360" w:author="MKONDIWA, Maxwell (CIMMYT-India)" w:date="2024-07-23T07:16:00Z" w16du:dateUtc="2024-07-23T01:46:00Z"/>
                <w:rFonts w:ascii="Aptos Narrow" w:eastAsia="Times New Roman" w:hAnsi="Aptos Narrow" w:cs="Times New Roman"/>
                <w:color w:val="000000"/>
                <w:kern w:val="0"/>
                <w:lang w:eastAsia="en-ZW"/>
                <w14:ligatures w14:val="none"/>
              </w:rPr>
            </w:pPr>
            <w:ins w:id="361"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E</w:t>
              </w:r>
              <w:r w:rsidR="00613C99" w:rsidRPr="00432D33">
                <w:rPr>
                  <w:rFonts w:ascii="Aptos Narrow" w:eastAsia="Times New Roman" w:hAnsi="Aptos Narrow" w:cs="Times New Roman"/>
                  <w:color w:val="000000"/>
                  <w:kern w:val="0"/>
                  <w:lang w:eastAsia="en-ZW"/>
                  <w14:ligatures w14:val="none"/>
                </w:rPr>
                <w:t>stimate</w:t>
              </w:r>
            </w:ins>
            <w:ins w:id="362" w:author="MKONDIWA, Maxwell (CIMMYT-India)" w:date="2024-07-23T09:59:00Z" w16du:dateUtc="2024-07-23T04:29:00Z">
              <w:r>
                <w:rPr>
                  <w:rFonts w:ascii="Aptos Narrow" w:eastAsia="Times New Roman" w:hAnsi="Aptos Narrow" w:cs="Times New Roman"/>
                  <w:color w:val="000000"/>
                  <w:kern w:val="0"/>
                  <w:lang w:eastAsia="en-ZW"/>
                  <w14:ligatures w14:val="none"/>
                </w:rPr>
                <w:t xml:space="preserve"> (t/ha)</w:t>
              </w:r>
            </w:ins>
          </w:p>
        </w:tc>
        <w:tc>
          <w:tcPr>
            <w:tcW w:w="1010" w:type="dxa"/>
            <w:noWrap/>
            <w:hideMark/>
          </w:tcPr>
          <w:p w14:paraId="7B64686E" w14:textId="77777777" w:rsidR="00613C99" w:rsidRPr="00432D33" w:rsidRDefault="00613C99" w:rsidP="006F52E5">
            <w:pPr>
              <w:jc w:val="left"/>
              <w:rPr>
                <w:ins w:id="363" w:author="MKONDIWA, Maxwell (CIMMYT-India)" w:date="2024-07-23T07:16:00Z" w16du:dateUtc="2024-07-23T01:46:00Z"/>
                <w:rFonts w:ascii="Aptos Narrow" w:eastAsia="Times New Roman" w:hAnsi="Aptos Narrow" w:cs="Times New Roman"/>
                <w:color w:val="000000"/>
                <w:kern w:val="0"/>
                <w:lang w:eastAsia="en-ZW"/>
                <w14:ligatures w14:val="none"/>
              </w:rPr>
            </w:pPr>
            <w:proofErr w:type="spellStart"/>
            <w:proofErr w:type="gramStart"/>
            <w:ins w:id="364"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std.error</w:t>
              </w:r>
              <w:proofErr w:type="spellEnd"/>
              <w:proofErr w:type="gramEnd"/>
            </w:ins>
          </w:p>
        </w:tc>
      </w:tr>
      <w:tr w:rsidR="00613C99" w:rsidRPr="00432D33" w14:paraId="7542AFF1" w14:textId="77777777" w:rsidTr="006F52E5">
        <w:trPr>
          <w:trHeight w:val="288"/>
          <w:ins w:id="365" w:author="MKONDIWA, Maxwell (CIMMYT-India)" w:date="2024-07-23T07:16:00Z"/>
        </w:trPr>
        <w:tc>
          <w:tcPr>
            <w:tcW w:w="2694" w:type="dxa"/>
            <w:noWrap/>
          </w:tcPr>
          <w:p w14:paraId="6FA3B2DE" w14:textId="77777777" w:rsidR="00613C99" w:rsidRPr="00432D33" w:rsidRDefault="00613C99" w:rsidP="006F52E5">
            <w:pPr>
              <w:jc w:val="left"/>
              <w:rPr>
                <w:ins w:id="366" w:author="MKONDIWA, Maxwell (CIMMYT-India)" w:date="2024-07-23T07:16:00Z" w16du:dateUtc="2024-07-23T01:46:00Z"/>
                <w:rFonts w:ascii="Aptos Narrow" w:eastAsia="Times New Roman" w:hAnsi="Aptos Narrow" w:cs="Times New Roman"/>
                <w:color w:val="000000"/>
                <w:kern w:val="0"/>
                <w:lang w:eastAsia="en-ZW"/>
                <w14:ligatures w14:val="none"/>
              </w:rPr>
            </w:pPr>
            <w:ins w:id="367" w:author="MKONDIWA, Maxwell (CIMMYT-India)" w:date="2024-07-23T07:16:00Z" w16du:dateUtc="2024-07-23T01:46:00Z">
              <w:r w:rsidRPr="001578B0">
                <w:rPr>
                  <w:rFonts w:ascii="Aptos" w:eastAsia="Times New Roman" w:hAnsi="Aptos" w:cs="Calibri"/>
                  <w:i/>
                  <w:iCs/>
                  <w:color w:val="000000"/>
                  <w:kern w:val="0"/>
                  <w:sz w:val="20"/>
                  <w:szCs w:val="20"/>
                  <w:lang w:eastAsia="en-ZW"/>
                  <w14:ligatures w14:val="none"/>
                </w:rPr>
                <w:t>Panel (a)</w:t>
              </w:r>
            </w:ins>
          </w:p>
        </w:tc>
        <w:tc>
          <w:tcPr>
            <w:tcW w:w="3974" w:type="dxa"/>
          </w:tcPr>
          <w:p w14:paraId="7611DF7D" w14:textId="77777777" w:rsidR="00613C99" w:rsidRPr="00432D33" w:rsidRDefault="00613C99" w:rsidP="006F52E5">
            <w:pPr>
              <w:jc w:val="left"/>
              <w:rPr>
                <w:ins w:id="368" w:author="MKONDIWA, Maxwell (CIMMYT-India)" w:date="2024-07-23T07:16:00Z" w16du:dateUtc="2024-07-23T01:46:00Z"/>
                <w:rFonts w:ascii="Aptos Narrow" w:eastAsia="Times New Roman" w:hAnsi="Aptos Narrow" w:cs="Times New Roman"/>
                <w:color w:val="000000"/>
                <w:kern w:val="0"/>
                <w:lang w:eastAsia="en-ZW"/>
                <w14:ligatures w14:val="none"/>
              </w:rPr>
            </w:pPr>
          </w:p>
        </w:tc>
        <w:tc>
          <w:tcPr>
            <w:tcW w:w="1220" w:type="dxa"/>
            <w:noWrap/>
          </w:tcPr>
          <w:p w14:paraId="26B7AD88" w14:textId="77777777" w:rsidR="00613C99" w:rsidRPr="00432D33" w:rsidRDefault="00613C99" w:rsidP="006F52E5">
            <w:pPr>
              <w:jc w:val="left"/>
              <w:rPr>
                <w:ins w:id="369" w:author="MKONDIWA, Maxwell (CIMMYT-India)" w:date="2024-07-23T07:16:00Z" w16du:dateUtc="2024-07-23T01:46:00Z"/>
                <w:rFonts w:ascii="Aptos Narrow" w:eastAsia="Times New Roman" w:hAnsi="Aptos Narrow" w:cs="Times New Roman"/>
                <w:color w:val="000000"/>
                <w:kern w:val="0"/>
                <w:lang w:eastAsia="en-ZW"/>
                <w14:ligatures w14:val="none"/>
              </w:rPr>
            </w:pPr>
          </w:p>
        </w:tc>
        <w:tc>
          <w:tcPr>
            <w:tcW w:w="1010" w:type="dxa"/>
            <w:noWrap/>
          </w:tcPr>
          <w:p w14:paraId="6F88FC44" w14:textId="77777777" w:rsidR="00613C99" w:rsidRPr="00432D33" w:rsidRDefault="00613C99" w:rsidP="006F52E5">
            <w:pPr>
              <w:jc w:val="left"/>
              <w:rPr>
                <w:ins w:id="370" w:author="MKONDIWA, Maxwell (CIMMYT-India)" w:date="2024-07-23T07:16:00Z" w16du:dateUtc="2024-07-23T01:46:00Z"/>
                <w:rFonts w:ascii="Aptos Narrow" w:eastAsia="Times New Roman" w:hAnsi="Aptos Narrow" w:cs="Times New Roman"/>
                <w:color w:val="000000"/>
                <w:kern w:val="0"/>
                <w:lang w:eastAsia="en-ZW"/>
                <w14:ligatures w14:val="none"/>
              </w:rPr>
            </w:pPr>
          </w:p>
        </w:tc>
      </w:tr>
      <w:tr w:rsidR="00613C99" w:rsidRPr="00432D33" w14:paraId="6001FFFC" w14:textId="77777777" w:rsidTr="006F52E5">
        <w:trPr>
          <w:trHeight w:val="288"/>
          <w:ins w:id="371" w:author="MKONDIWA, Maxwell (CIMMYT-India)" w:date="2024-07-23T07:16:00Z"/>
        </w:trPr>
        <w:tc>
          <w:tcPr>
            <w:tcW w:w="2694" w:type="dxa"/>
            <w:noWrap/>
            <w:hideMark/>
          </w:tcPr>
          <w:p w14:paraId="1A64987B" w14:textId="77777777" w:rsidR="00613C99" w:rsidRPr="00432D33" w:rsidRDefault="00613C99" w:rsidP="006F52E5">
            <w:pPr>
              <w:jc w:val="left"/>
              <w:rPr>
                <w:ins w:id="372" w:author="MKONDIWA, Maxwell (CIMMYT-India)" w:date="2024-07-23T07:16:00Z" w16du:dateUtc="2024-07-23T01:46:00Z"/>
                <w:rFonts w:ascii="Aptos Narrow" w:eastAsia="Times New Roman" w:hAnsi="Aptos Narrow" w:cs="Times New Roman"/>
                <w:color w:val="000000"/>
                <w:kern w:val="0"/>
                <w:lang w:eastAsia="en-ZW"/>
                <w14:ligatures w14:val="none"/>
              </w:rPr>
            </w:pPr>
            <w:ins w:id="373"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Weed management</w:t>
              </w:r>
            </w:ins>
          </w:p>
        </w:tc>
        <w:tc>
          <w:tcPr>
            <w:tcW w:w="3974" w:type="dxa"/>
          </w:tcPr>
          <w:p w14:paraId="203A57C4" w14:textId="77777777" w:rsidR="00613C99" w:rsidRPr="00432D33" w:rsidRDefault="00613C99" w:rsidP="006F52E5">
            <w:pPr>
              <w:jc w:val="left"/>
              <w:rPr>
                <w:ins w:id="374" w:author="MKONDIWA, Maxwell (CIMMYT-India)" w:date="2024-07-23T07:16:00Z" w16du:dateUtc="2024-07-23T01:46:00Z"/>
                <w:rFonts w:ascii="Aptos Narrow" w:eastAsia="Times New Roman" w:hAnsi="Aptos Narrow" w:cs="Times New Roman"/>
                <w:color w:val="000000"/>
                <w:kern w:val="0"/>
                <w:lang w:eastAsia="en-ZW"/>
                <w14:ligatures w14:val="none"/>
              </w:rPr>
            </w:pPr>
            <w:ins w:id="375"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Manual - No weeding</w:t>
              </w:r>
            </w:ins>
          </w:p>
        </w:tc>
        <w:tc>
          <w:tcPr>
            <w:tcW w:w="1220" w:type="dxa"/>
            <w:noWrap/>
            <w:hideMark/>
          </w:tcPr>
          <w:p w14:paraId="7945ACB4" w14:textId="77777777" w:rsidR="00613C99" w:rsidRPr="00432D33" w:rsidRDefault="00613C99" w:rsidP="006F52E5">
            <w:pPr>
              <w:jc w:val="left"/>
              <w:rPr>
                <w:ins w:id="376" w:author="MKONDIWA, Maxwell (CIMMYT-India)" w:date="2024-07-23T07:16:00Z" w16du:dateUtc="2024-07-23T01:46:00Z"/>
                <w:rFonts w:ascii="Aptos Narrow" w:eastAsia="Times New Roman" w:hAnsi="Aptos Narrow" w:cs="Times New Roman"/>
                <w:color w:val="000000"/>
                <w:kern w:val="0"/>
                <w:lang w:eastAsia="en-ZW"/>
                <w14:ligatures w14:val="none"/>
              </w:rPr>
            </w:pPr>
            <w:ins w:id="377"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0.178***</w:t>
              </w:r>
            </w:ins>
          </w:p>
        </w:tc>
        <w:tc>
          <w:tcPr>
            <w:tcW w:w="1010" w:type="dxa"/>
            <w:noWrap/>
            <w:hideMark/>
          </w:tcPr>
          <w:p w14:paraId="00FF5F91" w14:textId="77777777" w:rsidR="00613C99" w:rsidRPr="00432D33" w:rsidRDefault="00613C99" w:rsidP="006F52E5">
            <w:pPr>
              <w:jc w:val="left"/>
              <w:rPr>
                <w:ins w:id="378" w:author="MKONDIWA, Maxwell (CIMMYT-India)" w:date="2024-07-23T07:16:00Z" w16du:dateUtc="2024-07-23T01:46:00Z"/>
                <w:rFonts w:ascii="Aptos Narrow" w:eastAsia="Times New Roman" w:hAnsi="Aptos Narrow" w:cs="Times New Roman"/>
                <w:color w:val="000000"/>
                <w:kern w:val="0"/>
                <w:lang w:eastAsia="en-ZW"/>
                <w14:ligatures w14:val="none"/>
              </w:rPr>
            </w:pPr>
            <w:ins w:id="379"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-0.025</w:t>
              </w:r>
            </w:ins>
          </w:p>
        </w:tc>
      </w:tr>
      <w:tr w:rsidR="00613C99" w:rsidRPr="00432D33" w14:paraId="7376889B" w14:textId="77777777" w:rsidTr="006F52E5">
        <w:trPr>
          <w:trHeight w:val="288"/>
          <w:ins w:id="380" w:author="MKONDIWA, Maxwell (CIMMYT-India)" w:date="2024-07-23T07:16:00Z"/>
        </w:trPr>
        <w:tc>
          <w:tcPr>
            <w:tcW w:w="2694" w:type="dxa"/>
            <w:noWrap/>
            <w:hideMark/>
          </w:tcPr>
          <w:p w14:paraId="47C65D3C" w14:textId="77777777" w:rsidR="00613C99" w:rsidRPr="00432D33" w:rsidRDefault="00613C99" w:rsidP="006F52E5">
            <w:pPr>
              <w:jc w:val="left"/>
              <w:rPr>
                <w:ins w:id="381" w:author="MKONDIWA, Maxwell (CIMMYT-India)" w:date="2024-07-23T07:16:00Z" w16du:dateUtc="2024-07-23T01:46:00Z"/>
                <w:rFonts w:ascii="Aptos Narrow" w:eastAsia="Times New Roman" w:hAnsi="Aptos Narrow" w:cs="Times New Roman"/>
                <w:color w:val="000000"/>
                <w:kern w:val="0"/>
                <w:lang w:eastAsia="en-ZW"/>
                <w14:ligatures w14:val="none"/>
              </w:rPr>
            </w:pPr>
            <w:ins w:id="382"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Weed management</w:t>
              </w:r>
            </w:ins>
          </w:p>
        </w:tc>
        <w:tc>
          <w:tcPr>
            <w:tcW w:w="3974" w:type="dxa"/>
          </w:tcPr>
          <w:p w14:paraId="1FF3A150" w14:textId="77777777" w:rsidR="00613C99" w:rsidRPr="006F52E5" w:rsidRDefault="00613C99" w:rsidP="006F52E5">
            <w:pPr>
              <w:rPr>
                <w:ins w:id="383" w:author="MKONDIWA, Maxwell (CIMMYT-India)" w:date="2024-07-23T07:16:00Z" w16du:dateUtc="2024-07-23T01:46:00Z"/>
                <w:rFonts w:ascii="Aptos" w:eastAsia="Times New Roman" w:hAnsi="Aptos" w:cs="Calibri"/>
                <w:color w:val="000000"/>
                <w:kern w:val="0"/>
                <w:sz w:val="20"/>
                <w:szCs w:val="20"/>
                <w:lang w:eastAsia="en-ZW"/>
                <w14:ligatures w14:val="none"/>
              </w:rPr>
            </w:pPr>
            <w:ins w:id="384"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Manual+ herbicides – No weeding</w:t>
              </w:r>
            </w:ins>
          </w:p>
        </w:tc>
        <w:tc>
          <w:tcPr>
            <w:tcW w:w="1220" w:type="dxa"/>
            <w:noWrap/>
            <w:hideMark/>
          </w:tcPr>
          <w:p w14:paraId="60803DB9" w14:textId="77777777" w:rsidR="00613C99" w:rsidRPr="00432D33" w:rsidRDefault="00613C99" w:rsidP="006F52E5">
            <w:pPr>
              <w:jc w:val="left"/>
              <w:rPr>
                <w:ins w:id="385" w:author="MKONDIWA, Maxwell (CIMMYT-India)" w:date="2024-07-23T07:16:00Z" w16du:dateUtc="2024-07-23T01:46:00Z"/>
                <w:rFonts w:ascii="Aptos Narrow" w:eastAsia="Times New Roman" w:hAnsi="Aptos Narrow" w:cs="Times New Roman"/>
                <w:color w:val="000000"/>
                <w:kern w:val="0"/>
                <w:lang w:eastAsia="en-ZW"/>
                <w14:ligatures w14:val="none"/>
              </w:rPr>
            </w:pPr>
            <w:ins w:id="386"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0.188***</w:t>
              </w:r>
            </w:ins>
          </w:p>
        </w:tc>
        <w:tc>
          <w:tcPr>
            <w:tcW w:w="1010" w:type="dxa"/>
            <w:noWrap/>
            <w:hideMark/>
          </w:tcPr>
          <w:p w14:paraId="32CCBCDF" w14:textId="77777777" w:rsidR="00613C99" w:rsidRPr="00432D33" w:rsidRDefault="00613C99" w:rsidP="006F52E5">
            <w:pPr>
              <w:jc w:val="left"/>
              <w:rPr>
                <w:ins w:id="387" w:author="MKONDIWA, Maxwell (CIMMYT-India)" w:date="2024-07-23T07:16:00Z" w16du:dateUtc="2024-07-23T01:46:00Z"/>
                <w:rFonts w:ascii="Aptos Narrow" w:eastAsia="Times New Roman" w:hAnsi="Aptos Narrow" w:cs="Times New Roman"/>
                <w:color w:val="000000"/>
                <w:kern w:val="0"/>
                <w:lang w:eastAsia="en-ZW"/>
                <w14:ligatures w14:val="none"/>
              </w:rPr>
            </w:pPr>
            <w:ins w:id="388"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-0.041</w:t>
              </w:r>
            </w:ins>
          </w:p>
        </w:tc>
      </w:tr>
      <w:tr w:rsidR="00613C99" w:rsidRPr="00432D33" w14:paraId="06C126DD" w14:textId="77777777" w:rsidTr="006F52E5">
        <w:trPr>
          <w:trHeight w:val="288"/>
          <w:ins w:id="389" w:author="MKONDIWA, Maxwell (CIMMYT-India)" w:date="2024-07-23T07:16:00Z"/>
        </w:trPr>
        <w:tc>
          <w:tcPr>
            <w:tcW w:w="2694" w:type="dxa"/>
            <w:noWrap/>
            <w:hideMark/>
          </w:tcPr>
          <w:p w14:paraId="25639B18" w14:textId="77777777" w:rsidR="00613C99" w:rsidRPr="00432D33" w:rsidRDefault="00613C99" w:rsidP="006F52E5">
            <w:pPr>
              <w:jc w:val="left"/>
              <w:rPr>
                <w:ins w:id="390" w:author="MKONDIWA, Maxwell (CIMMYT-India)" w:date="2024-07-23T07:16:00Z" w16du:dateUtc="2024-07-23T01:46:00Z"/>
                <w:rFonts w:ascii="Aptos Narrow" w:eastAsia="Times New Roman" w:hAnsi="Aptos Narrow" w:cs="Times New Roman"/>
                <w:color w:val="000000"/>
                <w:kern w:val="0"/>
                <w:lang w:eastAsia="en-ZW"/>
                <w14:ligatures w14:val="none"/>
              </w:rPr>
            </w:pPr>
            <w:ins w:id="391"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Weed management</w:t>
              </w:r>
            </w:ins>
          </w:p>
        </w:tc>
        <w:tc>
          <w:tcPr>
            <w:tcW w:w="3974" w:type="dxa"/>
          </w:tcPr>
          <w:p w14:paraId="7941BA10" w14:textId="77777777" w:rsidR="00613C99" w:rsidRPr="00432D33" w:rsidRDefault="00613C99" w:rsidP="006F52E5">
            <w:pPr>
              <w:jc w:val="left"/>
              <w:rPr>
                <w:ins w:id="392" w:author="MKONDIWA, Maxwell (CIMMYT-India)" w:date="2024-07-23T07:16:00Z" w16du:dateUtc="2024-07-23T01:46:00Z"/>
                <w:rFonts w:ascii="Aptos Narrow" w:eastAsia="Times New Roman" w:hAnsi="Aptos Narrow" w:cs="Times New Roman"/>
                <w:color w:val="000000"/>
                <w:kern w:val="0"/>
                <w:lang w:eastAsia="en-ZW"/>
                <w14:ligatures w14:val="none"/>
              </w:rPr>
            </w:pPr>
            <w:ins w:id="393"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24D - No weeding</w:t>
              </w:r>
            </w:ins>
          </w:p>
        </w:tc>
        <w:tc>
          <w:tcPr>
            <w:tcW w:w="1220" w:type="dxa"/>
            <w:noWrap/>
            <w:hideMark/>
          </w:tcPr>
          <w:p w14:paraId="698BE98D" w14:textId="77777777" w:rsidR="00613C99" w:rsidRPr="00432D33" w:rsidRDefault="00613C99" w:rsidP="006F52E5">
            <w:pPr>
              <w:jc w:val="left"/>
              <w:rPr>
                <w:ins w:id="394" w:author="MKONDIWA, Maxwell (CIMMYT-India)" w:date="2024-07-23T07:16:00Z" w16du:dateUtc="2024-07-23T01:46:00Z"/>
                <w:rFonts w:ascii="Aptos Narrow" w:eastAsia="Times New Roman" w:hAnsi="Aptos Narrow" w:cs="Times New Roman"/>
                <w:color w:val="000000"/>
                <w:kern w:val="0"/>
                <w:lang w:eastAsia="en-ZW"/>
                <w14:ligatures w14:val="none"/>
              </w:rPr>
            </w:pPr>
            <w:ins w:id="395"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0.284***</w:t>
              </w:r>
            </w:ins>
          </w:p>
        </w:tc>
        <w:tc>
          <w:tcPr>
            <w:tcW w:w="1010" w:type="dxa"/>
            <w:noWrap/>
            <w:hideMark/>
          </w:tcPr>
          <w:p w14:paraId="378BBC3C" w14:textId="77777777" w:rsidR="00613C99" w:rsidRPr="00432D33" w:rsidRDefault="00613C99" w:rsidP="006F52E5">
            <w:pPr>
              <w:jc w:val="left"/>
              <w:rPr>
                <w:ins w:id="396" w:author="MKONDIWA, Maxwell (CIMMYT-India)" w:date="2024-07-23T07:16:00Z" w16du:dateUtc="2024-07-23T01:46:00Z"/>
                <w:rFonts w:ascii="Aptos Narrow" w:eastAsia="Times New Roman" w:hAnsi="Aptos Narrow" w:cs="Times New Roman"/>
                <w:color w:val="000000"/>
                <w:kern w:val="0"/>
                <w:lang w:eastAsia="en-ZW"/>
                <w14:ligatures w14:val="none"/>
              </w:rPr>
            </w:pPr>
            <w:ins w:id="397"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-0.026</w:t>
              </w:r>
            </w:ins>
          </w:p>
        </w:tc>
      </w:tr>
      <w:tr w:rsidR="00613C99" w:rsidRPr="00432D33" w14:paraId="55D4F98C" w14:textId="77777777" w:rsidTr="006F52E5">
        <w:trPr>
          <w:trHeight w:val="288"/>
          <w:ins w:id="398" w:author="MKONDIWA, Maxwell (CIMMYT-India)" w:date="2024-07-23T07:16:00Z"/>
        </w:trPr>
        <w:tc>
          <w:tcPr>
            <w:tcW w:w="2694" w:type="dxa"/>
            <w:noWrap/>
            <w:hideMark/>
          </w:tcPr>
          <w:p w14:paraId="3AFC9054" w14:textId="77777777" w:rsidR="00613C99" w:rsidRPr="00432D33" w:rsidRDefault="00613C99" w:rsidP="006F52E5">
            <w:pPr>
              <w:jc w:val="left"/>
              <w:rPr>
                <w:ins w:id="399" w:author="MKONDIWA, Maxwell (CIMMYT-India)" w:date="2024-07-23T07:16:00Z" w16du:dateUtc="2024-07-23T01:46:00Z"/>
                <w:rFonts w:ascii="Aptos Narrow" w:eastAsia="Times New Roman" w:hAnsi="Aptos Narrow" w:cs="Times New Roman"/>
                <w:color w:val="000000"/>
                <w:kern w:val="0"/>
                <w:lang w:eastAsia="en-ZW"/>
                <w14:ligatures w14:val="none"/>
              </w:rPr>
            </w:pPr>
            <w:ins w:id="400"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Weed management</w:t>
              </w:r>
            </w:ins>
          </w:p>
        </w:tc>
        <w:tc>
          <w:tcPr>
            <w:tcW w:w="3974" w:type="dxa"/>
          </w:tcPr>
          <w:p w14:paraId="0639A828" w14:textId="77777777" w:rsidR="00613C99" w:rsidRPr="001578B0" w:rsidRDefault="00613C99" w:rsidP="006F52E5">
            <w:pPr>
              <w:rPr>
                <w:ins w:id="401" w:author="MKONDIWA, Maxwell (CIMMYT-India)" w:date="2024-07-23T07:16:00Z" w16du:dateUtc="2024-07-23T01:46:00Z"/>
                <w:rFonts w:ascii="Aptos" w:eastAsia="Times New Roman" w:hAnsi="Aptos" w:cs="Calibri"/>
                <w:color w:val="000000"/>
                <w:kern w:val="0"/>
                <w:sz w:val="20"/>
                <w:szCs w:val="20"/>
                <w:lang w:eastAsia="en-ZW"/>
                <w14:ligatures w14:val="none"/>
              </w:rPr>
            </w:pPr>
            <w:proofErr w:type="spellStart"/>
            <w:ins w:id="402"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Sulfosulfuron</w:t>
              </w:r>
              <w:proofErr w:type="spellEnd"/>
              <w:r w:rsidRPr="001578B0">
                <w:rPr>
                  <w:rFonts w:ascii="Aptos" w:eastAsia="Times New Roman" w:hAnsi="Aptos" w:cs="Calibri"/>
                  <w:color w:val="000000"/>
                  <w:kern w:val="0"/>
                  <w:sz w:val="20"/>
                  <w:szCs w:val="20"/>
                  <w:lang w:eastAsia="en-ZW"/>
                  <w14:ligatures w14:val="none"/>
                </w:rPr>
                <w:t xml:space="preserve">+ </w:t>
              </w:r>
              <w:proofErr w:type="spellStart"/>
              <w:r w:rsidRPr="001578B0">
                <w:rPr>
                  <w:rFonts w:ascii="Aptos" w:eastAsia="Times New Roman" w:hAnsi="Aptos" w:cs="Calibri"/>
                  <w:color w:val="000000"/>
                  <w:kern w:val="0"/>
                  <w:sz w:val="20"/>
                  <w:szCs w:val="20"/>
                  <w:lang w:eastAsia="en-ZW"/>
                  <w14:ligatures w14:val="none"/>
                </w:rPr>
                <w:t>Metsulfuron</w:t>
              </w:r>
              <w:proofErr w:type="spellEnd"/>
              <w:r w:rsidRPr="001578B0">
                <w:rPr>
                  <w:rFonts w:ascii="Aptos" w:eastAsia="Times New Roman" w:hAnsi="Aptos" w:cs="Calibri"/>
                  <w:color w:val="000000"/>
                  <w:kern w:val="0"/>
                  <w:sz w:val="20"/>
                  <w:szCs w:val="20"/>
                  <w:lang w:eastAsia="en-ZW"/>
                  <w14:ligatures w14:val="none"/>
                </w:rPr>
                <w:t xml:space="preserve"> – </w:t>
              </w:r>
            </w:ins>
          </w:p>
          <w:p w14:paraId="6CF4BE80" w14:textId="77777777" w:rsidR="00613C99" w:rsidRPr="00432D33" w:rsidRDefault="00613C99" w:rsidP="006F52E5">
            <w:pPr>
              <w:jc w:val="left"/>
              <w:rPr>
                <w:ins w:id="403" w:author="MKONDIWA, Maxwell (CIMMYT-India)" w:date="2024-07-23T07:16:00Z" w16du:dateUtc="2024-07-23T01:46:00Z"/>
                <w:rFonts w:ascii="Aptos Narrow" w:eastAsia="Times New Roman" w:hAnsi="Aptos Narrow" w:cs="Times New Roman"/>
                <w:color w:val="000000"/>
                <w:kern w:val="0"/>
                <w:lang w:eastAsia="en-ZW"/>
                <w14:ligatures w14:val="none"/>
              </w:rPr>
            </w:pPr>
            <w:ins w:id="404"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No weeding</w:t>
              </w:r>
            </w:ins>
          </w:p>
        </w:tc>
        <w:tc>
          <w:tcPr>
            <w:tcW w:w="1220" w:type="dxa"/>
            <w:noWrap/>
            <w:hideMark/>
          </w:tcPr>
          <w:p w14:paraId="043D28A5" w14:textId="77777777" w:rsidR="00613C99" w:rsidRPr="00432D33" w:rsidRDefault="00613C99" w:rsidP="006F52E5">
            <w:pPr>
              <w:jc w:val="left"/>
              <w:rPr>
                <w:ins w:id="405" w:author="MKONDIWA, Maxwell (CIMMYT-India)" w:date="2024-07-23T07:16:00Z" w16du:dateUtc="2024-07-23T01:46:00Z"/>
                <w:rFonts w:ascii="Aptos Narrow" w:eastAsia="Times New Roman" w:hAnsi="Aptos Narrow" w:cs="Times New Roman"/>
                <w:color w:val="000000"/>
                <w:kern w:val="0"/>
                <w:lang w:eastAsia="en-ZW"/>
                <w14:ligatures w14:val="none"/>
              </w:rPr>
            </w:pPr>
            <w:ins w:id="406"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0.375***</w:t>
              </w:r>
            </w:ins>
          </w:p>
        </w:tc>
        <w:tc>
          <w:tcPr>
            <w:tcW w:w="1010" w:type="dxa"/>
            <w:noWrap/>
            <w:hideMark/>
          </w:tcPr>
          <w:p w14:paraId="394CE409" w14:textId="77777777" w:rsidR="00613C99" w:rsidRPr="00432D33" w:rsidRDefault="00613C99" w:rsidP="006F52E5">
            <w:pPr>
              <w:jc w:val="left"/>
              <w:rPr>
                <w:ins w:id="407" w:author="MKONDIWA, Maxwell (CIMMYT-India)" w:date="2024-07-23T07:16:00Z" w16du:dateUtc="2024-07-23T01:46:00Z"/>
                <w:rFonts w:ascii="Aptos Narrow" w:eastAsia="Times New Roman" w:hAnsi="Aptos Narrow" w:cs="Times New Roman"/>
                <w:color w:val="000000"/>
                <w:kern w:val="0"/>
                <w:lang w:eastAsia="en-ZW"/>
                <w14:ligatures w14:val="none"/>
              </w:rPr>
            </w:pPr>
            <w:ins w:id="408"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-0.03</w:t>
              </w:r>
              <w:r>
                <w:rPr>
                  <w:rFonts w:ascii="Aptos Narrow" w:eastAsia="Times New Roman" w:hAnsi="Aptos Narrow" w:cs="Times New Roman"/>
                  <w:color w:val="000000"/>
                  <w:kern w:val="0"/>
                  <w:lang w:eastAsia="en-ZW"/>
                  <w14:ligatures w14:val="none"/>
                </w:rPr>
                <w:t>0</w:t>
              </w:r>
            </w:ins>
          </w:p>
        </w:tc>
      </w:tr>
      <w:tr w:rsidR="00613C99" w:rsidRPr="00432D33" w14:paraId="0586CBDD" w14:textId="77777777" w:rsidTr="006F52E5">
        <w:trPr>
          <w:trHeight w:val="288"/>
          <w:ins w:id="409" w:author="MKONDIWA, Maxwell (CIMMYT-India)" w:date="2024-07-23T07:16:00Z"/>
        </w:trPr>
        <w:tc>
          <w:tcPr>
            <w:tcW w:w="2694" w:type="dxa"/>
            <w:noWrap/>
          </w:tcPr>
          <w:p w14:paraId="66764640" w14:textId="77777777" w:rsidR="00613C99" w:rsidRPr="00432D33" w:rsidRDefault="00613C99" w:rsidP="006F52E5">
            <w:pPr>
              <w:jc w:val="left"/>
              <w:rPr>
                <w:ins w:id="410" w:author="MKONDIWA, Maxwell (CIMMYT-India)" w:date="2024-07-23T07:16:00Z" w16du:dateUtc="2024-07-23T01:46:00Z"/>
                <w:rFonts w:ascii="Aptos Narrow" w:eastAsia="Times New Roman" w:hAnsi="Aptos Narrow" w:cs="Times New Roman"/>
                <w:color w:val="000000"/>
                <w:kern w:val="0"/>
                <w:lang w:eastAsia="en-ZW"/>
                <w14:ligatures w14:val="none"/>
              </w:rPr>
            </w:pPr>
            <w:ins w:id="411" w:author="MKONDIWA, Maxwell (CIMMYT-India)" w:date="2024-07-23T07:16:00Z" w16du:dateUtc="2024-07-23T01:46:00Z">
              <w:r w:rsidRPr="001578B0">
                <w:rPr>
                  <w:rFonts w:ascii="Aptos" w:eastAsia="Times New Roman" w:hAnsi="Aptos" w:cs="Calibri"/>
                  <w:i/>
                  <w:iCs/>
                  <w:color w:val="000000"/>
                  <w:kern w:val="0"/>
                  <w:sz w:val="20"/>
                  <w:szCs w:val="20"/>
                  <w:lang w:eastAsia="en-ZW"/>
                  <w14:ligatures w14:val="none"/>
                </w:rPr>
                <w:t>Panel (b)</w:t>
              </w:r>
            </w:ins>
          </w:p>
        </w:tc>
        <w:tc>
          <w:tcPr>
            <w:tcW w:w="3974" w:type="dxa"/>
          </w:tcPr>
          <w:p w14:paraId="6271EFA5" w14:textId="77777777" w:rsidR="00613C99" w:rsidRPr="00432D33" w:rsidRDefault="00613C99" w:rsidP="006F52E5">
            <w:pPr>
              <w:jc w:val="left"/>
              <w:rPr>
                <w:ins w:id="412" w:author="MKONDIWA, Maxwell (CIMMYT-India)" w:date="2024-07-23T07:16:00Z" w16du:dateUtc="2024-07-23T01:46:00Z"/>
                <w:rFonts w:ascii="Aptos Narrow" w:eastAsia="Times New Roman" w:hAnsi="Aptos Narrow" w:cs="Times New Roman"/>
                <w:color w:val="000000"/>
                <w:kern w:val="0"/>
                <w:lang w:eastAsia="en-ZW"/>
                <w14:ligatures w14:val="none"/>
              </w:rPr>
            </w:pPr>
          </w:p>
        </w:tc>
        <w:tc>
          <w:tcPr>
            <w:tcW w:w="1220" w:type="dxa"/>
            <w:noWrap/>
          </w:tcPr>
          <w:p w14:paraId="48038A72" w14:textId="77777777" w:rsidR="00613C99" w:rsidRPr="00432D33" w:rsidRDefault="00613C99" w:rsidP="006F52E5">
            <w:pPr>
              <w:jc w:val="left"/>
              <w:rPr>
                <w:ins w:id="413" w:author="MKONDIWA, Maxwell (CIMMYT-India)" w:date="2024-07-23T07:16:00Z" w16du:dateUtc="2024-07-23T01:46:00Z"/>
                <w:rFonts w:ascii="Aptos Narrow" w:eastAsia="Times New Roman" w:hAnsi="Aptos Narrow" w:cs="Times New Roman"/>
                <w:color w:val="000000"/>
                <w:kern w:val="0"/>
                <w:lang w:eastAsia="en-ZW"/>
                <w14:ligatures w14:val="none"/>
              </w:rPr>
            </w:pPr>
          </w:p>
        </w:tc>
        <w:tc>
          <w:tcPr>
            <w:tcW w:w="1010" w:type="dxa"/>
            <w:noWrap/>
          </w:tcPr>
          <w:p w14:paraId="4AE31AC5" w14:textId="77777777" w:rsidR="00613C99" w:rsidRPr="00432D33" w:rsidRDefault="00613C99" w:rsidP="006F52E5">
            <w:pPr>
              <w:jc w:val="left"/>
              <w:rPr>
                <w:ins w:id="414" w:author="MKONDIWA, Maxwell (CIMMYT-India)" w:date="2024-07-23T07:16:00Z" w16du:dateUtc="2024-07-23T01:46:00Z"/>
                <w:rFonts w:ascii="Aptos Narrow" w:eastAsia="Times New Roman" w:hAnsi="Aptos Narrow" w:cs="Times New Roman"/>
                <w:color w:val="000000"/>
                <w:kern w:val="0"/>
                <w:lang w:eastAsia="en-ZW"/>
                <w14:ligatures w14:val="none"/>
              </w:rPr>
            </w:pPr>
          </w:p>
        </w:tc>
      </w:tr>
      <w:tr w:rsidR="00613C99" w:rsidRPr="00432D33" w14:paraId="4C14DB35" w14:textId="77777777" w:rsidTr="006F52E5">
        <w:trPr>
          <w:trHeight w:val="288"/>
          <w:ins w:id="415" w:author="MKONDIWA, Maxwell (CIMMYT-India)" w:date="2024-07-23T07:16:00Z"/>
        </w:trPr>
        <w:tc>
          <w:tcPr>
            <w:tcW w:w="2694" w:type="dxa"/>
            <w:noWrap/>
            <w:hideMark/>
          </w:tcPr>
          <w:p w14:paraId="1F479E07" w14:textId="77777777" w:rsidR="00613C99" w:rsidRPr="00432D33" w:rsidRDefault="00613C99" w:rsidP="006F52E5">
            <w:pPr>
              <w:jc w:val="left"/>
              <w:rPr>
                <w:ins w:id="416" w:author="MKONDIWA, Maxwell (CIMMYT-India)" w:date="2024-07-23T07:16:00Z" w16du:dateUtc="2024-07-23T01:46:00Z"/>
                <w:rFonts w:ascii="Aptos Narrow" w:eastAsia="Times New Roman" w:hAnsi="Aptos Narrow" w:cs="Times New Roman"/>
                <w:color w:val="000000"/>
                <w:kern w:val="0"/>
                <w:lang w:eastAsia="en-ZW"/>
                <w14:ligatures w14:val="none"/>
              </w:rPr>
            </w:pPr>
            <w:ins w:id="417"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Sowing dates</w:t>
              </w:r>
            </w:ins>
          </w:p>
        </w:tc>
        <w:tc>
          <w:tcPr>
            <w:tcW w:w="3974" w:type="dxa"/>
          </w:tcPr>
          <w:p w14:paraId="198623A0" w14:textId="77777777" w:rsidR="00613C99" w:rsidRPr="00432D33" w:rsidRDefault="00613C99" w:rsidP="006F52E5">
            <w:pPr>
              <w:jc w:val="left"/>
              <w:rPr>
                <w:ins w:id="418" w:author="MKONDIWA, Maxwell (CIMMYT-India)" w:date="2024-07-23T07:16:00Z" w16du:dateUtc="2024-07-23T01:46:00Z"/>
                <w:rFonts w:ascii="Aptos Narrow" w:eastAsia="Times New Roman" w:hAnsi="Aptos Narrow" w:cs="Times New Roman"/>
                <w:color w:val="000000"/>
                <w:kern w:val="0"/>
                <w:lang w:eastAsia="en-ZW"/>
                <w14:ligatures w14:val="none"/>
              </w:rPr>
            </w:pPr>
            <w:ins w:id="419"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15Dec - 16Dec</w:t>
              </w:r>
            </w:ins>
          </w:p>
        </w:tc>
        <w:tc>
          <w:tcPr>
            <w:tcW w:w="1220" w:type="dxa"/>
            <w:noWrap/>
            <w:hideMark/>
          </w:tcPr>
          <w:p w14:paraId="4A1163A0" w14:textId="77777777" w:rsidR="00613C99" w:rsidRPr="00432D33" w:rsidRDefault="00613C99" w:rsidP="006F52E5">
            <w:pPr>
              <w:jc w:val="left"/>
              <w:rPr>
                <w:ins w:id="420" w:author="MKONDIWA, Maxwell (CIMMYT-India)" w:date="2024-07-23T07:16:00Z" w16du:dateUtc="2024-07-23T01:46:00Z"/>
                <w:rFonts w:ascii="Aptos Narrow" w:eastAsia="Times New Roman" w:hAnsi="Aptos Narrow" w:cs="Times New Roman"/>
                <w:color w:val="000000"/>
                <w:kern w:val="0"/>
                <w:lang w:eastAsia="en-ZW"/>
                <w14:ligatures w14:val="none"/>
              </w:rPr>
            </w:pPr>
            <w:ins w:id="421"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0.241***</w:t>
              </w:r>
            </w:ins>
          </w:p>
        </w:tc>
        <w:tc>
          <w:tcPr>
            <w:tcW w:w="1010" w:type="dxa"/>
            <w:noWrap/>
            <w:hideMark/>
          </w:tcPr>
          <w:p w14:paraId="1827DB4D" w14:textId="77777777" w:rsidR="00613C99" w:rsidRPr="00432D33" w:rsidRDefault="00613C99" w:rsidP="006F52E5">
            <w:pPr>
              <w:jc w:val="left"/>
              <w:rPr>
                <w:ins w:id="422" w:author="MKONDIWA, Maxwell (CIMMYT-India)" w:date="2024-07-23T07:16:00Z" w16du:dateUtc="2024-07-23T01:46:00Z"/>
                <w:rFonts w:ascii="Aptos Narrow" w:eastAsia="Times New Roman" w:hAnsi="Aptos Narrow" w:cs="Times New Roman"/>
                <w:color w:val="000000"/>
                <w:kern w:val="0"/>
                <w:lang w:eastAsia="en-ZW"/>
                <w14:ligatures w14:val="none"/>
              </w:rPr>
            </w:pPr>
            <w:ins w:id="423"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-0.034</w:t>
              </w:r>
            </w:ins>
          </w:p>
        </w:tc>
      </w:tr>
      <w:tr w:rsidR="00613C99" w:rsidRPr="00432D33" w14:paraId="729D2C0A" w14:textId="77777777" w:rsidTr="006F52E5">
        <w:trPr>
          <w:trHeight w:val="288"/>
          <w:ins w:id="424" w:author="MKONDIWA, Maxwell (CIMMYT-India)" w:date="2024-07-23T07:16:00Z"/>
        </w:trPr>
        <w:tc>
          <w:tcPr>
            <w:tcW w:w="2694" w:type="dxa"/>
            <w:noWrap/>
            <w:hideMark/>
          </w:tcPr>
          <w:p w14:paraId="572A6FF9" w14:textId="77777777" w:rsidR="00613C99" w:rsidRPr="00432D33" w:rsidRDefault="00613C99" w:rsidP="006F52E5">
            <w:pPr>
              <w:jc w:val="left"/>
              <w:rPr>
                <w:ins w:id="425" w:author="MKONDIWA, Maxwell (CIMMYT-India)" w:date="2024-07-23T07:16:00Z" w16du:dateUtc="2024-07-23T01:46:00Z"/>
                <w:rFonts w:ascii="Aptos Narrow" w:eastAsia="Times New Roman" w:hAnsi="Aptos Narrow" w:cs="Times New Roman"/>
                <w:color w:val="000000"/>
                <w:kern w:val="0"/>
                <w:lang w:eastAsia="en-ZW"/>
                <w14:ligatures w14:val="none"/>
              </w:rPr>
            </w:pPr>
            <w:ins w:id="426"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Sowing dates</w:t>
              </w:r>
            </w:ins>
          </w:p>
        </w:tc>
        <w:tc>
          <w:tcPr>
            <w:tcW w:w="3974" w:type="dxa"/>
          </w:tcPr>
          <w:p w14:paraId="121676A1" w14:textId="77777777" w:rsidR="00613C99" w:rsidRPr="00432D33" w:rsidRDefault="00613C99" w:rsidP="006F52E5">
            <w:pPr>
              <w:jc w:val="left"/>
              <w:rPr>
                <w:ins w:id="427" w:author="MKONDIWA, Maxwell (CIMMYT-India)" w:date="2024-07-23T07:16:00Z" w16du:dateUtc="2024-07-23T01:46:00Z"/>
                <w:rFonts w:ascii="Aptos Narrow" w:eastAsia="Times New Roman" w:hAnsi="Aptos Narrow" w:cs="Times New Roman"/>
                <w:color w:val="000000"/>
                <w:kern w:val="0"/>
                <w:lang w:eastAsia="en-ZW"/>
                <w14:ligatures w14:val="none"/>
              </w:rPr>
            </w:pPr>
            <w:ins w:id="428"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30Nov - 16Dec</w:t>
              </w:r>
            </w:ins>
          </w:p>
        </w:tc>
        <w:tc>
          <w:tcPr>
            <w:tcW w:w="1220" w:type="dxa"/>
            <w:noWrap/>
            <w:hideMark/>
          </w:tcPr>
          <w:p w14:paraId="02D1C9CC" w14:textId="77777777" w:rsidR="00613C99" w:rsidRPr="00432D33" w:rsidRDefault="00613C99" w:rsidP="006F52E5">
            <w:pPr>
              <w:jc w:val="left"/>
              <w:rPr>
                <w:ins w:id="429" w:author="MKONDIWA, Maxwell (CIMMYT-India)" w:date="2024-07-23T07:16:00Z" w16du:dateUtc="2024-07-23T01:46:00Z"/>
                <w:rFonts w:ascii="Aptos Narrow" w:eastAsia="Times New Roman" w:hAnsi="Aptos Narrow" w:cs="Times New Roman"/>
                <w:color w:val="000000"/>
                <w:kern w:val="0"/>
                <w:lang w:eastAsia="en-ZW"/>
                <w14:ligatures w14:val="none"/>
              </w:rPr>
            </w:pPr>
            <w:ins w:id="430"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0.401***</w:t>
              </w:r>
            </w:ins>
          </w:p>
        </w:tc>
        <w:tc>
          <w:tcPr>
            <w:tcW w:w="1010" w:type="dxa"/>
            <w:noWrap/>
            <w:hideMark/>
          </w:tcPr>
          <w:p w14:paraId="45373947" w14:textId="77777777" w:rsidR="00613C99" w:rsidRPr="00432D33" w:rsidRDefault="00613C99" w:rsidP="006F52E5">
            <w:pPr>
              <w:jc w:val="left"/>
              <w:rPr>
                <w:ins w:id="431" w:author="MKONDIWA, Maxwell (CIMMYT-India)" w:date="2024-07-23T07:16:00Z" w16du:dateUtc="2024-07-23T01:46:00Z"/>
                <w:rFonts w:ascii="Aptos Narrow" w:eastAsia="Times New Roman" w:hAnsi="Aptos Narrow" w:cs="Times New Roman"/>
                <w:color w:val="000000"/>
                <w:kern w:val="0"/>
                <w:lang w:eastAsia="en-ZW"/>
                <w14:ligatures w14:val="none"/>
              </w:rPr>
            </w:pPr>
            <w:ins w:id="432"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-0.035</w:t>
              </w:r>
            </w:ins>
          </w:p>
        </w:tc>
      </w:tr>
      <w:tr w:rsidR="00613C99" w:rsidRPr="00432D33" w14:paraId="093663B4" w14:textId="77777777" w:rsidTr="006F52E5">
        <w:trPr>
          <w:trHeight w:val="288"/>
          <w:ins w:id="433" w:author="MKONDIWA, Maxwell (CIMMYT-India)" w:date="2024-07-23T07:16:00Z"/>
        </w:trPr>
        <w:tc>
          <w:tcPr>
            <w:tcW w:w="2694" w:type="dxa"/>
            <w:noWrap/>
            <w:hideMark/>
          </w:tcPr>
          <w:p w14:paraId="12AF64E9" w14:textId="77777777" w:rsidR="00613C99" w:rsidRPr="00432D33" w:rsidRDefault="00613C99" w:rsidP="006F52E5">
            <w:pPr>
              <w:jc w:val="left"/>
              <w:rPr>
                <w:ins w:id="434" w:author="MKONDIWA, Maxwell (CIMMYT-India)" w:date="2024-07-23T07:16:00Z" w16du:dateUtc="2024-07-23T01:46:00Z"/>
                <w:rFonts w:ascii="Aptos Narrow" w:eastAsia="Times New Roman" w:hAnsi="Aptos Narrow" w:cs="Times New Roman"/>
                <w:color w:val="000000"/>
                <w:kern w:val="0"/>
                <w:lang w:eastAsia="en-ZW"/>
                <w14:ligatures w14:val="none"/>
              </w:rPr>
            </w:pPr>
            <w:ins w:id="435"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Sowing dates</w:t>
              </w:r>
            </w:ins>
          </w:p>
        </w:tc>
        <w:tc>
          <w:tcPr>
            <w:tcW w:w="3974" w:type="dxa"/>
          </w:tcPr>
          <w:p w14:paraId="6DBEFA0F" w14:textId="77777777" w:rsidR="00613C99" w:rsidRPr="00432D33" w:rsidRDefault="00613C99" w:rsidP="006F52E5">
            <w:pPr>
              <w:jc w:val="left"/>
              <w:rPr>
                <w:ins w:id="436" w:author="MKONDIWA, Maxwell (CIMMYT-India)" w:date="2024-07-23T07:16:00Z" w16du:dateUtc="2024-07-23T01:46:00Z"/>
                <w:rFonts w:ascii="Aptos Narrow" w:eastAsia="Times New Roman" w:hAnsi="Aptos Narrow" w:cs="Times New Roman"/>
                <w:color w:val="000000"/>
                <w:kern w:val="0"/>
                <w:lang w:eastAsia="en-ZW"/>
                <w14:ligatures w14:val="none"/>
              </w:rPr>
            </w:pPr>
            <w:ins w:id="437"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20Nov - 16Dec</w:t>
              </w:r>
            </w:ins>
          </w:p>
        </w:tc>
        <w:tc>
          <w:tcPr>
            <w:tcW w:w="1220" w:type="dxa"/>
            <w:noWrap/>
            <w:hideMark/>
          </w:tcPr>
          <w:p w14:paraId="528C1339" w14:textId="77777777" w:rsidR="00613C99" w:rsidRPr="00432D33" w:rsidRDefault="00613C99" w:rsidP="006F52E5">
            <w:pPr>
              <w:jc w:val="left"/>
              <w:rPr>
                <w:ins w:id="438" w:author="MKONDIWA, Maxwell (CIMMYT-India)" w:date="2024-07-23T07:16:00Z" w16du:dateUtc="2024-07-23T01:46:00Z"/>
                <w:rFonts w:ascii="Aptos Narrow" w:eastAsia="Times New Roman" w:hAnsi="Aptos Narrow" w:cs="Times New Roman"/>
                <w:color w:val="000000"/>
                <w:kern w:val="0"/>
                <w:lang w:eastAsia="en-ZW"/>
                <w14:ligatures w14:val="none"/>
              </w:rPr>
            </w:pPr>
            <w:ins w:id="439"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0.597***</w:t>
              </w:r>
            </w:ins>
          </w:p>
        </w:tc>
        <w:tc>
          <w:tcPr>
            <w:tcW w:w="1010" w:type="dxa"/>
            <w:noWrap/>
            <w:hideMark/>
          </w:tcPr>
          <w:p w14:paraId="62CA629F" w14:textId="77777777" w:rsidR="00613C99" w:rsidRPr="00432D33" w:rsidRDefault="00613C99" w:rsidP="006F52E5">
            <w:pPr>
              <w:jc w:val="left"/>
              <w:rPr>
                <w:ins w:id="440" w:author="MKONDIWA, Maxwell (CIMMYT-India)" w:date="2024-07-23T07:16:00Z" w16du:dateUtc="2024-07-23T01:46:00Z"/>
                <w:rFonts w:ascii="Aptos Narrow" w:eastAsia="Times New Roman" w:hAnsi="Aptos Narrow" w:cs="Times New Roman"/>
                <w:color w:val="000000"/>
                <w:kern w:val="0"/>
                <w:lang w:eastAsia="en-ZW"/>
                <w14:ligatures w14:val="none"/>
              </w:rPr>
            </w:pPr>
            <w:ins w:id="441"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-0.039</w:t>
              </w:r>
            </w:ins>
          </w:p>
        </w:tc>
      </w:tr>
      <w:tr w:rsidR="00613C99" w:rsidRPr="00432D33" w14:paraId="13A958A5" w14:textId="77777777" w:rsidTr="006F52E5">
        <w:trPr>
          <w:trHeight w:val="288"/>
          <w:ins w:id="442" w:author="MKONDIWA, Maxwell (CIMMYT-India)" w:date="2024-07-23T07:16:00Z"/>
        </w:trPr>
        <w:tc>
          <w:tcPr>
            <w:tcW w:w="2694" w:type="dxa"/>
            <w:noWrap/>
            <w:hideMark/>
          </w:tcPr>
          <w:p w14:paraId="069BA020" w14:textId="77777777" w:rsidR="00613C99" w:rsidRPr="00432D33" w:rsidRDefault="00613C99" w:rsidP="006F52E5">
            <w:pPr>
              <w:jc w:val="left"/>
              <w:rPr>
                <w:ins w:id="443" w:author="MKONDIWA, Maxwell (CIMMYT-India)" w:date="2024-07-23T07:16:00Z" w16du:dateUtc="2024-07-23T01:46:00Z"/>
                <w:rFonts w:ascii="Aptos Narrow" w:eastAsia="Times New Roman" w:hAnsi="Aptos Narrow" w:cs="Times New Roman"/>
                <w:color w:val="000000"/>
                <w:kern w:val="0"/>
                <w:lang w:eastAsia="en-ZW"/>
                <w14:ligatures w14:val="none"/>
              </w:rPr>
            </w:pPr>
            <w:ins w:id="444"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Sowing dates</w:t>
              </w:r>
            </w:ins>
          </w:p>
        </w:tc>
        <w:tc>
          <w:tcPr>
            <w:tcW w:w="3974" w:type="dxa"/>
          </w:tcPr>
          <w:p w14:paraId="1B5A93CA" w14:textId="77777777" w:rsidR="00613C99" w:rsidRPr="00432D33" w:rsidRDefault="00613C99" w:rsidP="006F52E5">
            <w:pPr>
              <w:jc w:val="left"/>
              <w:rPr>
                <w:ins w:id="445" w:author="MKONDIWA, Maxwell (CIMMYT-India)" w:date="2024-07-23T07:16:00Z" w16du:dateUtc="2024-07-23T01:46:00Z"/>
                <w:rFonts w:ascii="Aptos Narrow" w:eastAsia="Times New Roman" w:hAnsi="Aptos Narrow" w:cs="Times New Roman"/>
                <w:color w:val="000000"/>
                <w:kern w:val="0"/>
                <w:lang w:eastAsia="en-ZW"/>
                <w14:ligatures w14:val="none"/>
              </w:rPr>
            </w:pPr>
            <w:ins w:id="446"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10Nov - 16Dec</w:t>
              </w:r>
            </w:ins>
          </w:p>
        </w:tc>
        <w:tc>
          <w:tcPr>
            <w:tcW w:w="1220" w:type="dxa"/>
            <w:noWrap/>
            <w:hideMark/>
          </w:tcPr>
          <w:p w14:paraId="7CE46DA4" w14:textId="77777777" w:rsidR="00613C99" w:rsidRPr="00432D33" w:rsidRDefault="00613C99" w:rsidP="006F52E5">
            <w:pPr>
              <w:jc w:val="left"/>
              <w:rPr>
                <w:ins w:id="447" w:author="MKONDIWA, Maxwell (CIMMYT-India)" w:date="2024-07-23T07:16:00Z" w16du:dateUtc="2024-07-23T01:46:00Z"/>
                <w:rFonts w:ascii="Aptos Narrow" w:eastAsia="Times New Roman" w:hAnsi="Aptos Narrow" w:cs="Times New Roman"/>
                <w:color w:val="000000"/>
                <w:kern w:val="0"/>
                <w:lang w:eastAsia="en-ZW"/>
                <w14:ligatures w14:val="none"/>
              </w:rPr>
            </w:pPr>
            <w:ins w:id="448"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0.706***</w:t>
              </w:r>
            </w:ins>
          </w:p>
        </w:tc>
        <w:tc>
          <w:tcPr>
            <w:tcW w:w="1010" w:type="dxa"/>
            <w:noWrap/>
            <w:hideMark/>
          </w:tcPr>
          <w:p w14:paraId="624F34CC" w14:textId="77777777" w:rsidR="00613C99" w:rsidRPr="00432D33" w:rsidRDefault="00613C99" w:rsidP="006F52E5">
            <w:pPr>
              <w:jc w:val="left"/>
              <w:rPr>
                <w:ins w:id="449" w:author="MKONDIWA, Maxwell (CIMMYT-India)" w:date="2024-07-23T07:16:00Z" w16du:dateUtc="2024-07-23T01:46:00Z"/>
                <w:rFonts w:ascii="Aptos Narrow" w:eastAsia="Times New Roman" w:hAnsi="Aptos Narrow" w:cs="Times New Roman"/>
                <w:color w:val="000000"/>
                <w:kern w:val="0"/>
                <w:lang w:eastAsia="en-ZW"/>
                <w14:ligatures w14:val="none"/>
              </w:rPr>
            </w:pPr>
            <w:ins w:id="450"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-0.052</w:t>
              </w:r>
            </w:ins>
          </w:p>
        </w:tc>
      </w:tr>
      <w:tr w:rsidR="00613C99" w:rsidRPr="00432D33" w14:paraId="4051BE1E" w14:textId="77777777" w:rsidTr="006F52E5">
        <w:trPr>
          <w:trHeight w:val="288"/>
          <w:ins w:id="451" w:author="MKONDIWA, Maxwell (CIMMYT-India)" w:date="2024-07-23T07:16:00Z"/>
        </w:trPr>
        <w:tc>
          <w:tcPr>
            <w:tcW w:w="2694" w:type="dxa"/>
            <w:noWrap/>
          </w:tcPr>
          <w:p w14:paraId="62BA5FF2" w14:textId="77777777" w:rsidR="00613C99" w:rsidRPr="00432D33" w:rsidRDefault="00613C99" w:rsidP="006F52E5">
            <w:pPr>
              <w:jc w:val="left"/>
              <w:rPr>
                <w:ins w:id="452" w:author="MKONDIWA, Maxwell (CIMMYT-India)" w:date="2024-07-23T07:16:00Z" w16du:dateUtc="2024-07-23T01:46:00Z"/>
                <w:rFonts w:ascii="Aptos Narrow" w:eastAsia="Times New Roman" w:hAnsi="Aptos Narrow" w:cs="Times New Roman"/>
                <w:color w:val="000000"/>
                <w:kern w:val="0"/>
                <w:lang w:eastAsia="en-ZW"/>
                <w14:ligatures w14:val="none"/>
              </w:rPr>
            </w:pPr>
            <w:ins w:id="453" w:author="MKONDIWA, Maxwell (CIMMYT-India)" w:date="2024-07-23T07:16:00Z" w16du:dateUtc="2024-07-23T01:46:00Z">
              <w:r w:rsidRPr="001578B0">
                <w:rPr>
                  <w:rFonts w:ascii="Aptos" w:eastAsia="Times New Roman" w:hAnsi="Aptos" w:cs="Calibri"/>
                  <w:i/>
                  <w:iCs/>
                  <w:color w:val="000000"/>
                  <w:kern w:val="0"/>
                  <w:sz w:val="20"/>
                  <w:szCs w:val="20"/>
                  <w:lang w:eastAsia="en-ZW"/>
                  <w14:ligatures w14:val="none"/>
                </w:rPr>
                <w:t>Panel (c)</w:t>
              </w:r>
            </w:ins>
          </w:p>
        </w:tc>
        <w:tc>
          <w:tcPr>
            <w:tcW w:w="3974" w:type="dxa"/>
          </w:tcPr>
          <w:p w14:paraId="22FFB4FC" w14:textId="77777777" w:rsidR="00613C99" w:rsidRPr="00432D33" w:rsidRDefault="00613C99" w:rsidP="006F52E5">
            <w:pPr>
              <w:jc w:val="left"/>
              <w:rPr>
                <w:ins w:id="454" w:author="MKONDIWA, Maxwell (CIMMYT-India)" w:date="2024-07-23T07:16:00Z" w16du:dateUtc="2024-07-23T01:46:00Z"/>
                <w:rFonts w:ascii="Aptos Narrow" w:eastAsia="Times New Roman" w:hAnsi="Aptos Narrow" w:cs="Times New Roman"/>
                <w:color w:val="000000"/>
                <w:kern w:val="0"/>
                <w:lang w:eastAsia="en-ZW"/>
                <w14:ligatures w14:val="none"/>
              </w:rPr>
            </w:pPr>
          </w:p>
        </w:tc>
        <w:tc>
          <w:tcPr>
            <w:tcW w:w="1220" w:type="dxa"/>
            <w:noWrap/>
          </w:tcPr>
          <w:p w14:paraId="46CEFADE" w14:textId="77777777" w:rsidR="00613C99" w:rsidRPr="00432D33" w:rsidRDefault="00613C99" w:rsidP="006F52E5">
            <w:pPr>
              <w:jc w:val="left"/>
              <w:rPr>
                <w:ins w:id="455" w:author="MKONDIWA, Maxwell (CIMMYT-India)" w:date="2024-07-23T07:16:00Z" w16du:dateUtc="2024-07-23T01:46:00Z"/>
                <w:rFonts w:ascii="Aptos Narrow" w:eastAsia="Times New Roman" w:hAnsi="Aptos Narrow" w:cs="Times New Roman"/>
                <w:color w:val="000000"/>
                <w:kern w:val="0"/>
                <w:lang w:eastAsia="en-ZW"/>
                <w14:ligatures w14:val="none"/>
              </w:rPr>
            </w:pPr>
          </w:p>
        </w:tc>
        <w:tc>
          <w:tcPr>
            <w:tcW w:w="1010" w:type="dxa"/>
            <w:noWrap/>
          </w:tcPr>
          <w:p w14:paraId="0D7AEFE4" w14:textId="77777777" w:rsidR="00613C99" w:rsidRPr="00432D33" w:rsidRDefault="00613C99" w:rsidP="006F52E5">
            <w:pPr>
              <w:jc w:val="left"/>
              <w:rPr>
                <w:ins w:id="456" w:author="MKONDIWA, Maxwell (CIMMYT-India)" w:date="2024-07-23T07:16:00Z" w16du:dateUtc="2024-07-23T01:46:00Z"/>
                <w:rFonts w:ascii="Aptos Narrow" w:eastAsia="Times New Roman" w:hAnsi="Aptos Narrow" w:cs="Times New Roman"/>
                <w:color w:val="000000"/>
                <w:kern w:val="0"/>
                <w:lang w:eastAsia="en-ZW"/>
                <w14:ligatures w14:val="none"/>
              </w:rPr>
            </w:pPr>
          </w:p>
        </w:tc>
      </w:tr>
      <w:tr w:rsidR="00613C99" w:rsidRPr="00432D33" w14:paraId="14851338" w14:textId="77777777" w:rsidTr="006F52E5">
        <w:trPr>
          <w:trHeight w:val="288"/>
          <w:ins w:id="457" w:author="MKONDIWA, Maxwell (CIMMYT-India)" w:date="2024-07-23T07:16:00Z"/>
        </w:trPr>
        <w:tc>
          <w:tcPr>
            <w:tcW w:w="2694" w:type="dxa"/>
            <w:noWrap/>
            <w:hideMark/>
          </w:tcPr>
          <w:p w14:paraId="1AF758E5" w14:textId="77777777" w:rsidR="00613C99" w:rsidRPr="00432D33" w:rsidRDefault="00613C99" w:rsidP="006F52E5">
            <w:pPr>
              <w:jc w:val="left"/>
              <w:rPr>
                <w:ins w:id="458" w:author="MKONDIWA, Maxwell (CIMMYT-India)" w:date="2024-07-23T07:16:00Z" w16du:dateUtc="2024-07-23T01:46:00Z"/>
                <w:rFonts w:ascii="Aptos Narrow" w:eastAsia="Times New Roman" w:hAnsi="Aptos Narrow" w:cs="Times New Roman"/>
                <w:color w:val="000000"/>
                <w:kern w:val="0"/>
                <w:lang w:eastAsia="en-ZW"/>
                <w14:ligatures w14:val="none"/>
              </w:rPr>
            </w:pPr>
            <w:ins w:id="459"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Number of irrigations</w:t>
              </w:r>
            </w:ins>
          </w:p>
        </w:tc>
        <w:tc>
          <w:tcPr>
            <w:tcW w:w="3974" w:type="dxa"/>
          </w:tcPr>
          <w:p w14:paraId="1E1A146C" w14:textId="77777777" w:rsidR="00613C99" w:rsidRPr="00432D33" w:rsidRDefault="00613C99" w:rsidP="006F52E5">
            <w:pPr>
              <w:jc w:val="left"/>
              <w:rPr>
                <w:ins w:id="460" w:author="MKONDIWA, Maxwell (CIMMYT-India)" w:date="2024-07-23T07:16:00Z" w16du:dateUtc="2024-07-23T01:46:00Z"/>
                <w:rFonts w:ascii="Aptos Narrow" w:eastAsia="Times New Roman" w:hAnsi="Aptos Narrow" w:cs="Times New Roman"/>
                <w:color w:val="000000"/>
                <w:kern w:val="0"/>
                <w:lang w:eastAsia="en-ZW"/>
                <w14:ligatures w14:val="none"/>
              </w:rPr>
            </w:pPr>
            <w:ins w:id="461"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Two - one</w:t>
              </w:r>
            </w:ins>
          </w:p>
        </w:tc>
        <w:tc>
          <w:tcPr>
            <w:tcW w:w="1220" w:type="dxa"/>
            <w:noWrap/>
            <w:hideMark/>
          </w:tcPr>
          <w:p w14:paraId="698E34CB" w14:textId="77777777" w:rsidR="00613C99" w:rsidRPr="00432D33" w:rsidRDefault="00613C99" w:rsidP="006F52E5">
            <w:pPr>
              <w:jc w:val="left"/>
              <w:rPr>
                <w:ins w:id="462" w:author="MKONDIWA, Maxwell (CIMMYT-India)" w:date="2024-07-23T07:16:00Z" w16du:dateUtc="2024-07-23T01:46:00Z"/>
                <w:rFonts w:ascii="Aptos Narrow" w:eastAsia="Times New Roman" w:hAnsi="Aptos Narrow" w:cs="Times New Roman"/>
                <w:color w:val="000000"/>
                <w:kern w:val="0"/>
                <w:lang w:eastAsia="en-ZW"/>
                <w14:ligatures w14:val="none"/>
              </w:rPr>
            </w:pPr>
            <w:ins w:id="463"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0.361***</w:t>
              </w:r>
            </w:ins>
          </w:p>
        </w:tc>
        <w:tc>
          <w:tcPr>
            <w:tcW w:w="1010" w:type="dxa"/>
            <w:noWrap/>
            <w:hideMark/>
          </w:tcPr>
          <w:p w14:paraId="0F8C4D7B" w14:textId="77777777" w:rsidR="00613C99" w:rsidRPr="00432D33" w:rsidRDefault="00613C99" w:rsidP="006F52E5">
            <w:pPr>
              <w:jc w:val="left"/>
              <w:rPr>
                <w:ins w:id="464" w:author="MKONDIWA, Maxwell (CIMMYT-India)" w:date="2024-07-23T07:16:00Z" w16du:dateUtc="2024-07-23T01:46:00Z"/>
                <w:rFonts w:ascii="Aptos Narrow" w:eastAsia="Times New Roman" w:hAnsi="Aptos Narrow" w:cs="Times New Roman"/>
                <w:color w:val="000000"/>
                <w:kern w:val="0"/>
                <w:lang w:eastAsia="en-ZW"/>
                <w14:ligatures w14:val="none"/>
              </w:rPr>
            </w:pPr>
            <w:ins w:id="465"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-0.029</w:t>
              </w:r>
            </w:ins>
          </w:p>
        </w:tc>
      </w:tr>
      <w:tr w:rsidR="00613C99" w:rsidRPr="00432D33" w14:paraId="010E81E2" w14:textId="77777777" w:rsidTr="006F52E5">
        <w:trPr>
          <w:trHeight w:val="288"/>
          <w:ins w:id="466" w:author="MKONDIWA, Maxwell (CIMMYT-India)" w:date="2024-07-23T07:16:00Z"/>
        </w:trPr>
        <w:tc>
          <w:tcPr>
            <w:tcW w:w="2694" w:type="dxa"/>
            <w:noWrap/>
            <w:hideMark/>
          </w:tcPr>
          <w:p w14:paraId="503F1346" w14:textId="77777777" w:rsidR="00613C99" w:rsidRPr="00432D33" w:rsidRDefault="00613C99" w:rsidP="006F52E5">
            <w:pPr>
              <w:jc w:val="left"/>
              <w:rPr>
                <w:ins w:id="467" w:author="MKONDIWA, Maxwell (CIMMYT-India)" w:date="2024-07-23T07:16:00Z" w16du:dateUtc="2024-07-23T01:46:00Z"/>
                <w:rFonts w:ascii="Aptos Narrow" w:eastAsia="Times New Roman" w:hAnsi="Aptos Narrow" w:cs="Times New Roman"/>
                <w:color w:val="000000"/>
                <w:kern w:val="0"/>
                <w:lang w:eastAsia="en-ZW"/>
                <w14:ligatures w14:val="none"/>
              </w:rPr>
            </w:pPr>
            <w:ins w:id="468"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Number of irrigations</w:t>
              </w:r>
            </w:ins>
          </w:p>
        </w:tc>
        <w:tc>
          <w:tcPr>
            <w:tcW w:w="3974" w:type="dxa"/>
          </w:tcPr>
          <w:p w14:paraId="1ED34CA8" w14:textId="77777777" w:rsidR="00613C99" w:rsidRPr="00432D33" w:rsidRDefault="00613C99" w:rsidP="006F52E5">
            <w:pPr>
              <w:jc w:val="left"/>
              <w:rPr>
                <w:ins w:id="469" w:author="MKONDIWA, Maxwell (CIMMYT-India)" w:date="2024-07-23T07:16:00Z" w16du:dateUtc="2024-07-23T01:46:00Z"/>
                <w:rFonts w:ascii="Aptos Narrow" w:eastAsia="Times New Roman" w:hAnsi="Aptos Narrow" w:cs="Times New Roman"/>
                <w:color w:val="000000"/>
                <w:kern w:val="0"/>
                <w:lang w:eastAsia="en-ZW"/>
                <w14:ligatures w14:val="none"/>
              </w:rPr>
            </w:pPr>
            <w:ins w:id="470"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Three - one</w:t>
              </w:r>
            </w:ins>
          </w:p>
        </w:tc>
        <w:tc>
          <w:tcPr>
            <w:tcW w:w="1220" w:type="dxa"/>
            <w:noWrap/>
            <w:hideMark/>
          </w:tcPr>
          <w:p w14:paraId="2B3095E9" w14:textId="77777777" w:rsidR="00613C99" w:rsidRPr="00432D33" w:rsidRDefault="00613C99" w:rsidP="006F52E5">
            <w:pPr>
              <w:jc w:val="left"/>
              <w:rPr>
                <w:ins w:id="471" w:author="MKONDIWA, Maxwell (CIMMYT-India)" w:date="2024-07-23T07:16:00Z" w16du:dateUtc="2024-07-23T01:46:00Z"/>
                <w:rFonts w:ascii="Aptos Narrow" w:eastAsia="Times New Roman" w:hAnsi="Aptos Narrow" w:cs="Times New Roman"/>
                <w:color w:val="000000"/>
                <w:kern w:val="0"/>
                <w:lang w:eastAsia="en-ZW"/>
                <w14:ligatures w14:val="none"/>
              </w:rPr>
            </w:pPr>
            <w:ins w:id="472"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0.679***</w:t>
              </w:r>
            </w:ins>
          </w:p>
        </w:tc>
        <w:tc>
          <w:tcPr>
            <w:tcW w:w="1010" w:type="dxa"/>
            <w:noWrap/>
            <w:hideMark/>
          </w:tcPr>
          <w:p w14:paraId="01F3CD10" w14:textId="77777777" w:rsidR="00613C99" w:rsidRPr="00432D33" w:rsidRDefault="00613C99" w:rsidP="006F52E5">
            <w:pPr>
              <w:jc w:val="left"/>
              <w:rPr>
                <w:ins w:id="473" w:author="MKONDIWA, Maxwell (CIMMYT-India)" w:date="2024-07-23T07:16:00Z" w16du:dateUtc="2024-07-23T01:46:00Z"/>
                <w:rFonts w:ascii="Aptos Narrow" w:eastAsia="Times New Roman" w:hAnsi="Aptos Narrow" w:cs="Times New Roman"/>
                <w:color w:val="000000"/>
                <w:kern w:val="0"/>
                <w:lang w:eastAsia="en-ZW"/>
                <w14:ligatures w14:val="none"/>
              </w:rPr>
            </w:pPr>
            <w:ins w:id="474"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-0.032</w:t>
              </w:r>
            </w:ins>
          </w:p>
        </w:tc>
      </w:tr>
      <w:tr w:rsidR="00613C99" w:rsidRPr="00432D33" w14:paraId="2C823635" w14:textId="77777777" w:rsidTr="006F52E5">
        <w:trPr>
          <w:trHeight w:val="288"/>
          <w:ins w:id="475" w:author="MKONDIWA, Maxwell (CIMMYT-India)" w:date="2024-07-23T07:16:00Z"/>
        </w:trPr>
        <w:tc>
          <w:tcPr>
            <w:tcW w:w="2694" w:type="dxa"/>
            <w:noWrap/>
            <w:hideMark/>
          </w:tcPr>
          <w:p w14:paraId="24996EE2" w14:textId="77777777" w:rsidR="00613C99" w:rsidRPr="00432D33" w:rsidRDefault="00613C99" w:rsidP="006F52E5">
            <w:pPr>
              <w:jc w:val="left"/>
              <w:rPr>
                <w:ins w:id="476" w:author="MKONDIWA, Maxwell (CIMMYT-India)" w:date="2024-07-23T07:16:00Z" w16du:dateUtc="2024-07-23T01:46:00Z"/>
                <w:rFonts w:ascii="Aptos Narrow" w:eastAsia="Times New Roman" w:hAnsi="Aptos Narrow" w:cs="Times New Roman"/>
                <w:color w:val="000000"/>
                <w:kern w:val="0"/>
                <w:lang w:eastAsia="en-ZW"/>
                <w14:ligatures w14:val="none"/>
              </w:rPr>
            </w:pPr>
            <w:ins w:id="477"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Number of irrigations</w:t>
              </w:r>
            </w:ins>
          </w:p>
        </w:tc>
        <w:tc>
          <w:tcPr>
            <w:tcW w:w="3974" w:type="dxa"/>
          </w:tcPr>
          <w:p w14:paraId="2D3F8BEB" w14:textId="77777777" w:rsidR="00613C99" w:rsidRPr="00432D33" w:rsidRDefault="00613C99" w:rsidP="006F52E5">
            <w:pPr>
              <w:jc w:val="left"/>
              <w:rPr>
                <w:ins w:id="478" w:author="MKONDIWA, Maxwell (CIMMYT-India)" w:date="2024-07-23T07:16:00Z" w16du:dateUtc="2024-07-23T01:46:00Z"/>
                <w:rFonts w:ascii="Aptos Narrow" w:eastAsia="Times New Roman" w:hAnsi="Aptos Narrow" w:cs="Times New Roman"/>
                <w:color w:val="000000"/>
                <w:kern w:val="0"/>
                <w:lang w:eastAsia="en-ZW"/>
                <w14:ligatures w14:val="none"/>
              </w:rPr>
            </w:pPr>
            <w:ins w:id="479"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Four - one</w:t>
              </w:r>
            </w:ins>
          </w:p>
        </w:tc>
        <w:tc>
          <w:tcPr>
            <w:tcW w:w="1220" w:type="dxa"/>
            <w:noWrap/>
            <w:hideMark/>
          </w:tcPr>
          <w:p w14:paraId="79E7896D" w14:textId="77777777" w:rsidR="00613C99" w:rsidRPr="00432D33" w:rsidRDefault="00613C99" w:rsidP="006F52E5">
            <w:pPr>
              <w:jc w:val="left"/>
              <w:rPr>
                <w:ins w:id="480" w:author="MKONDIWA, Maxwell (CIMMYT-India)" w:date="2024-07-23T07:16:00Z" w16du:dateUtc="2024-07-23T01:46:00Z"/>
                <w:rFonts w:ascii="Aptos Narrow" w:eastAsia="Times New Roman" w:hAnsi="Aptos Narrow" w:cs="Times New Roman"/>
                <w:color w:val="000000"/>
                <w:kern w:val="0"/>
                <w:lang w:eastAsia="en-ZW"/>
                <w14:ligatures w14:val="none"/>
              </w:rPr>
            </w:pPr>
            <w:ins w:id="481"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1.293***</w:t>
              </w:r>
            </w:ins>
          </w:p>
        </w:tc>
        <w:tc>
          <w:tcPr>
            <w:tcW w:w="1010" w:type="dxa"/>
            <w:noWrap/>
            <w:hideMark/>
          </w:tcPr>
          <w:p w14:paraId="429014FE" w14:textId="77777777" w:rsidR="00613C99" w:rsidRPr="00432D33" w:rsidRDefault="00613C99" w:rsidP="006F52E5">
            <w:pPr>
              <w:jc w:val="left"/>
              <w:rPr>
                <w:ins w:id="482" w:author="MKONDIWA, Maxwell (CIMMYT-India)" w:date="2024-07-23T07:16:00Z" w16du:dateUtc="2024-07-23T01:46:00Z"/>
                <w:rFonts w:ascii="Aptos Narrow" w:eastAsia="Times New Roman" w:hAnsi="Aptos Narrow" w:cs="Times New Roman"/>
                <w:color w:val="000000"/>
                <w:kern w:val="0"/>
                <w:lang w:eastAsia="en-ZW"/>
                <w14:ligatures w14:val="none"/>
              </w:rPr>
            </w:pPr>
            <w:ins w:id="483"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-0.05</w:t>
              </w:r>
              <w:r>
                <w:rPr>
                  <w:rFonts w:ascii="Aptos Narrow" w:eastAsia="Times New Roman" w:hAnsi="Aptos Narrow" w:cs="Times New Roman"/>
                  <w:color w:val="000000"/>
                  <w:kern w:val="0"/>
                  <w:lang w:eastAsia="en-ZW"/>
                  <w14:ligatures w14:val="none"/>
                </w:rPr>
                <w:t>0</w:t>
              </w:r>
            </w:ins>
          </w:p>
        </w:tc>
      </w:tr>
      <w:tr w:rsidR="00613C99" w:rsidRPr="00432D33" w14:paraId="6B982BBF" w14:textId="77777777" w:rsidTr="006F52E5">
        <w:trPr>
          <w:trHeight w:val="288"/>
          <w:ins w:id="484" w:author="MKONDIWA, Maxwell (CIMMYT-India)" w:date="2024-07-23T07:16:00Z"/>
        </w:trPr>
        <w:tc>
          <w:tcPr>
            <w:tcW w:w="2694" w:type="dxa"/>
            <w:noWrap/>
          </w:tcPr>
          <w:p w14:paraId="1A66523E" w14:textId="77777777" w:rsidR="00613C99" w:rsidRPr="00432D33" w:rsidRDefault="00613C99" w:rsidP="006F52E5">
            <w:pPr>
              <w:jc w:val="left"/>
              <w:rPr>
                <w:ins w:id="485" w:author="MKONDIWA, Maxwell (CIMMYT-India)" w:date="2024-07-23T07:16:00Z" w16du:dateUtc="2024-07-23T01:46:00Z"/>
                <w:rFonts w:ascii="Aptos Narrow" w:eastAsia="Times New Roman" w:hAnsi="Aptos Narrow" w:cs="Times New Roman"/>
                <w:color w:val="000000"/>
                <w:kern w:val="0"/>
                <w:lang w:eastAsia="en-ZW"/>
                <w14:ligatures w14:val="none"/>
              </w:rPr>
            </w:pPr>
            <w:ins w:id="486" w:author="MKONDIWA, Maxwell (CIMMYT-India)" w:date="2024-07-23T07:16:00Z" w16du:dateUtc="2024-07-23T01:46:00Z">
              <w:r w:rsidRPr="001578B0">
                <w:rPr>
                  <w:rFonts w:ascii="Aptos" w:eastAsia="Times New Roman" w:hAnsi="Aptos" w:cs="Calibri"/>
                  <w:i/>
                  <w:iCs/>
                  <w:color w:val="000000"/>
                  <w:kern w:val="0"/>
                  <w:sz w:val="20"/>
                  <w:szCs w:val="20"/>
                  <w:lang w:eastAsia="en-ZW"/>
                  <w14:ligatures w14:val="none"/>
                </w:rPr>
                <w:t xml:space="preserve">  Panel (d)</w:t>
              </w:r>
            </w:ins>
          </w:p>
        </w:tc>
        <w:tc>
          <w:tcPr>
            <w:tcW w:w="3974" w:type="dxa"/>
          </w:tcPr>
          <w:p w14:paraId="626DD6D5" w14:textId="77777777" w:rsidR="00613C99" w:rsidRPr="00432D33" w:rsidRDefault="00613C99" w:rsidP="006F52E5">
            <w:pPr>
              <w:jc w:val="left"/>
              <w:rPr>
                <w:ins w:id="487" w:author="MKONDIWA, Maxwell (CIMMYT-India)" w:date="2024-07-23T07:16:00Z" w16du:dateUtc="2024-07-23T01:46:00Z"/>
                <w:rFonts w:ascii="Aptos Narrow" w:eastAsia="Times New Roman" w:hAnsi="Aptos Narrow" w:cs="Times New Roman"/>
                <w:color w:val="000000"/>
                <w:kern w:val="0"/>
                <w:lang w:eastAsia="en-ZW"/>
                <w14:ligatures w14:val="none"/>
              </w:rPr>
            </w:pPr>
          </w:p>
        </w:tc>
        <w:tc>
          <w:tcPr>
            <w:tcW w:w="1220" w:type="dxa"/>
            <w:noWrap/>
          </w:tcPr>
          <w:p w14:paraId="2AD7A011" w14:textId="77777777" w:rsidR="00613C99" w:rsidRPr="00432D33" w:rsidRDefault="00613C99" w:rsidP="006F52E5">
            <w:pPr>
              <w:jc w:val="left"/>
              <w:rPr>
                <w:ins w:id="488" w:author="MKONDIWA, Maxwell (CIMMYT-India)" w:date="2024-07-23T07:16:00Z" w16du:dateUtc="2024-07-23T01:46:00Z"/>
                <w:rFonts w:ascii="Aptos Narrow" w:eastAsia="Times New Roman" w:hAnsi="Aptos Narrow" w:cs="Times New Roman"/>
                <w:color w:val="000000"/>
                <w:kern w:val="0"/>
                <w:lang w:eastAsia="en-ZW"/>
                <w14:ligatures w14:val="none"/>
              </w:rPr>
            </w:pPr>
          </w:p>
        </w:tc>
        <w:tc>
          <w:tcPr>
            <w:tcW w:w="1010" w:type="dxa"/>
            <w:noWrap/>
          </w:tcPr>
          <w:p w14:paraId="2D247B3A" w14:textId="77777777" w:rsidR="00613C99" w:rsidRPr="00432D33" w:rsidRDefault="00613C99" w:rsidP="006F52E5">
            <w:pPr>
              <w:jc w:val="left"/>
              <w:rPr>
                <w:ins w:id="489" w:author="MKONDIWA, Maxwell (CIMMYT-India)" w:date="2024-07-23T07:16:00Z" w16du:dateUtc="2024-07-23T01:46:00Z"/>
                <w:rFonts w:ascii="Aptos Narrow" w:eastAsia="Times New Roman" w:hAnsi="Aptos Narrow" w:cs="Times New Roman"/>
                <w:color w:val="000000"/>
                <w:kern w:val="0"/>
                <w:lang w:eastAsia="en-ZW"/>
                <w14:ligatures w14:val="none"/>
              </w:rPr>
            </w:pPr>
          </w:p>
        </w:tc>
      </w:tr>
      <w:tr w:rsidR="00613C99" w:rsidRPr="00432D33" w14:paraId="58FB9899" w14:textId="77777777" w:rsidTr="006F52E5">
        <w:trPr>
          <w:trHeight w:val="288"/>
          <w:ins w:id="490" w:author="MKONDIWA, Maxwell (CIMMYT-India)" w:date="2024-07-23T07:16:00Z"/>
        </w:trPr>
        <w:tc>
          <w:tcPr>
            <w:tcW w:w="2694" w:type="dxa"/>
            <w:noWrap/>
            <w:hideMark/>
          </w:tcPr>
          <w:p w14:paraId="47D329C2" w14:textId="77777777" w:rsidR="00613C99" w:rsidRPr="00432D33" w:rsidRDefault="00613C99" w:rsidP="006F52E5">
            <w:pPr>
              <w:jc w:val="left"/>
              <w:rPr>
                <w:ins w:id="491" w:author="MKONDIWA, Maxwell (CIMMYT-India)" w:date="2024-07-23T07:16:00Z" w16du:dateUtc="2024-07-23T01:46:00Z"/>
                <w:rFonts w:ascii="Aptos Narrow" w:eastAsia="Times New Roman" w:hAnsi="Aptos Narrow" w:cs="Times New Roman"/>
                <w:color w:val="000000"/>
                <w:kern w:val="0"/>
                <w:lang w:eastAsia="en-ZW"/>
                <w14:ligatures w14:val="none"/>
              </w:rPr>
            </w:pPr>
            <w:ins w:id="492"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Variety choice</w:t>
              </w:r>
            </w:ins>
          </w:p>
        </w:tc>
        <w:tc>
          <w:tcPr>
            <w:tcW w:w="3974" w:type="dxa"/>
          </w:tcPr>
          <w:p w14:paraId="0AF5DC8F" w14:textId="77777777" w:rsidR="00613C99" w:rsidRPr="00432D33" w:rsidRDefault="00613C99" w:rsidP="006F52E5">
            <w:pPr>
              <w:jc w:val="left"/>
              <w:rPr>
                <w:ins w:id="493" w:author="MKONDIWA, Maxwell (CIMMYT-India)" w:date="2024-07-23T07:16:00Z" w16du:dateUtc="2024-07-23T01:46:00Z"/>
                <w:rFonts w:ascii="Aptos Narrow" w:eastAsia="Times New Roman" w:hAnsi="Aptos Narrow" w:cs="Times New Roman"/>
                <w:color w:val="000000"/>
                <w:kern w:val="0"/>
                <w:lang w:eastAsia="en-ZW"/>
                <w14:ligatures w14:val="none"/>
              </w:rPr>
            </w:pPr>
            <w:ins w:id="494"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Local - HD2967</w:t>
              </w:r>
            </w:ins>
          </w:p>
        </w:tc>
        <w:tc>
          <w:tcPr>
            <w:tcW w:w="1220" w:type="dxa"/>
            <w:noWrap/>
            <w:hideMark/>
          </w:tcPr>
          <w:p w14:paraId="151B0EB4" w14:textId="77777777" w:rsidR="00613C99" w:rsidRPr="00432D33" w:rsidRDefault="00613C99" w:rsidP="006F52E5">
            <w:pPr>
              <w:jc w:val="left"/>
              <w:rPr>
                <w:ins w:id="495" w:author="MKONDIWA, Maxwell (CIMMYT-India)" w:date="2024-07-23T07:16:00Z" w16du:dateUtc="2024-07-23T01:46:00Z"/>
                <w:rFonts w:ascii="Aptos Narrow" w:eastAsia="Times New Roman" w:hAnsi="Aptos Narrow" w:cs="Times New Roman"/>
                <w:color w:val="000000"/>
                <w:kern w:val="0"/>
                <w:lang w:eastAsia="en-ZW"/>
                <w14:ligatures w14:val="none"/>
              </w:rPr>
            </w:pPr>
            <w:ins w:id="496"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-0.354***</w:t>
              </w:r>
            </w:ins>
          </w:p>
        </w:tc>
        <w:tc>
          <w:tcPr>
            <w:tcW w:w="1010" w:type="dxa"/>
            <w:noWrap/>
            <w:hideMark/>
          </w:tcPr>
          <w:p w14:paraId="4A0FBE12" w14:textId="77777777" w:rsidR="00613C99" w:rsidRPr="00432D33" w:rsidRDefault="00613C99" w:rsidP="006F52E5">
            <w:pPr>
              <w:jc w:val="left"/>
              <w:rPr>
                <w:ins w:id="497" w:author="MKONDIWA, Maxwell (CIMMYT-India)" w:date="2024-07-23T07:16:00Z" w16du:dateUtc="2024-07-23T01:46:00Z"/>
                <w:rFonts w:ascii="Aptos Narrow" w:eastAsia="Times New Roman" w:hAnsi="Aptos Narrow" w:cs="Times New Roman"/>
                <w:color w:val="000000"/>
                <w:kern w:val="0"/>
                <w:lang w:eastAsia="en-ZW"/>
                <w14:ligatures w14:val="none"/>
              </w:rPr>
            </w:pPr>
            <w:ins w:id="498"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-0.076</w:t>
              </w:r>
            </w:ins>
          </w:p>
        </w:tc>
      </w:tr>
      <w:tr w:rsidR="00613C99" w:rsidRPr="00432D33" w14:paraId="15D7660B" w14:textId="77777777" w:rsidTr="006F52E5">
        <w:trPr>
          <w:trHeight w:val="288"/>
          <w:ins w:id="499" w:author="MKONDIWA, Maxwell (CIMMYT-India)" w:date="2024-07-23T07:16:00Z"/>
        </w:trPr>
        <w:tc>
          <w:tcPr>
            <w:tcW w:w="2694" w:type="dxa"/>
            <w:noWrap/>
            <w:hideMark/>
          </w:tcPr>
          <w:p w14:paraId="4719FA2D" w14:textId="77777777" w:rsidR="00613C99" w:rsidRPr="00432D33" w:rsidRDefault="00613C99" w:rsidP="006F52E5">
            <w:pPr>
              <w:jc w:val="left"/>
              <w:rPr>
                <w:ins w:id="500" w:author="MKONDIWA, Maxwell (CIMMYT-India)" w:date="2024-07-23T07:16:00Z" w16du:dateUtc="2024-07-23T01:46:00Z"/>
                <w:rFonts w:ascii="Aptos Narrow" w:eastAsia="Times New Roman" w:hAnsi="Aptos Narrow" w:cs="Times New Roman"/>
                <w:color w:val="000000"/>
                <w:kern w:val="0"/>
                <w:lang w:eastAsia="en-ZW"/>
                <w14:ligatures w14:val="none"/>
              </w:rPr>
            </w:pPr>
            <w:ins w:id="501"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Variety choice</w:t>
              </w:r>
            </w:ins>
          </w:p>
        </w:tc>
        <w:tc>
          <w:tcPr>
            <w:tcW w:w="3974" w:type="dxa"/>
          </w:tcPr>
          <w:p w14:paraId="4A9F6CF5" w14:textId="77777777" w:rsidR="00613C99" w:rsidRPr="00432D33" w:rsidRDefault="00613C99" w:rsidP="006F52E5">
            <w:pPr>
              <w:jc w:val="left"/>
              <w:rPr>
                <w:ins w:id="502" w:author="MKONDIWA, Maxwell (CIMMYT-India)" w:date="2024-07-23T07:16:00Z" w16du:dateUtc="2024-07-23T01:46:00Z"/>
                <w:rFonts w:ascii="Aptos Narrow" w:eastAsia="Times New Roman" w:hAnsi="Aptos Narrow" w:cs="Times New Roman"/>
                <w:color w:val="000000"/>
                <w:kern w:val="0"/>
                <w:lang w:eastAsia="en-ZW"/>
                <w14:ligatures w14:val="none"/>
              </w:rPr>
            </w:pPr>
            <w:ins w:id="503"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PBW343 - HD2967</w:t>
              </w:r>
            </w:ins>
          </w:p>
        </w:tc>
        <w:tc>
          <w:tcPr>
            <w:tcW w:w="1220" w:type="dxa"/>
            <w:noWrap/>
            <w:hideMark/>
          </w:tcPr>
          <w:p w14:paraId="6123E053" w14:textId="77777777" w:rsidR="00613C99" w:rsidRPr="00432D33" w:rsidRDefault="00613C99" w:rsidP="006F52E5">
            <w:pPr>
              <w:jc w:val="left"/>
              <w:rPr>
                <w:ins w:id="504" w:author="MKONDIWA, Maxwell (CIMMYT-India)" w:date="2024-07-23T07:16:00Z" w16du:dateUtc="2024-07-23T01:46:00Z"/>
                <w:rFonts w:ascii="Aptos Narrow" w:eastAsia="Times New Roman" w:hAnsi="Aptos Narrow" w:cs="Times New Roman"/>
                <w:color w:val="000000"/>
                <w:kern w:val="0"/>
                <w:lang w:eastAsia="en-ZW"/>
                <w14:ligatures w14:val="none"/>
              </w:rPr>
            </w:pPr>
            <w:ins w:id="505"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-0.215***</w:t>
              </w:r>
            </w:ins>
          </w:p>
        </w:tc>
        <w:tc>
          <w:tcPr>
            <w:tcW w:w="1010" w:type="dxa"/>
            <w:noWrap/>
            <w:hideMark/>
          </w:tcPr>
          <w:p w14:paraId="3861AA84" w14:textId="77777777" w:rsidR="00613C99" w:rsidRPr="00432D33" w:rsidRDefault="00613C99" w:rsidP="006F52E5">
            <w:pPr>
              <w:jc w:val="left"/>
              <w:rPr>
                <w:ins w:id="506" w:author="MKONDIWA, Maxwell (CIMMYT-India)" w:date="2024-07-23T07:16:00Z" w16du:dateUtc="2024-07-23T01:46:00Z"/>
                <w:rFonts w:ascii="Aptos Narrow" w:eastAsia="Times New Roman" w:hAnsi="Aptos Narrow" w:cs="Times New Roman"/>
                <w:color w:val="000000"/>
                <w:kern w:val="0"/>
                <w:lang w:eastAsia="en-ZW"/>
                <w14:ligatures w14:val="none"/>
              </w:rPr>
            </w:pPr>
            <w:ins w:id="507"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-0.032</w:t>
              </w:r>
            </w:ins>
          </w:p>
        </w:tc>
      </w:tr>
      <w:tr w:rsidR="00613C99" w:rsidRPr="00432D33" w14:paraId="1E024322" w14:textId="77777777" w:rsidTr="006F52E5">
        <w:trPr>
          <w:trHeight w:val="288"/>
          <w:ins w:id="508" w:author="MKONDIWA, Maxwell (CIMMYT-India)" w:date="2024-07-23T07:16:00Z"/>
        </w:trPr>
        <w:tc>
          <w:tcPr>
            <w:tcW w:w="2694" w:type="dxa"/>
            <w:noWrap/>
            <w:hideMark/>
          </w:tcPr>
          <w:p w14:paraId="0372708B" w14:textId="77777777" w:rsidR="00613C99" w:rsidRPr="00432D33" w:rsidRDefault="00613C99" w:rsidP="006F52E5">
            <w:pPr>
              <w:jc w:val="left"/>
              <w:rPr>
                <w:ins w:id="509" w:author="MKONDIWA, Maxwell (CIMMYT-India)" w:date="2024-07-23T07:16:00Z" w16du:dateUtc="2024-07-23T01:46:00Z"/>
                <w:rFonts w:ascii="Aptos Narrow" w:eastAsia="Times New Roman" w:hAnsi="Aptos Narrow" w:cs="Times New Roman"/>
                <w:color w:val="000000"/>
                <w:kern w:val="0"/>
                <w:lang w:eastAsia="en-ZW"/>
                <w14:ligatures w14:val="none"/>
              </w:rPr>
            </w:pPr>
            <w:ins w:id="510"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Variety choice</w:t>
              </w:r>
            </w:ins>
          </w:p>
        </w:tc>
        <w:tc>
          <w:tcPr>
            <w:tcW w:w="3974" w:type="dxa"/>
          </w:tcPr>
          <w:p w14:paraId="58542EFB" w14:textId="77777777" w:rsidR="00613C99" w:rsidRPr="00432D33" w:rsidRDefault="00613C99" w:rsidP="006F52E5">
            <w:pPr>
              <w:jc w:val="left"/>
              <w:rPr>
                <w:ins w:id="511" w:author="MKONDIWA, Maxwell (CIMMYT-India)" w:date="2024-07-23T07:16:00Z" w16du:dateUtc="2024-07-23T01:46:00Z"/>
                <w:rFonts w:ascii="Aptos Narrow" w:eastAsia="Times New Roman" w:hAnsi="Aptos Narrow" w:cs="Times New Roman"/>
                <w:color w:val="000000"/>
                <w:kern w:val="0"/>
                <w:lang w:eastAsia="en-ZW"/>
                <w14:ligatures w14:val="none"/>
              </w:rPr>
            </w:pPr>
            <w:ins w:id="512"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UP262 - HD2967</w:t>
              </w:r>
            </w:ins>
          </w:p>
        </w:tc>
        <w:tc>
          <w:tcPr>
            <w:tcW w:w="1220" w:type="dxa"/>
            <w:noWrap/>
            <w:hideMark/>
          </w:tcPr>
          <w:p w14:paraId="309B2CA6" w14:textId="77777777" w:rsidR="00613C99" w:rsidRPr="00432D33" w:rsidRDefault="00613C99" w:rsidP="006F52E5">
            <w:pPr>
              <w:jc w:val="left"/>
              <w:rPr>
                <w:ins w:id="513" w:author="MKONDIWA, Maxwell (CIMMYT-India)" w:date="2024-07-23T07:16:00Z" w16du:dateUtc="2024-07-23T01:46:00Z"/>
                <w:rFonts w:ascii="Aptos Narrow" w:eastAsia="Times New Roman" w:hAnsi="Aptos Narrow" w:cs="Times New Roman"/>
                <w:color w:val="000000"/>
                <w:kern w:val="0"/>
                <w:lang w:eastAsia="en-ZW"/>
                <w14:ligatures w14:val="none"/>
              </w:rPr>
            </w:pPr>
            <w:ins w:id="514"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-0.429***</w:t>
              </w:r>
            </w:ins>
          </w:p>
        </w:tc>
        <w:tc>
          <w:tcPr>
            <w:tcW w:w="1010" w:type="dxa"/>
            <w:noWrap/>
            <w:hideMark/>
          </w:tcPr>
          <w:p w14:paraId="4C0CB17F" w14:textId="77777777" w:rsidR="00613C99" w:rsidRPr="00432D33" w:rsidRDefault="00613C99" w:rsidP="006F52E5">
            <w:pPr>
              <w:jc w:val="left"/>
              <w:rPr>
                <w:ins w:id="515" w:author="MKONDIWA, Maxwell (CIMMYT-India)" w:date="2024-07-23T07:16:00Z" w16du:dateUtc="2024-07-23T01:46:00Z"/>
                <w:rFonts w:ascii="Aptos Narrow" w:eastAsia="Times New Roman" w:hAnsi="Aptos Narrow" w:cs="Times New Roman"/>
                <w:color w:val="000000"/>
                <w:kern w:val="0"/>
                <w:lang w:eastAsia="en-ZW"/>
                <w14:ligatures w14:val="none"/>
              </w:rPr>
            </w:pPr>
            <w:ins w:id="516"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-0.034</w:t>
              </w:r>
            </w:ins>
          </w:p>
        </w:tc>
      </w:tr>
      <w:tr w:rsidR="00613C99" w:rsidRPr="00432D33" w14:paraId="3B415848" w14:textId="77777777" w:rsidTr="006F52E5">
        <w:trPr>
          <w:trHeight w:val="288"/>
          <w:ins w:id="517" w:author="MKONDIWA, Maxwell (CIMMYT-India)" w:date="2024-07-23T07:16:00Z"/>
        </w:trPr>
        <w:tc>
          <w:tcPr>
            <w:tcW w:w="2694" w:type="dxa"/>
            <w:noWrap/>
            <w:hideMark/>
          </w:tcPr>
          <w:p w14:paraId="57D63BB4" w14:textId="77777777" w:rsidR="00613C99" w:rsidRPr="00432D33" w:rsidRDefault="00613C99" w:rsidP="006F52E5">
            <w:pPr>
              <w:jc w:val="left"/>
              <w:rPr>
                <w:ins w:id="518" w:author="MKONDIWA, Maxwell (CIMMYT-India)" w:date="2024-07-23T07:16:00Z" w16du:dateUtc="2024-07-23T01:46:00Z"/>
                <w:rFonts w:ascii="Aptos Narrow" w:eastAsia="Times New Roman" w:hAnsi="Aptos Narrow" w:cs="Times New Roman"/>
                <w:color w:val="000000"/>
                <w:kern w:val="0"/>
                <w:lang w:eastAsia="en-ZW"/>
                <w14:ligatures w14:val="none"/>
              </w:rPr>
            </w:pPr>
            <w:ins w:id="519"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Variety choice</w:t>
              </w:r>
            </w:ins>
          </w:p>
        </w:tc>
        <w:tc>
          <w:tcPr>
            <w:tcW w:w="3974" w:type="dxa"/>
          </w:tcPr>
          <w:p w14:paraId="50BD45C0" w14:textId="77777777" w:rsidR="00613C99" w:rsidRPr="00432D33" w:rsidRDefault="00613C99" w:rsidP="006F52E5">
            <w:pPr>
              <w:jc w:val="left"/>
              <w:rPr>
                <w:ins w:id="520" w:author="MKONDIWA, Maxwell (CIMMYT-India)" w:date="2024-07-23T07:16:00Z" w16du:dateUtc="2024-07-23T01:46:00Z"/>
                <w:rFonts w:ascii="Aptos Narrow" w:eastAsia="Times New Roman" w:hAnsi="Aptos Narrow" w:cs="Times New Roman"/>
                <w:color w:val="000000"/>
                <w:kern w:val="0"/>
                <w:lang w:eastAsia="en-ZW"/>
                <w14:ligatures w14:val="none"/>
              </w:rPr>
            </w:pPr>
            <w:ins w:id="521"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LOK1 - HD2967</w:t>
              </w:r>
            </w:ins>
          </w:p>
        </w:tc>
        <w:tc>
          <w:tcPr>
            <w:tcW w:w="1220" w:type="dxa"/>
            <w:noWrap/>
            <w:hideMark/>
          </w:tcPr>
          <w:p w14:paraId="0829BD08" w14:textId="77777777" w:rsidR="00613C99" w:rsidRPr="00432D33" w:rsidRDefault="00613C99" w:rsidP="006F52E5">
            <w:pPr>
              <w:jc w:val="left"/>
              <w:rPr>
                <w:ins w:id="522" w:author="MKONDIWA, Maxwell (CIMMYT-India)" w:date="2024-07-23T07:16:00Z" w16du:dateUtc="2024-07-23T01:46:00Z"/>
                <w:rFonts w:ascii="Aptos Narrow" w:eastAsia="Times New Roman" w:hAnsi="Aptos Narrow" w:cs="Times New Roman"/>
                <w:color w:val="000000"/>
                <w:kern w:val="0"/>
                <w:lang w:eastAsia="en-ZW"/>
                <w14:ligatures w14:val="none"/>
              </w:rPr>
            </w:pPr>
            <w:ins w:id="523"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-0.390***</w:t>
              </w:r>
            </w:ins>
          </w:p>
        </w:tc>
        <w:tc>
          <w:tcPr>
            <w:tcW w:w="1010" w:type="dxa"/>
            <w:noWrap/>
            <w:hideMark/>
          </w:tcPr>
          <w:p w14:paraId="44458D0F" w14:textId="77777777" w:rsidR="00613C99" w:rsidRPr="00432D33" w:rsidRDefault="00613C99" w:rsidP="006F52E5">
            <w:pPr>
              <w:jc w:val="left"/>
              <w:rPr>
                <w:ins w:id="524" w:author="MKONDIWA, Maxwell (CIMMYT-India)" w:date="2024-07-23T07:16:00Z" w16du:dateUtc="2024-07-23T01:46:00Z"/>
                <w:rFonts w:ascii="Aptos Narrow" w:eastAsia="Times New Roman" w:hAnsi="Aptos Narrow" w:cs="Times New Roman"/>
                <w:color w:val="000000"/>
                <w:kern w:val="0"/>
                <w:lang w:eastAsia="en-ZW"/>
                <w14:ligatures w14:val="none"/>
              </w:rPr>
            </w:pPr>
            <w:ins w:id="525"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-0.044</w:t>
              </w:r>
            </w:ins>
          </w:p>
        </w:tc>
      </w:tr>
      <w:tr w:rsidR="00613C99" w:rsidRPr="00432D33" w14:paraId="09846408" w14:textId="77777777" w:rsidTr="006F52E5">
        <w:trPr>
          <w:trHeight w:val="288"/>
          <w:ins w:id="526" w:author="MKONDIWA, Maxwell (CIMMYT-India)" w:date="2024-07-23T07:16:00Z"/>
        </w:trPr>
        <w:tc>
          <w:tcPr>
            <w:tcW w:w="2694" w:type="dxa"/>
            <w:noWrap/>
            <w:hideMark/>
          </w:tcPr>
          <w:p w14:paraId="54E4A835" w14:textId="77777777" w:rsidR="00613C99" w:rsidRPr="00432D33" w:rsidRDefault="00613C99" w:rsidP="006F52E5">
            <w:pPr>
              <w:jc w:val="left"/>
              <w:rPr>
                <w:ins w:id="527" w:author="MKONDIWA, Maxwell (CIMMYT-India)" w:date="2024-07-23T07:16:00Z" w16du:dateUtc="2024-07-23T01:46:00Z"/>
                <w:rFonts w:ascii="Aptos Narrow" w:eastAsia="Times New Roman" w:hAnsi="Aptos Narrow" w:cs="Times New Roman"/>
                <w:color w:val="000000"/>
                <w:kern w:val="0"/>
                <w:lang w:eastAsia="en-ZW"/>
                <w14:ligatures w14:val="none"/>
              </w:rPr>
            </w:pPr>
            <w:ins w:id="528"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Variety choice</w:t>
              </w:r>
            </w:ins>
          </w:p>
        </w:tc>
        <w:tc>
          <w:tcPr>
            <w:tcW w:w="3974" w:type="dxa"/>
          </w:tcPr>
          <w:p w14:paraId="6315E23A" w14:textId="77777777" w:rsidR="00613C99" w:rsidRPr="00432D33" w:rsidRDefault="00613C99" w:rsidP="006F52E5">
            <w:pPr>
              <w:jc w:val="left"/>
              <w:rPr>
                <w:ins w:id="529" w:author="MKONDIWA, Maxwell (CIMMYT-India)" w:date="2024-07-23T07:16:00Z" w16du:dateUtc="2024-07-23T01:46:00Z"/>
                <w:rFonts w:ascii="Aptos Narrow" w:eastAsia="Times New Roman" w:hAnsi="Aptos Narrow" w:cs="Times New Roman"/>
                <w:color w:val="000000"/>
                <w:kern w:val="0"/>
                <w:lang w:eastAsia="en-ZW"/>
                <w14:ligatures w14:val="none"/>
              </w:rPr>
            </w:pPr>
            <w:ins w:id="530"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PBW154 - HD2967</w:t>
              </w:r>
            </w:ins>
          </w:p>
        </w:tc>
        <w:tc>
          <w:tcPr>
            <w:tcW w:w="1220" w:type="dxa"/>
            <w:noWrap/>
            <w:hideMark/>
          </w:tcPr>
          <w:p w14:paraId="5994B744" w14:textId="77777777" w:rsidR="00613C99" w:rsidRPr="00432D33" w:rsidRDefault="00613C99" w:rsidP="006F52E5">
            <w:pPr>
              <w:jc w:val="left"/>
              <w:rPr>
                <w:ins w:id="531" w:author="MKONDIWA, Maxwell (CIMMYT-India)" w:date="2024-07-23T07:16:00Z" w16du:dateUtc="2024-07-23T01:46:00Z"/>
                <w:rFonts w:ascii="Aptos Narrow" w:eastAsia="Times New Roman" w:hAnsi="Aptos Narrow" w:cs="Times New Roman"/>
                <w:color w:val="000000"/>
                <w:kern w:val="0"/>
                <w:lang w:eastAsia="en-ZW"/>
                <w14:ligatures w14:val="none"/>
              </w:rPr>
            </w:pPr>
            <w:ins w:id="532"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-0.297***</w:t>
              </w:r>
            </w:ins>
          </w:p>
        </w:tc>
        <w:tc>
          <w:tcPr>
            <w:tcW w:w="1010" w:type="dxa"/>
            <w:noWrap/>
            <w:hideMark/>
          </w:tcPr>
          <w:p w14:paraId="394790A2" w14:textId="77777777" w:rsidR="00613C99" w:rsidRPr="00432D33" w:rsidRDefault="00613C99" w:rsidP="006F52E5">
            <w:pPr>
              <w:jc w:val="left"/>
              <w:rPr>
                <w:ins w:id="533" w:author="MKONDIWA, Maxwell (CIMMYT-India)" w:date="2024-07-23T07:16:00Z" w16du:dateUtc="2024-07-23T01:46:00Z"/>
                <w:rFonts w:ascii="Aptos Narrow" w:eastAsia="Times New Roman" w:hAnsi="Aptos Narrow" w:cs="Times New Roman"/>
                <w:color w:val="000000"/>
                <w:kern w:val="0"/>
                <w:lang w:eastAsia="en-ZW"/>
                <w14:ligatures w14:val="none"/>
              </w:rPr>
            </w:pPr>
            <w:ins w:id="534"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-0.037</w:t>
              </w:r>
            </w:ins>
          </w:p>
        </w:tc>
      </w:tr>
      <w:tr w:rsidR="00613C99" w:rsidRPr="00432D33" w14:paraId="2D8619D5" w14:textId="77777777" w:rsidTr="006F52E5">
        <w:trPr>
          <w:trHeight w:val="288"/>
          <w:ins w:id="535" w:author="MKONDIWA, Maxwell (CIMMYT-India)" w:date="2024-07-23T07:16:00Z"/>
        </w:trPr>
        <w:tc>
          <w:tcPr>
            <w:tcW w:w="2694" w:type="dxa"/>
            <w:noWrap/>
            <w:hideMark/>
          </w:tcPr>
          <w:p w14:paraId="36FE3DD4" w14:textId="77777777" w:rsidR="00613C99" w:rsidRPr="00432D33" w:rsidRDefault="00613C99" w:rsidP="006F52E5">
            <w:pPr>
              <w:jc w:val="left"/>
              <w:rPr>
                <w:ins w:id="536" w:author="MKONDIWA, Maxwell (CIMMYT-India)" w:date="2024-07-23T07:16:00Z" w16du:dateUtc="2024-07-23T01:46:00Z"/>
                <w:rFonts w:ascii="Aptos Narrow" w:eastAsia="Times New Roman" w:hAnsi="Aptos Narrow" w:cs="Times New Roman"/>
                <w:color w:val="000000"/>
                <w:kern w:val="0"/>
                <w:lang w:eastAsia="en-ZW"/>
                <w14:ligatures w14:val="none"/>
              </w:rPr>
            </w:pPr>
            <w:ins w:id="537"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Variety choice</w:t>
              </w:r>
            </w:ins>
          </w:p>
        </w:tc>
        <w:tc>
          <w:tcPr>
            <w:tcW w:w="3974" w:type="dxa"/>
          </w:tcPr>
          <w:p w14:paraId="5296CD53" w14:textId="77777777" w:rsidR="00613C99" w:rsidRPr="00432D33" w:rsidRDefault="00613C99" w:rsidP="006F52E5">
            <w:pPr>
              <w:jc w:val="left"/>
              <w:rPr>
                <w:ins w:id="538" w:author="MKONDIWA, Maxwell (CIMMYT-India)" w:date="2024-07-23T07:16:00Z" w16du:dateUtc="2024-07-23T01:46:00Z"/>
                <w:rFonts w:ascii="Aptos Narrow" w:eastAsia="Times New Roman" w:hAnsi="Aptos Narrow" w:cs="Times New Roman"/>
                <w:color w:val="000000"/>
                <w:kern w:val="0"/>
                <w:lang w:eastAsia="en-ZW"/>
                <w14:ligatures w14:val="none"/>
              </w:rPr>
            </w:pPr>
            <w:ins w:id="539"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Kedar - HD2967</w:t>
              </w:r>
            </w:ins>
          </w:p>
        </w:tc>
        <w:tc>
          <w:tcPr>
            <w:tcW w:w="1220" w:type="dxa"/>
            <w:noWrap/>
            <w:hideMark/>
          </w:tcPr>
          <w:p w14:paraId="7E4FC4C9" w14:textId="77777777" w:rsidR="00613C99" w:rsidRPr="00432D33" w:rsidRDefault="00613C99" w:rsidP="006F52E5">
            <w:pPr>
              <w:jc w:val="left"/>
              <w:rPr>
                <w:ins w:id="540" w:author="MKONDIWA, Maxwell (CIMMYT-India)" w:date="2024-07-23T07:16:00Z" w16du:dateUtc="2024-07-23T01:46:00Z"/>
                <w:rFonts w:ascii="Aptos Narrow" w:eastAsia="Times New Roman" w:hAnsi="Aptos Narrow" w:cs="Times New Roman"/>
                <w:color w:val="000000"/>
                <w:kern w:val="0"/>
                <w:lang w:eastAsia="en-ZW"/>
                <w14:ligatures w14:val="none"/>
              </w:rPr>
            </w:pPr>
            <w:ins w:id="541"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-0.301***</w:t>
              </w:r>
            </w:ins>
          </w:p>
        </w:tc>
        <w:tc>
          <w:tcPr>
            <w:tcW w:w="1010" w:type="dxa"/>
            <w:noWrap/>
            <w:hideMark/>
          </w:tcPr>
          <w:p w14:paraId="553D58D7" w14:textId="77777777" w:rsidR="00613C99" w:rsidRPr="00432D33" w:rsidRDefault="00613C99" w:rsidP="006F52E5">
            <w:pPr>
              <w:jc w:val="left"/>
              <w:rPr>
                <w:ins w:id="542" w:author="MKONDIWA, Maxwell (CIMMYT-India)" w:date="2024-07-23T07:16:00Z" w16du:dateUtc="2024-07-23T01:46:00Z"/>
                <w:rFonts w:ascii="Aptos Narrow" w:eastAsia="Times New Roman" w:hAnsi="Aptos Narrow" w:cs="Times New Roman"/>
                <w:color w:val="000000"/>
                <w:kern w:val="0"/>
                <w:lang w:eastAsia="en-ZW"/>
                <w14:ligatures w14:val="none"/>
              </w:rPr>
            </w:pPr>
            <w:ins w:id="543"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-0.046</w:t>
              </w:r>
            </w:ins>
          </w:p>
        </w:tc>
      </w:tr>
      <w:tr w:rsidR="00613C99" w:rsidRPr="00432D33" w14:paraId="1AEC55AD" w14:textId="77777777" w:rsidTr="006F52E5">
        <w:trPr>
          <w:trHeight w:val="288"/>
          <w:ins w:id="544" w:author="MKONDIWA, Maxwell (CIMMYT-India)" w:date="2024-07-23T07:16:00Z"/>
        </w:trPr>
        <w:tc>
          <w:tcPr>
            <w:tcW w:w="2694" w:type="dxa"/>
            <w:noWrap/>
            <w:hideMark/>
          </w:tcPr>
          <w:p w14:paraId="0C99BF2C" w14:textId="77777777" w:rsidR="00613C99" w:rsidRPr="00432D33" w:rsidRDefault="00613C99" w:rsidP="006F52E5">
            <w:pPr>
              <w:jc w:val="left"/>
              <w:rPr>
                <w:ins w:id="545" w:author="MKONDIWA, Maxwell (CIMMYT-India)" w:date="2024-07-23T07:16:00Z" w16du:dateUtc="2024-07-23T01:46:00Z"/>
                <w:rFonts w:ascii="Aptos Narrow" w:eastAsia="Times New Roman" w:hAnsi="Aptos Narrow" w:cs="Times New Roman"/>
                <w:color w:val="000000"/>
                <w:kern w:val="0"/>
                <w:lang w:eastAsia="en-ZW"/>
                <w14:ligatures w14:val="none"/>
              </w:rPr>
            </w:pPr>
            <w:ins w:id="546"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Variety choice</w:t>
              </w:r>
            </w:ins>
          </w:p>
        </w:tc>
        <w:tc>
          <w:tcPr>
            <w:tcW w:w="3974" w:type="dxa"/>
          </w:tcPr>
          <w:p w14:paraId="0147B6B5" w14:textId="77777777" w:rsidR="00613C99" w:rsidRPr="00432D33" w:rsidRDefault="00613C99" w:rsidP="006F52E5">
            <w:pPr>
              <w:jc w:val="left"/>
              <w:rPr>
                <w:ins w:id="547" w:author="MKONDIWA, Maxwell (CIMMYT-India)" w:date="2024-07-23T07:16:00Z" w16du:dateUtc="2024-07-23T01:46:00Z"/>
                <w:rFonts w:ascii="Aptos Narrow" w:eastAsia="Times New Roman" w:hAnsi="Aptos Narrow" w:cs="Times New Roman"/>
                <w:color w:val="000000"/>
                <w:kern w:val="0"/>
                <w:lang w:eastAsia="en-ZW"/>
                <w14:ligatures w14:val="none"/>
              </w:rPr>
            </w:pPr>
            <w:ins w:id="548"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SUPER303 - HD2967</w:t>
              </w:r>
            </w:ins>
          </w:p>
        </w:tc>
        <w:tc>
          <w:tcPr>
            <w:tcW w:w="1220" w:type="dxa"/>
            <w:noWrap/>
            <w:hideMark/>
          </w:tcPr>
          <w:p w14:paraId="3738E850" w14:textId="77777777" w:rsidR="00613C99" w:rsidRPr="00432D33" w:rsidRDefault="00613C99" w:rsidP="006F52E5">
            <w:pPr>
              <w:jc w:val="left"/>
              <w:rPr>
                <w:ins w:id="549" w:author="MKONDIWA, Maxwell (CIMMYT-India)" w:date="2024-07-23T07:16:00Z" w16du:dateUtc="2024-07-23T01:46:00Z"/>
                <w:rFonts w:ascii="Aptos Narrow" w:eastAsia="Times New Roman" w:hAnsi="Aptos Narrow" w:cs="Times New Roman"/>
                <w:color w:val="000000"/>
                <w:kern w:val="0"/>
                <w:lang w:eastAsia="en-ZW"/>
                <w14:ligatures w14:val="none"/>
              </w:rPr>
            </w:pPr>
            <w:ins w:id="550"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-0.140**</w:t>
              </w:r>
            </w:ins>
          </w:p>
        </w:tc>
        <w:tc>
          <w:tcPr>
            <w:tcW w:w="1010" w:type="dxa"/>
            <w:noWrap/>
            <w:hideMark/>
          </w:tcPr>
          <w:p w14:paraId="1D352580" w14:textId="77777777" w:rsidR="00613C99" w:rsidRPr="00432D33" w:rsidRDefault="00613C99" w:rsidP="006F52E5">
            <w:pPr>
              <w:jc w:val="left"/>
              <w:rPr>
                <w:ins w:id="551" w:author="MKONDIWA, Maxwell (CIMMYT-India)" w:date="2024-07-23T07:16:00Z" w16du:dateUtc="2024-07-23T01:46:00Z"/>
                <w:rFonts w:ascii="Aptos Narrow" w:eastAsia="Times New Roman" w:hAnsi="Aptos Narrow" w:cs="Times New Roman"/>
                <w:color w:val="000000"/>
                <w:kern w:val="0"/>
                <w:lang w:eastAsia="en-ZW"/>
                <w14:ligatures w14:val="none"/>
              </w:rPr>
            </w:pPr>
            <w:ins w:id="552"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-0.043</w:t>
              </w:r>
            </w:ins>
          </w:p>
        </w:tc>
      </w:tr>
      <w:tr w:rsidR="00613C99" w:rsidRPr="00432D33" w14:paraId="53A830F9" w14:textId="77777777" w:rsidTr="006F52E5">
        <w:trPr>
          <w:trHeight w:val="288"/>
          <w:ins w:id="553" w:author="MKONDIWA, Maxwell (CIMMYT-India)" w:date="2024-07-23T07:16:00Z"/>
        </w:trPr>
        <w:tc>
          <w:tcPr>
            <w:tcW w:w="2694" w:type="dxa"/>
            <w:noWrap/>
            <w:hideMark/>
          </w:tcPr>
          <w:p w14:paraId="779F8DD5" w14:textId="77777777" w:rsidR="00613C99" w:rsidRPr="00432D33" w:rsidRDefault="00613C99" w:rsidP="006F52E5">
            <w:pPr>
              <w:jc w:val="left"/>
              <w:rPr>
                <w:ins w:id="554" w:author="MKONDIWA, Maxwell (CIMMYT-India)" w:date="2024-07-23T07:16:00Z" w16du:dateUtc="2024-07-23T01:46:00Z"/>
                <w:rFonts w:ascii="Aptos Narrow" w:eastAsia="Times New Roman" w:hAnsi="Aptos Narrow" w:cs="Times New Roman"/>
                <w:color w:val="000000"/>
                <w:kern w:val="0"/>
                <w:lang w:eastAsia="en-ZW"/>
                <w14:ligatures w14:val="none"/>
              </w:rPr>
            </w:pPr>
            <w:ins w:id="555"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Variety choice</w:t>
              </w:r>
            </w:ins>
          </w:p>
        </w:tc>
        <w:tc>
          <w:tcPr>
            <w:tcW w:w="3974" w:type="dxa"/>
          </w:tcPr>
          <w:p w14:paraId="3F11293A" w14:textId="77777777" w:rsidR="00613C99" w:rsidRPr="00432D33" w:rsidRDefault="00613C99" w:rsidP="006F52E5">
            <w:pPr>
              <w:jc w:val="left"/>
              <w:rPr>
                <w:ins w:id="556" w:author="MKONDIWA, Maxwell (CIMMYT-India)" w:date="2024-07-23T07:16:00Z" w16du:dateUtc="2024-07-23T01:46:00Z"/>
                <w:rFonts w:ascii="Aptos Narrow" w:eastAsia="Times New Roman" w:hAnsi="Aptos Narrow" w:cs="Times New Roman"/>
                <w:color w:val="000000"/>
                <w:kern w:val="0"/>
                <w:lang w:eastAsia="en-ZW"/>
                <w14:ligatures w14:val="none"/>
              </w:rPr>
            </w:pPr>
            <w:ins w:id="557"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PBW502 - HD2967</w:t>
              </w:r>
            </w:ins>
          </w:p>
        </w:tc>
        <w:tc>
          <w:tcPr>
            <w:tcW w:w="1220" w:type="dxa"/>
            <w:noWrap/>
            <w:hideMark/>
          </w:tcPr>
          <w:p w14:paraId="106771DC" w14:textId="77777777" w:rsidR="00613C99" w:rsidRPr="00432D33" w:rsidRDefault="00613C99" w:rsidP="006F52E5">
            <w:pPr>
              <w:jc w:val="left"/>
              <w:rPr>
                <w:ins w:id="558" w:author="MKONDIWA, Maxwell (CIMMYT-India)" w:date="2024-07-23T07:16:00Z" w16du:dateUtc="2024-07-23T01:46:00Z"/>
                <w:rFonts w:ascii="Aptos Narrow" w:eastAsia="Times New Roman" w:hAnsi="Aptos Narrow" w:cs="Times New Roman"/>
                <w:color w:val="000000"/>
                <w:kern w:val="0"/>
                <w:lang w:eastAsia="en-ZW"/>
                <w14:ligatures w14:val="none"/>
              </w:rPr>
            </w:pPr>
            <w:ins w:id="559"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-0.260***</w:t>
              </w:r>
            </w:ins>
          </w:p>
        </w:tc>
        <w:tc>
          <w:tcPr>
            <w:tcW w:w="1010" w:type="dxa"/>
            <w:noWrap/>
            <w:hideMark/>
          </w:tcPr>
          <w:p w14:paraId="6B87CBF4" w14:textId="77777777" w:rsidR="00613C99" w:rsidRPr="00432D33" w:rsidRDefault="00613C99" w:rsidP="006F52E5">
            <w:pPr>
              <w:jc w:val="left"/>
              <w:rPr>
                <w:ins w:id="560" w:author="MKONDIWA, Maxwell (CIMMYT-India)" w:date="2024-07-23T07:16:00Z" w16du:dateUtc="2024-07-23T01:46:00Z"/>
                <w:rFonts w:ascii="Aptos Narrow" w:eastAsia="Times New Roman" w:hAnsi="Aptos Narrow" w:cs="Times New Roman"/>
                <w:color w:val="000000"/>
                <w:kern w:val="0"/>
                <w:lang w:eastAsia="en-ZW"/>
                <w14:ligatures w14:val="none"/>
              </w:rPr>
            </w:pPr>
            <w:ins w:id="561"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-0.045</w:t>
              </w:r>
            </w:ins>
          </w:p>
        </w:tc>
      </w:tr>
      <w:tr w:rsidR="00613C99" w:rsidRPr="00432D33" w14:paraId="663A7DAB" w14:textId="77777777" w:rsidTr="006F52E5">
        <w:trPr>
          <w:trHeight w:val="288"/>
          <w:ins w:id="562" w:author="MKONDIWA, Maxwell (CIMMYT-India)" w:date="2024-07-23T07:16:00Z"/>
        </w:trPr>
        <w:tc>
          <w:tcPr>
            <w:tcW w:w="2694" w:type="dxa"/>
            <w:noWrap/>
            <w:hideMark/>
          </w:tcPr>
          <w:p w14:paraId="766B987F" w14:textId="77777777" w:rsidR="00613C99" w:rsidRPr="00432D33" w:rsidRDefault="00613C99" w:rsidP="006F52E5">
            <w:pPr>
              <w:jc w:val="left"/>
              <w:rPr>
                <w:ins w:id="563" w:author="MKONDIWA, Maxwell (CIMMYT-India)" w:date="2024-07-23T07:16:00Z" w16du:dateUtc="2024-07-23T01:46:00Z"/>
                <w:rFonts w:ascii="Aptos Narrow" w:eastAsia="Times New Roman" w:hAnsi="Aptos Narrow" w:cs="Times New Roman"/>
                <w:color w:val="000000"/>
                <w:kern w:val="0"/>
                <w:lang w:eastAsia="en-ZW"/>
                <w14:ligatures w14:val="none"/>
              </w:rPr>
            </w:pPr>
            <w:ins w:id="564"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Variety choice</w:t>
              </w:r>
            </w:ins>
          </w:p>
        </w:tc>
        <w:tc>
          <w:tcPr>
            <w:tcW w:w="3974" w:type="dxa"/>
          </w:tcPr>
          <w:p w14:paraId="18C62A63" w14:textId="77777777" w:rsidR="00613C99" w:rsidRPr="00432D33" w:rsidRDefault="00613C99" w:rsidP="006F52E5">
            <w:pPr>
              <w:jc w:val="left"/>
              <w:rPr>
                <w:ins w:id="565" w:author="MKONDIWA, Maxwell (CIMMYT-India)" w:date="2024-07-23T07:16:00Z" w16du:dateUtc="2024-07-23T01:46:00Z"/>
                <w:rFonts w:ascii="Aptos Narrow" w:eastAsia="Times New Roman" w:hAnsi="Aptos Narrow" w:cs="Times New Roman"/>
                <w:color w:val="000000"/>
                <w:kern w:val="0"/>
                <w:lang w:eastAsia="en-ZW"/>
                <w14:ligatures w14:val="none"/>
              </w:rPr>
            </w:pPr>
            <w:ins w:id="566"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HD2733 - HD2967</w:t>
              </w:r>
            </w:ins>
          </w:p>
        </w:tc>
        <w:tc>
          <w:tcPr>
            <w:tcW w:w="1220" w:type="dxa"/>
            <w:noWrap/>
            <w:hideMark/>
          </w:tcPr>
          <w:p w14:paraId="0554E153" w14:textId="77777777" w:rsidR="00613C99" w:rsidRPr="00432D33" w:rsidRDefault="00613C99" w:rsidP="006F52E5">
            <w:pPr>
              <w:jc w:val="left"/>
              <w:rPr>
                <w:ins w:id="567" w:author="MKONDIWA, Maxwell (CIMMYT-India)" w:date="2024-07-23T07:16:00Z" w16du:dateUtc="2024-07-23T01:46:00Z"/>
                <w:rFonts w:ascii="Aptos Narrow" w:eastAsia="Times New Roman" w:hAnsi="Aptos Narrow" w:cs="Times New Roman"/>
                <w:color w:val="000000"/>
                <w:kern w:val="0"/>
                <w:lang w:eastAsia="en-ZW"/>
                <w14:ligatures w14:val="none"/>
              </w:rPr>
            </w:pPr>
            <w:ins w:id="568"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-0.118</w:t>
              </w:r>
            </w:ins>
          </w:p>
        </w:tc>
        <w:tc>
          <w:tcPr>
            <w:tcW w:w="1010" w:type="dxa"/>
            <w:noWrap/>
            <w:hideMark/>
          </w:tcPr>
          <w:p w14:paraId="2454D9F6" w14:textId="77777777" w:rsidR="00613C99" w:rsidRPr="00432D33" w:rsidRDefault="00613C99" w:rsidP="006F52E5">
            <w:pPr>
              <w:jc w:val="left"/>
              <w:rPr>
                <w:ins w:id="569" w:author="MKONDIWA, Maxwell (CIMMYT-India)" w:date="2024-07-23T07:16:00Z" w16du:dateUtc="2024-07-23T01:46:00Z"/>
                <w:rFonts w:ascii="Aptos Narrow" w:eastAsia="Times New Roman" w:hAnsi="Aptos Narrow" w:cs="Times New Roman"/>
                <w:color w:val="000000"/>
                <w:kern w:val="0"/>
                <w:lang w:eastAsia="en-ZW"/>
                <w14:ligatures w14:val="none"/>
              </w:rPr>
            </w:pPr>
            <w:ins w:id="570"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-0.072</w:t>
              </w:r>
            </w:ins>
          </w:p>
        </w:tc>
      </w:tr>
      <w:tr w:rsidR="00613C99" w:rsidRPr="00432D33" w14:paraId="5254641D" w14:textId="77777777" w:rsidTr="006F52E5">
        <w:trPr>
          <w:trHeight w:val="288"/>
          <w:ins w:id="571" w:author="MKONDIWA, Maxwell (CIMMYT-India)" w:date="2024-07-23T07:16:00Z"/>
        </w:trPr>
        <w:tc>
          <w:tcPr>
            <w:tcW w:w="2694" w:type="dxa"/>
            <w:noWrap/>
            <w:hideMark/>
          </w:tcPr>
          <w:p w14:paraId="6CF3F803" w14:textId="77777777" w:rsidR="00613C99" w:rsidRPr="00432D33" w:rsidRDefault="00613C99" w:rsidP="006F52E5">
            <w:pPr>
              <w:jc w:val="left"/>
              <w:rPr>
                <w:ins w:id="572" w:author="MKONDIWA, Maxwell (CIMMYT-India)" w:date="2024-07-23T07:16:00Z" w16du:dateUtc="2024-07-23T01:46:00Z"/>
                <w:rFonts w:ascii="Aptos Narrow" w:eastAsia="Times New Roman" w:hAnsi="Aptos Narrow" w:cs="Times New Roman"/>
                <w:color w:val="000000"/>
                <w:kern w:val="0"/>
                <w:lang w:eastAsia="en-ZW"/>
                <w14:ligatures w14:val="none"/>
              </w:rPr>
            </w:pPr>
            <w:ins w:id="573"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Variety choice</w:t>
              </w:r>
            </w:ins>
          </w:p>
        </w:tc>
        <w:tc>
          <w:tcPr>
            <w:tcW w:w="3974" w:type="dxa"/>
          </w:tcPr>
          <w:p w14:paraId="667E84B2" w14:textId="77777777" w:rsidR="00613C99" w:rsidRPr="00432D33" w:rsidRDefault="00613C99" w:rsidP="006F52E5">
            <w:pPr>
              <w:jc w:val="left"/>
              <w:rPr>
                <w:ins w:id="574" w:author="MKONDIWA, Maxwell (CIMMYT-India)" w:date="2024-07-23T07:16:00Z" w16du:dateUtc="2024-07-23T01:46:00Z"/>
                <w:rFonts w:ascii="Aptos Narrow" w:eastAsia="Times New Roman" w:hAnsi="Aptos Narrow" w:cs="Times New Roman"/>
                <w:color w:val="000000"/>
                <w:kern w:val="0"/>
                <w:lang w:eastAsia="en-ZW"/>
                <w14:ligatures w14:val="none"/>
              </w:rPr>
            </w:pPr>
            <w:ins w:id="575"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HUW234 - HD2967</w:t>
              </w:r>
            </w:ins>
          </w:p>
        </w:tc>
        <w:tc>
          <w:tcPr>
            <w:tcW w:w="1220" w:type="dxa"/>
            <w:noWrap/>
            <w:hideMark/>
          </w:tcPr>
          <w:p w14:paraId="1EB59960" w14:textId="77777777" w:rsidR="00613C99" w:rsidRPr="00432D33" w:rsidRDefault="00613C99" w:rsidP="006F52E5">
            <w:pPr>
              <w:jc w:val="left"/>
              <w:rPr>
                <w:ins w:id="576" w:author="MKONDIWA, Maxwell (CIMMYT-India)" w:date="2024-07-23T07:16:00Z" w16du:dateUtc="2024-07-23T01:46:00Z"/>
                <w:rFonts w:ascii="Aptos Narrow" w:eastAsia="Times New Roman" w:hAnsi="Aptos Narrow" w:cs="Times New Roman"/>
                <w:color w:val="000000"/>
                <w:kern w:val="0"/>
                <w:lang w:eastAsia="en-ZW"/>
                <w14:ligatures w14:val="none"/>
              </w:rPr>
            </w:pPr>
            <w:ins w:id="577"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-0.471***</w:t>
              </w:r>
            </w:ins>
          </w:p>
        </w:tc>
        <w:tc>
          <w:tcPr>
            <w:tcW w:w="1010" w:type="dxa"/>
            <w:noWrap/>
            <w:hideMark/>
          </w:tcPr>
          <w:p w14:paraId="37C9C341" w14:textId="77777777" w:rsidR="00613C99" w:rsidRPr="00432D33" w:rsidRDefault="00613C99" w:rsidP="006F52E5">
            <w:pPr>
              <w:jc w:val="left"/>
              <w:rPr>
                <w:ins w:id="578" w:author="MKONDIWA, Maxwell (CIMMYT-India)" w:date="2024-07-23T07:16:00Z" w16du:dateUtc="2024-07-23T01:46:00Z"/>
                <w:rFonts w:ascii="Aptos Narrow" w:eastAsia="Times New Roman" w:hAnsi="Aptos Narrow" w:cs="Times New Roman"/>
                <w:color w:val="000000"/>
                <w:kern w:val="0"/>
                <w:lang w:eastAsia="en-ZW"/>
                <w14:ligatures w14:val="none"/>
              </w:rPr>
            </w:pPr>
            <w:ins w:id="579"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-0.056</w:t>
              </w:r>
            </w:ins>
          </w:p>
        </w:tc>
      </w:tr>
      <w:tr w:rsidR="00613C99" w:rsidRPr="00432D33" w14:paraId="165B554F" w14:textId="77777777" w:rsidTr="006F52E5">
        <w:trPr>
          <w:trHeight w:val="288"/>
          <w:ins w:id="580" w:author="MKONDIWA, Maxwell (CIMMYT-India)" w:date="2024-07-23T07:16:00Z"/>
        </w:trPr>
        <w:tc>
          <w:tcPr>
            <w:tcW w:w="2694" w:type="dxa"/>
            <w:noWrap/>
            <w:hideMark/>
          </w:tcPr>
          <w:p w14:paraId="0A917BAA" w14:textId="77777777" w:rsidR="00613C99" w:rsidRPr="00432D33" w:rsidRDefault="00613C99" w:rsidP="006F52E5">
            <w:pPr>
              <w:jc w:val="left"/>
              <w:rPr>
                <w:ins w:id="581" w:author="MKONDIWA, Maxwell (CIMMYT-India)" w:date="2024-07-23T07:16:00Z" w16du:dateUtc="2024-07-23T01:46:00Z"/>
                <w:rFonts w:ascii="Aptos Narrow" w:eastAsia="Times New Roman" w:hAnsi="Aptos Narrow" w:cs="Times New Roman"/>
                <w:color w:val="000000"/>
                <w:kern w:val="0"/>
                <w:lang w:eastAsia="en-ZW"/>
                <w14:ligatures w14:val="none"/>
              </w:rPr>
            </w:pPr>
            <w:ins w:id="582"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Variety choice</w:t>
              </w:r>
            </w:ins>
          </w:p>
        </w:tc>
        <w:tc>
          <w:tcPr>
            <w:tcW w:w="3974" w:type="dxa"/>
          </w:tcPr>
          <w:p w14:paraId="0A41D50B" w14:textId="77777777" w:rsidR="00613C99" w:rsidRPr="00432D33" w:rsidRDefault="00613C99" w:rsidP="006F52E5">
            <w:pPr>
              <w:jc w:val="left"/>
              <w:rPr>
                <w:ins w:id="583" w:author="MKONDIWA, Maxwell (CIMMYT-India)" w:date="2024-07-23T07:16:00Z" w16du:dateUtc="2024-07-23T01:46:00Z"/>
                <w:rFonts w:ascii="Aptos Narrow" w:eastAsia="Times New Roman" w:hAnsi="Aptos Narrow" w:cs="Times New Roman"/>
                <w:color w:val="000000"/>
                <w:kern w:val="0"/>
                <w:lang w:eastAsia="en-ZW"/>
                <w14:ligatures w14:val="none"/>
              </w:rPr>
            </w:pPr>
            <w:ins w:id="584" w:author="MKONDIWA, Maxwell (CIMMYT-India)" w:date="2024-07-23T07:16:00Z" w16du:dateUtc="2024-07-23T01:46:00Z">
              <w:r w:rsidRPr="001578B0">
                <w:rPr>
                  <w:rFonts w:ascii="Aptos" w:eastAsia="Times New Roman" w:hAnsi="Aptos" w:cs="Calibri"/>
                  <w:color w:val="000000"/>
                  <w:kern w:val="0"/>
                  <w:sz w:val="20"/>
                  <w:szCs w:val="20"/>
                  <w:lang w:eastAsia="en-ZW"/>
                  <w14:ligatures w14:val="none"/>
                </w:rPr>
                <w:t>RR21 - HD2967</w:t>
              </w:r>
            </w:ins>
          </w:p>
        </w:tc>
        <w:tc>
          <w:tcPr>
            <w:tcW w:w="1220" w:type="dxa"/>
            <w:noWrap/>
            <w:hideMark/>
          </w:tcPr>
          <w:p w14:paraId="1A96C7E3" w14:textId="77777777" w:rsidR="00613C99" w:rsidRPr="00432D33" w:rsidRDefault="00613C99" w:rsidP="006F52E5">
            <w:pPr>
              <w:jc w:val="left"/>
              <w:rPr>
                <w:ins w:id="585" w:author="MKONDIWA, Maxwell (CIMMYT-India)" w:date="2024-07-23T07:16:00Z" w16du:dateUtc="2024-07-23T01:46:00Z"/>
                <w:rFonts w:ascii="Aptos Narrow" w:eastAsia="Times New Roman" w:hAnsi="Aptos Narrow" w:cs="Times New Roman"/>
                <w:color w:val="000000"/>
                <w:kern w:val="0"/>
                <w:lang w:eastAsia="en-ZW"/>
                <w14:ligatures w14:val="none"/>
              </w:rPr>
            </w:pPr>
            <w:ins w:id="586"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-0.493***</w:t>
              </w:r>
            </w:ins>
          </w:p>
        </w:tc>
        <w:tc>
          <w:tcPr>
            <w:tcW w:w="1010" w:type="dxa"/>
            <w:noWrap/>
            <w:hideMark/>
          </w:tcPr>
          <w:p w14:paraId="257F0E7B" w14:textId="77777777" w:rsidR="00613C99" w:rsidRPr="00432D33" w:rsidRDefault="00613C99" w:rsidP="006F52E5">
            <w:pPr>
              <w:jc w:val="left"/>
              <w:rPr>
                <w:ins w:id="587" w:author="MKONDIWA, Maxwell (CIMMYT-India)" w:date="2024-07-23T07:16:00Z" w16du:dateUtc="2024-07-23T01:46:00Z"/>
                <w:rFonts w:ascii="Aptos Narrow" w:eastAsia="Times New Roman" w:hAnsi="Aptos Narrow" w:cs="Times New Roman"/>
                <w:color w:val="000000"/>
                <w:kern w:val="0"/>
                <w:lang w:eastAsia="en-ZW"/>
                <w14:ligatures w14:val="none"/>
              </w:rPr>
            </w:pPr>
            <w:ins w:id="588" w:author="MKONDIWA, Maxwell (CIMMYT-India)" w:date="2024-07-23T07:16:00Z" w16du:dateUtc="2024-07-23T01:46:00Z">
              <w:r w:rsidRPr="00432D33">
                <w:rPr>
                  <w:rFonts w:ascii="Aptos Narrow" w:eastAsia="Times New Roman" w:hAnsi="Aptos Narrow" w:cs="Times New Roman"/>
                  <w:color w:val="000000"/>
                  <w:kern w:val="0"/>
                  <w:lang w:eastAsia="en-ZW"/>
                  <w14:ligatures w14:val="none"/>
                </w:rPr>
                <w:t>-0.072</w:t>
              </w:r>
            </w:ins>
          </w:p>
        </w:tc>
      </w:tr>
    </w:tbl>
    <w:p w14:paraId="48E47C42" w14:textId="77777777" w:rsidR="00613C99" w:rsidRDefault="00613C99" w:rsidP="00613C99">
      <w:pPr>
        <w:rPr>
          <w:ins w:id="589" w:author="MKONDIWA, Maxwell (CIMMYT-India)" w:date="2024-07-23T07:16:00Z" w16du:dateUtc="2024-07-23T01:46:00Z"/>
          <w:rFonts w:ascii="Aptos" w:hAnsi="Aptos"/>
        </w:rPr>
      </w:pPr>
    </w:p>
    <w:p w14:paraId="607182E0" w14:textId="77777777" w:rsidR="00613C99" w:rsidRDefault="00613C99" w:rsidP="00231041">
      <w:pPr>
        <w:rPr>
          <w:rFonts w:ascii="Aptos" w:hAnsi="Aptos"/>
        </w:rPr>
      </w:pPr>
    </w:p>
    <w:p w14:paraId="0FE03FF6" w14:textId="77777777" w:rsidR="00DF504D" w:rsidRDefault="00DF504D" w:rsidP="00231041">
      <w:pPr>
        <w:rPr>
          <w:rFonts w:ascii="Aptos" w:hAnsi="Aptos"/>
        </w:rPr>
      </w:pPr>
    </w:p>
    <w:p w14:paraId="3031D08D" w14:textId="77777777" w:rsidR="00DF504D" w:rsidRDefault="00DF504D" w:rsidP="00231041">
      <w:pPr>
        <w:rPr>
          <w:rFonts w:ascii="Aptos" w:hAnsi="Aptos"/>
        </w:rPr>
      </w:pPr>
    </w:p>
    <w:p w14:paraId="5802F440" w14:textId="77777777" w:rsidR="00613C99" w:rsidRDefault="00613C99">
      <w:pPr>
        <w:jc w:val="left"/>
        <w:rPr>
          <w:ins w:id="590" w:author="MKONDIWA, Maxwell (CIMMYT-India)" w:date="2024-07-23T07:16:00Z" w16du:dateUtc="2024-07-23T01:46:00Z"/>
          <w:rFonts w:ascii="Aptos" w:hAnsi="Aptos"/>
        </w:rPr>
      </w:pPr>
      <w:ins w:id="591" w:author="MKONDIWA, Maxwell (CIMMYT-India)" w:date="2024-07-23T07:16:00Z" w16du:dateUtc="2024-07-23T01:46:00Z">
        <w:r>
          <w:rPr>
            <w:rFonts w:ascii="Aptos" w:hAnsi="Aptos"/>
          </w:rPr>
          <w:br w:type="page"/>
        </w:r>
      </w:ins>
    </w:p>
    <w:p w14:paraId="2C759E92" w14:textId="5238618B" w:rsidR="00DF504D" w:rsidRDefault="00DF504D" w:rsidP="00231041">
      <w:pPr>
        <w:rPr>
          <w:rFonts w:ascii="Aptos" w:hAnsi="Aptos"/>
        </w:rPr>
      </w:pPr>
      <w:r>
        <w:rPr>
          <w:rFonts w:ascii="Aptos" w:hAnsi="Aptos"/>
        </w:rPr>
        <w:lastRenderedPageBreak/>
        <w:t>Table A</w:t>
      </w:r>
      <w:ins w:id="592" w:author="MKONDIWA, Maxwell (CIMMYT-India)" w:date="2024-07-23T07:16:00Z" w16du:dateUtc="2024-07-23T01:46:00Z">
        <w:r w:rsidR="00613C99">
          <w:rPr>
            <w:rFonts w:ascii="Aptos" w:hAnsi="Aptos"/>
          </w:rPr>
          <w:t>3</w:t>
        </w:r>
      </w:ins>
      <w:del w:id="593" w:author="MKONDIWA, Maxwell (CIMMYT-India)" w:date="2024-07-23T07:16:00Z" w16du:dateUtc="2024-07-23T01:46:00Z">
        <w:r w:rsidDel="00613C99">
          <w:rPr>
            <w:rFonts w:ascii="Aptos" w:hAnsi="Aptos"/>
          </w:rPr>
          <w:delText>2</w:delText>
        </w:r>
      </w:del>
      <w:r>
        <w:rPr>
          <w:rFonts w:ascii="Aptos" w:hAnsi="Aptos"/>
        </w:rPr>
        <w:t xml:space="preserve">: </w:t>
      </w:r>
      <w:r w:rsidR="00AE57A8">
        <w:rPr>
          <w:rFonts w:ascii="Aptos" w:hAnsi="Aptos"/>
        </w:rPr>
        <w:t>Tests of causal random forest predictive accuracy on held</w:t>
      </w:r>
      <w:r w:rsidR="00177A88">
        <w:rPr>
          <w:rFonts w:ascii="Aptos" w:hAnsi="Aptos"/>
        </w:rPr>
        <w:t>-</w:t>
      </w:r>
      <w:r w:rsidR="00AE57A8">
        <w:rPr>
          <w:rFonts w:ascii="Aptos" w:hAnsi="Aptos"/>
        </w:rPr>
        <w:t>out data</w:t>
      </w:r>
      <w:r w:rsidR="00C41E43">
        <w:rPr>
          <w:rFonts w:ascii="Aptos" w:hAnsi="Aptos"/>
        </w:rPr>
        <w:t xml:space="preserve"> </w:t>
      </w:r>
    </w:p>
    <w:tbl>
      <w:tblPr>
        <w:tblStyle w:val="PlainTable2"/>
        <w:tblW w:w="5000" w:type="pct"/>
        <w:tblLook w:val="0620" w:firstRow="1" w:lastRow="0" w:firstColumn="0" w:lastColumn="0" w:noHBand="1" w:noVBand="1"/>
      </w:tblPr>
      <w:tblGrid>
        <w:gridCol w:w="2506"/>
        <w:gridCol w:w="3262"/>
        <w:gridCol w:w="1607"/>
        <w:gridCol w:w="1651"/>
      </w:tblGrid>
      <w:tr w:rsidR="00177A88" w:rsidRPr="00177A88" w14:paraId="1C201375" w14:textId="77777777" w:rsidTr="001578B0">
        <w:trPr>
          <w:cnfStyle w:val="100000000000" w:firstRow="1" w:lastRow="0" w:firstColumn="0" w:lastColumn="0" w:oddVBand="0" w:evenVBand="0" w:oddHBand="0" w:evenHBand="0" w:firstRowFirstColumn="0" w:firstRowLastColumn="0" w:lastRowFirstColumn="0" w:lastRowLastColumn="0"/>
          <w:trHeight w:val="288"/>
        </w:trPr>
        <w:tc>
          <w:tcPr>
            <w:tcW w:w="0" w:type="pct"/>
            <w:noWrap/>
            <w:hideMark/>
          </w:tcPr>
          <w:p w14:paraId="766C48A3" w14:textId="77777777" w:rsidR="00177A88" w:rsidRPr="00177A88" w:rsidRDefault="00177A88" w:rsidP="00177A88">
            <w:pPr>
              <w:jc w:val="left"/>
              <w:rPr>
                <w:rFonts w:ascii="Times New Roman" w:eastAsia="Times New Roman" w:hAnsi="Times New Roman" w:cs="Times New Roman"/>
                <w:kern w:val="0"/>
                <w:sz w:val="24"/>
                <w:szCs w:val="24"/>
                <w:lang w:eastAsia="en-ZW"/>
                <w14:ligatures w14:val="none"/>
              </w:rPr>
            </w:pPr>
          </w:p>
        </w:tc>
        <w:tc>
          <w:tcPr>
            <w:tcW w:w="0" w:type="pct"/>
            <w:noWrap/>
            <w:hideMark/>
          </w:tcPr>
          <w:p w14:paraId="332B81C9" w14:textId="77777777" w:rsidR="00177A88" w:rsidRPr="00177A88" w:rsidRDefault="00177A88" w:rsidP="00177A88">
            <w:pPr>
              <w:jc w:val="left"/>
              <w:rPr>
                <w:rFonts w:ascii="Times New Roman" w:eastAsia="Times New Roman" w:hAnsi="Times New Roman" w:cs="Times New Roman"/>
                <w:kern w:val="0"/>
                <w:sz w:val="20"/>
                <w:szCs w:val="20"/>
                <w:lang w:eastAsia="en-ZW"/>
                <w14:ligatures w14:val="none"/>
              </w:rPr>
            </w:pPr>
          </w:p>
        </w:tc>
        <w:tc>
          <w:tcPr>
            <w:tcW w:w="0" w:type="pct"/>
            <w:noWrap/>
            <w:hideMark/>
          </w:tcPr>
          <w:p w14:paraId="271EDD81" w14:textId="77777777" w:rsidR="00177A88" w:rsidRPr="00177A88" w:rsidRDefault="00177A88" w:rsidP="001578B0">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Estimate</w:t>
            </w:r>
          </w:p>
        </w:tc>
        <w:tc>
          <w:tcPr>
            <w:tcW w:w="0" w:type="pct"/>
            <w:noWrap/>
            <w:hideMark/>
          </w:tcPr>
          <w:p w14:paraId="66245D67" w14:textId="77777777" w:rsidR="00177A88" w:rsidRPr="00177A88" w:rsidRDefault="00177A88" w:rsidP="001578B0">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Std. Error</w:t>
            </w:r>
          </w:p>
        </w:tc>
      </w:tr>
      <w:tr w:rsidR="00177A88" w:rsidRPr="00177A88" w14:paraId="25B5829C" w14:textId="77777777" w:rsidTr="001578B0">
        <w:trPr>
          <w:trHeight w:val="288"/>
        </w:trPr>
        <w:tc>
          <w:tcPr>
            <w:tcW w:w="0" w:type="pct"/>
            <w:noWrap/>
            <w:hideMark/>
          </w:tcPr>
          <w:p w14:paraId="15973D95"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Weed management</w:t>
            </w:r>
          </w:p>
        </w:tc>
        <w:tc>
          <w:tcPr>
            <w:tcW w:w="0" w:type="pct"/>
            <w:noWrap/>
            <w:hideMark/>
          </w:tcPr>
          <w:p w14:paraId="66223AF1"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p>
        </w:tc>
        <w:tc>
          <w:tcPr>
            <w:tcW w:w="0" w:type="pct"/>
            <w:noWrap/>
            <w:hideMark/>
          </w:tcPr>
          <w:p w14:paraId="4A3C2A22" w14:textId="77777777" w:rsidR="00177A88" w:rsidRPr="00177A88" w:rsidRDefault="00177A88" w:rsidP="001578B0">
            <w:pPr>
              <w:jc w:val="right"/>
              <w:rPr>
                <w:rFonts w:ascii="Times New Roman" w:eastAsia="Times New Roman" w:hAnsi="Times New Roman" w:cs="Times New Roman"/>
                <w:kern w:val="0"/>
                <w:sz w:val="20"/>
                <w:szCs w:val="20"/>
                <w:lang w:eastAsia="en-ZW"/>
                <w14:ligatures w14:val="none"/>
              </w:rPr>
            </w:pPr>
          </w:p>
        </w:tc>
        <w:tc>
          <w:tcPr>
            <w:tcW w:w="0" w:type="pct"/>
            <w:noWrap/>
            <w:hideMark/>
          </w:tcPr>
          <w:p w14:paraId="01293A7D" w14:textId="77777777" w:rsidR="00177A88" w:rsidRPr="00177A88" w:rsidRDefault="00177A88" w:rsidP="001578B0">
            <w:pPr>
              <w:jc w:val="right"/>
              <w:rPr>
                <w:rFonts w:ascii="Times New Roman" w:eastAsia="Times New Roman" w:hAnsi="Times New Roman" w:cs="Times New Roman"/>
                <w:kern w:val="0"/>
                <w:sz w:val="20"/>
                <w:szCs w:val="20"/>
                <w:lang w:eastAsia="en-ZW"/>
                <w14:ligatures w14:val="none"/>
              </w:rPr>
            </w:pPr>
          </w:p>
        </w:tc>
      </w:tr>
      <w:tr w:rsidR="00177A88" w:rsidRPr="00177A88" w14:paraId="52A99FED" w14:textId="77777777" w:rsidTr="001578B0">
        <w:trPr>
          <w:trHeight w:val="288"/>
        </w:trPr>
        <w:tc>
          <w:tcPr>
            <w:tcW w:w="0" w:type="pct"/>
            <w:noWrap/>
            <w:hideMark/>
          </w:tcPr>
          <w:p w14:paraId="3F60732A" w14:textId="77777777" w:rsidR="00177A88" w:rsidRPr="00177A88" w:rsidRDefault="00177A88" w:rsidP="00177A88">
            <w:pPr>
              <w:jc w:val="left"/>
              <w:rPr>
                <w:rFonts w:ascii="Times New Roman" w:eastAsia="Times New Roman" w:hAnsi="Times New Roman" w:cs="Times New Roman"/>
                <w:kern w:val="0"/>
                <w:sz w:val="20"/>
                <w:szCs w:val="20"/>
                <w:lang w:eastAsia="en-ZW"/>
                <w14:ligatures w14:val="none"/>
              </w:rPr>
            </w:pPr>
          </w:p>
        </w:tc>
        <w:tc>
          <w:tcPr>
            <w:tcW w:w="0" w:type="pct"/>
            <w:noWrap/>
            <w:hideMark/>
          </w:tcPr>
          <w:p w14:paraId="722EE517"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Mean forest prediction</w:t>
            </w:r>
          </w:p>
        </w:tc>
        <w:tc>
          <w:tcPr>
            <w:tcW w:w="0" w:type="pct"/>
            <w:noWrap/>
            <w:hideMark/>
          </w:tcPr>
          <w:p w14:paraId="0C1788D0"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1.10</w:t>
            </w:r>
          </w:p>
        </w:tc>
        <w:tc>
          <w:tcPr>
            <w:tcW w:w="0" w:type="pct"/>
            <w:noWrap/>
            <w:hideMark/>
          </w:tcPr>
          <w:p w14:paraId="7DE844F0"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0.06</w:t>
            </w:r>
          </w:p>
        </w:tc>
      </w:tr>
      <w:tr w:rsidR="00177A88" w:rsidRPr="00177A88" w14:paraId="286BA282" w14:textId="77777777" w:rsidTr="001578B0">
        <w:trPr>
          <w:trHeight w:val="288"/>
        </w:trPr>
        <w:tc>
          <w:tcPr>
            <w:tcW w:w="0" w:type="pct"/>
            <w:noWrap/>
            <w:hideMark/>
          </w:tcPr>
          <w:p w14:paraId="506920F0" w14:textId="77777777" w:rsidR="00177A88" w:rsidRPr="00177A88" w:rsidRDefault="00177A88" w:rsidP="00177A88">
            <w:pPr>
              <w:jc w:val="right"/>
              <w:rPr>
                <w:rFonts w:ascii="Aptos Narrow" w:eastAsia="Times New Roman" w:hAnsi="Aptos Narrow" w:cs="Times New Roman"/>
                <w:color w:val="000000"/>
                <w:kern w:val="0"/>
                <w:lang w:eastAsia="en-ZW"/>
                <w14:ligatures w14:val="none"/>
              </w:rPr>
            </w:pPr>
          </w:p>
        </w:tc>
        <w:tc>
          <w:tcPr>
            <w:tcW w:w="0" w:type="pct"/>
            <w:noWrap/>
            <w:hideMark/>
          </w:tcPr>
          <w:p w14:paraId="6C2168DB"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Differential forest prediction</w:t>
            </w:r>
          </w:p>
        </w:tc>
        <w:tc>
          <w:tcPr>
            <w:tcW w:w="0" w:type="pct"/>
            <w:noWrap/>
            <w:hideMark/>
          </w:tcPr>
          <w:p w14:paraId="58C0994F"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2.16</w:t>
            </w:r>
          </w:p>
        </w:tc>
        <w:tc>
          <w:tcPr>
            <w:tcW w:w="0" w:type="pct"/>
            <w:noWrap/>
            <w:hideMark/>
          </w:tcPr>
          <w:p w14:paraId="6FC6605C"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0.23</w:t>
            </w:r>
          </w:p>
        </w:tc>
      </w:tr>
      <w:tr w:rsidR="00177A88" w:rsidRPr="00177A88" w14:paraId="6666AA04" w14:textId="77777777" w:rsidTr="001578B0">
        <w:trPr>
          <w:trHeight w:val="288"/>
        </w:trPr>
        <w:tc>
          <w:tcPr>
            <w:tcW w:w="0" w:type="pct"/>
            <w:noWrap/>
            <w:hideMark/>
          </w:tcPr>
          <w:p w14:paraId="44461D15"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Sowing date</w:t>
            </w:r>
          </w:p>
        </w:tc>
        <w:tc>
          <w:tcPr>
            <w:tcW w:w="0" w:type="pct"/>
            <w:noWrap/>
            <w:hideMark/>
          </w:tcPr>
          <w:p w14:paraId="50D68FE3"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p>
        </w:tc>
        <w:tc>
          <w:tcPr>
            <w:tcW w:w="0" w:type="pct"/>
            <w:noWrap/>
            <w:hideMark/>
          </w:tcPr>
          <w:p w14:paraId="525AC876" w14:textId="77777777" w:rsidR="00177A88" w:rsidRPr="00177A88" w:rsidRDefault="00177A88" w:rsidP="001578B0">
            <w:pPr>
              <w:jc w:val="right"/>
              <w:rPr>
                <w:rFonts w:ascii="Times New Roman" w:eastAsia="Times New Roman" w:hAnsi="Times New Roman" w:cs="Times New Roman"/>
                <w:kern w:val="0"/>
                <w:sz w:val="20"/>
                <w:szCs w:val="20"/>
                <w:lang w:eastAsia="en-ZW"/>
                <w14:ligatures w14:val="none"/>
              </w:rPr>
            </w:pPr>
          </w:p>
        </w:tc>
        <w:tc>
          <w:tcPr>
            <w:tcW w:w="0" w:type="pct"/>
            <w:noWrap/>
            <w:hideMark/>
          </w:tcPr>
          <w:p w14:paraId="7FC93E44" w14:textId="77777777" w:rsidR="00177A88" w:rsidRPr="00177A88" w:rsidRDefault="00177A88" w:rsidP="001578B0">
            <w:pPr>
              <w:jc w:val="right"/>
              <w:rPr>
                <w:rFonts w:ascii="Times New Roman" w:eastAsia="Times New Roman" w:hAnsi="Times New Roman" w:cs="Times New Roman"/>
                <w:kern w:val="0"/>
                <w:sz w:val="20"/>
                <w:szCs w:val="20"/>
                <w:lang w:eastAsia="en-ZW"/>
                <w14:ligatures w14:val="none"/>
              </w:rPr>
            </w:pPr>
          </w:p>
        </w:tc>
      </w:tr>
      <w:tr w:rsidR="00177A88" w:rsidRPr="00177A88" w14:paraId="34646D32" w14:textId="77777777" w:rsidTr="001578B0">
        <w:trPr>
          <w:trHeight w:val="288"/>
        </w:trPr>
        <w:tc>
          <w:tcPr>
            <w:tcW w:w="0" w:type="pct"/>
            <w:noWrap/>
            <w:hideMark/>
          </w:tcPr>
          <w:p w14:paraId="0B954A47" w14:textId="77777777" w:rsidR="00177A88" w:rsidRPr="00177A88" w:rsidRDefault="00177A88" w:rsidP="00177A88">
            <w:pPr>
              <w:jc w:val="left"/>
              <w:rPr>
                <w:rFonts w:ascii="Times New Roman" w:eastAsia="Times New Roman" w:hAnsi="Times New Roman" w:cs="Times New Roman"/>
                <w:kern w:val="0"/>
                <w:sz w:val="20"/>
                <w:szCs w:val="20"/>
                <w:lang w:eastAsia="en-ZW"/>
                <w14:ligatures w14:val="none"/>
              </w:rPr>
            </w:pPr>
          </w:p>
        </w:tc>
        <w:tc>
          <w:tcPr>
            <w:tcW w:w="0" w:type="pct"/>
            <w:noWrap/>
            <w:hideMark/>
          </w:tcPr>
          <w:p w14:paraId="794F2BB4"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Mean forest prediction</w:t>
            </w:r>
          </w:p>
        </w:tc>
        <w:tc>
          <w:tcPr>
            <w:tcW w:w="0" w:type="pct"/>
            <w:noWrap/>
            <w:hideMark/>
          </w:tcPr>
          <w:p w14:paraId="6D4C9525"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1.08</w:t>
            </w:r>
          </w:p>
        </w:tc>
        <w:tc>
          <w:tcPr>
            <w:tcW w:w="0" w:type="pct"/>
            <w:noWrap/>
            <w:hideMark/>
          </w:tcPr>
          <w:p w14:paraId="2E0296EA"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0.08</w:t>
            </w:r>
          </w:p>
        </w:tc>
      </w:tr>
      <w:tr w:rsidR="00177A88" w:rsidRPr="00177A88" w14:paraId="5EF98A79" w14:textId="77777777" w:rsidTr="001578B0">
        <w:trPr>
          <w:trHeight w:val="288"/>
        </w:trPr>
        <w:tc>
          <w:tcPr>
            <w:tcW w:w="0" w:type="pct"/>
            <w:noWrap/>
            <w:hideMark/>
          </w:tcPr>
          <w:p w14:paraId="0BBDD702" w14:textId="77777777" w:rsidR="00177A88" w:rsidRPr="00177A88" w:rsidRDefault="00177A88" w:rsidP="00177A88">
            <w:pPr>
              <w:jc w:val="right"/>
              <w:rPr>
                <w:rFonts w:ascii="Aptos Narrow" w:eastAsia="Times New Roman" w:hAnsi="Aptos Narrow" w:cs="Times New Roman"/>
                <w:color w:val="000000"/>
                <w:kern w:val="0"/>
                <w:lang w:eastAsia="en-ZW"/>
                <w14:ligatures w14:val="none"/>
              </w:rPr>
            </w:pPr>
          </w:p>
        </w:tc>
        <w:tc>
          <w:tcPr>
            <w:tcW w:w="0" w:type="pct"/>
            <w:noWrap/>
            <w:hideMark/>
          </w:tcPr>
          <w:p w14:paraId="0CEE11EA"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Differential forest prediction</w:t>
            </w:r>
          </w:p>
        </w:tc>
        <w:tc>
          <w:tcPr>
            <w:tcW w:w="0" w:type="pct"/>
            <w:noWrap/>
            <w:hideMark/>
          </w:tcPr>
          <w:p w14:paraId="2431FB9A"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2.04</w:t>
            </w:r>
          </w:p>
        </w:tc>
        <w:tc>
          <w:tcPr>
            <w:tcW w:w="0" w:type="pct"/>
            <w:noWrap/>
            <w:hideMark/>
          </w:tcPr>
          <w:p w14:paraId="2C8E0243"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0.28</w:t>
            </w:r>
          </w:p>
        </w:tc>
      </w:tr>
      <w:tr w:rsidR="00177A88" w:rsidRPr="00177A88" w14:paraId="6AD27132" w14:textId="77777777" w:rsidTr="001578B0">
        <w:trPr>
          <w:trHeight w:val="288"/>
        </w:trPr>
        <w:tc>
          <w:tcPr>
            <w:tcW w:w="0" w:type="pct"/>
            <w:noWrap/>
            <w:hideMark/>
          </w:tcPr>
          <w:p w14:paraId="26421E66"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Irrigation</w:t>
            </w:r>
          </w:p>
        </w:tc>
        <w:tc>
          <w:tcPr>
            <w:tcW w:w="0" w:type="pct"/>
            <w:noWrap/>
            <w:hideMark/>
          </w:tcPr>
          <w:p w14:paraId="5194EBBF"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p>
        </w:tc>
        <w:tc>
          <w:tcPr>
            <w:tcW w:w="0" w:type="pct"/>
            <w:noWrap/>
            <w:hideMark/>
          </w:tcPr>
          <w:p w14:paraId="5924DD2B" w14:textId="77777777" w:rsidR="00177A88" w:rsidRPr="00177A88" w:rsidRDefault="00177A88" w:rsidP="001578B0">
            <w:pPr>
              <w:jc w:val="right"/>
              <w:rPr>
                <w:rFonts w:ascii="Times New Roman" w:eastAsia="Times New Roman" w:hAnsi="Times New Roman" w:cs="Times New Roman"/>
                <w:kern w:val="0"/>
                <w:sz w:val="20"/>
                <w:szCs w:val="20"/>
                <w:lang w:eastAsia="en-ZW"/>
                <w14:ligatures w14:val="none"/>
              </w:rPr>
            </w:pPr>
          </w:p>
        </w:tc>
        <w:tc>
          <w:tcPr>
            <w:tcW w:w="0" w:type="pct"/>
            <w:noWrap/>
            <w:hideMark/>
          </w:tcPr>
          <w:p w14:paraId="7645B234" w14:textId="77777777" w:rsidR="00177A88" w:rsidRPr="00177A88" w:rsidRDefault="00177A88" w:rsidP="001578B0">
            <w:pPr>
              <w:jc w:val="right"/>
              <w:rPr>
                <w:rFonts w:ascii="Times New Roman" w:eastAsia="Times New Roman" w:hAnsi="Times New Roman" w:cs="Times New Roman"/>
                <w:kern w:val="0"/>
                <w:sz w:val="20"/>
                <w:szCs w:val="20"/>
                <w:lang w:eastAsia="en-ZW"/>
                <w14:ligatures w14:val="none"/>
              </w:rPr>
            </w:pPr>
          </w:p>
        </w:tc>
      </w:tr>
      <w:tr w:rsidR="00177A88" w:rsidRPr="00177A88" w14:paraId="53A78CA9" w14:textId="77777777" w:rsidTr="001578B0">
        <w:trPr>
          <w:trHeight w:val="288"/>
        </w:trPr>
        <w:tc>
          <w:tcPr>
            <w:tcW w:w="0" w:type="pct"/>
            <w:noWrap/>
            <w:hideMark/>
          </w:tcPr>
          <w:p w14:paraId="264D7231" w14:textId="77777777" w:rsidR="00177A88" w:rsidRPr="00177A88" w:rsidRDefault="00177A88" w:rsidP="00177A88">
            <w:pPr>
              <w:jc w:val="left"/>
              <w:rPr>
                <w:rFonts w:ascii="Times New Roman" w:eastAsia="Times New Roman" w:hAnsi="Times New Roman" w:cs="Times New Roman"/>
                <w:kern w:val="0"/>
                <w:sz w:val="20"/>
                <w:szCs w:val="20"/>
                <w:lang w:eastAsia="en-ZW"/>
                <w14:ligatures w14:val="none"/>
              </w:rPr>
            </w:pPr>
          </w:p>
        </w:tc>
        <w:tc>
          <w:tcPr>
            <w:tcW w:w="0" w:type="pct"/>
            <w:noWrap/>
            <w:hideMark/>
          </w:tcPr>
          <w:p w14:paraId="0422925A"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Mean forest prediction</w:t>
            </w:r>
          </w:p>
        </w:tc>
        <w:tc>
          <w:tcPr>
            <w:tcW w:w="0" w:type="pct"/>
            <w:noWrap/>
            <w:hideMark/>
          </w:tcPr>
          <w:p w14:paraId="3D554449"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1.07</w:t>
            </w:r>
          </w:p>
        </w:tc>
        <w:tc>
          <w:tcPr>
            <w:tcW w:w="0" w:type="pct"/>
            <w:noWrap/>
            <w:hideMark/>
          </w:tcPr>
          <w:p w14:paraId="0B298A33"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0.04</w:t>
            </w:r>
          </w:p>
        </w:tc>
      </w:tr>
      <w:tr w:rsidR="00177A88" w:rsidRPr="00177A88" w14:paraId="66289781" w14:textId="77777777" w:rsidTr="001578B0">
        <w:trPr>
          <w:trHeight w:val="288"/>
        </w:trPr>
        <w:tc>
          <w:tcPr>
            <w:tcW w:w="0" w:type="pct"/>
            <w:noWrap/>
            <w:hideMark/>
          </w:tcPr>
          <w:p w14:paraId="5DCC09D5" w14:textId="77777777" w:rsidR="00177A88" w:rsidRPr="00177A88" w:rsidRDefault="00177A88" w:rsidP="00177A88">
            <w:pPr>
              <w:jc w:val="right"/>
              <w:rPr>
                <w:rFonts w:ascii="Aptos Narrow" w:eastAsia="Times New Roman" w:hAnsi="Aptos Narrow" w:cs="Times New Roman"/>
                <w:color w:val="000000"/>
                <w:kern w:val="0"/>
                <w:lang w:eastAsia="en-ZW"/>
                <w14:ligatures w14:val="none"/>
              </w:rPr>
            </w:pPr>
          </w:p>
        </w:tc>
        <w:tc>
          <w:tcPr>
            <w:tcW w:w="0" w:type="pct"/>
            <w:noWrap/>
            <w:hideMark/>
          </w:tcPr>
          <w:p w14:paraId="77A2136E"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Differential forest prediction</w:t>
            </w:r>
          </w:p>
        </w:tc>
        <w:tc>
          <w:tcPr>
            <w:tcW w:w="0" w:type="pct"/>
            <w:noWrap/>
            <w:hideMark/>
          </w:tcPr>
          <w:p w14:paraId="1FD0681C"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1.82</w:t>
            </w:r>
          </w:p>
        </w:tc>
        <w:tc>
          <w:tcPr>
            <w:tcW w:w="0" w:type="pct"/>
            <w:noWrap/>
            <w:hideMark/>
          </w:tcPr>
          <w:p w14:paraId="1936CB79"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0.13</w:t>
            </w:r>
          </w:p>
        </w:tc>
      </w:tr>
      <w:tr w:rsidR="00177A88" w:rsidRPr="00177A88" w14:paraId="68C19AEE" w14:textId="77777777" w:rsidTr="001578B0">
        <w:trPr>
          <w:trHeight w:val="288"/>
        </w:trPr>
        <w:tc>
          <w:tcPr>
            <w:tcW w:w="0" w:type="pct"/>
            <w:noWrap/>
            <w:hideMark/>
          </w:tcPr>
          <w:p w14:paraId="3E4912B2"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Variety</w:t>
            </w:r>
          </w:p>
        </w:tc>
        <w:tc>
          <w:tcPr>
            <w:tcW w:w="0" w:type="pct"/>
            <w:noWrap/>
            <w:hideMark/>
          </w:tcPr>
          <w:p w14:paraId="145F008C"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p>
        </w:tc>
        <w:tc>
          <w:tcPr>
            <w:tcW w:w="0" w:type="pct"/>
            <w:noWrap/>
            <w:hideMark/>
          </w:tcPr>
          <w:p w14:paraId="1BA4B216" w14:textId="77777777" w:rsidR="00177A88" w:rsidRPr="00177A88" w:rsidRDefault="00177A88" w:rsidP="001578B0">
            <w:pPr>
              <w:jc w:val="right"/>
              <w:rPr>
                <w:rFonts w:ascii="Times New Roman" w:eastAsia="Times New Roman" w:hAnsi="Times New Roman" w:cs="Times New Roman"/>
                <w:kern w:val="0"/>
                <w:sz w:val="20"/>
                <w:szCs w:val="20"/>
                <w:lang w:eastAsia="en-ZW"/>
                <w14:ligatures w14:val="none"/>
              </w:rPr>
            </w:pPr>
          </w:p>
        </w:tc>
        <w:tc>
          <w:tcPr>
            <w:tcW w:w="0" w:type="pct"/>
            <w:noWrap/>
            <w:hideMark/>
          </w:tcPr>
          <w:p w14:paraId="1850A473" w14:textId="77777777" w:rsidR="00177A88" w:rsidRPr="00177A88" w:rsidRDefault="00177A88" w:rsidP="001578B0">
            <w:pPr>
              <w:jc w:val="right"/>
              <w:rPr>
                <w:rFonts w:ascii="Times New Roman" w:eastAsia="Times New Roman" w:hAnsi="Times New Roman" w:cs="Times New Roman"/>
                <w:kern w:val="0"/>
                <w:sz w:val="20"/>
                <w:szCs w:val="20"/>
                <w:lang w:eastAsia="en-ZW"/>
                <w14:ligatures w14:val="none"/>
              </w:rPr>
            </w:pPr>
          </w:p>
        </w:tc>
      </w:tr>
      <w:tr w:rsidR="00177A88" w:rsidRPr="00177A88" w14:paraId="0A4ECA9F" w14:textId="77777777" w:rsidTr="001578B0">
        <w:trPr>
          <w:trHeight w:val="288"/>
        </w:trPr>
        <w:tc>
          <w:tcPr>
            <w:tcW w:w="0" w:type="pct"/>
            <w:noWrap/>
            <w:hideMark/>
          </w:tcPr>
          <w:p w14:paraId="66617D6B" w14:textId="77777777" w:rsidR="00177A88" w:rsidRPr="00177A88" w:rsidRDefault="00177A88" w:rsidP="00177A88">
            <w:pPr>
              <w:jc w:val="left"/>
              <w:rPr>
                <w:rFonts w:ascii="Times New Roman" w:eastAsia="Times New Roman" w:hAnsi="Times New Roman" w:cs="Times New Roman"/>
                <w:kern w:val="0"/>
                <w:sz w:val="20"/>
                <w:szCs w:val="20"/>
                <w:lang w:eastAsia="en-ZW"/>
                <w14:ligatures w14:val="none"/>
              </w:rPr>
            </w:pPr>
          </w:p>
        </w:tc>
        <w:tc>
          <w:tcPr>
            <w:tcW w:w="0" w:type="pct"/>
            <w:noWrap/>
            <w:hideMark/>
          </w:tcPr>
          <w:p w14:paraId="45154D5C"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Mean forest prediction</w:t>
            </w:r>
          </w:p>
        </w:tc>
        <w:tc>
          <w:tcPr>
            <w:tcW w:w="0" w:type="pct"/>
            <w:noWrap/>
            <w:hideMark/>
          </w:tcPr>
          <w:p w14:paraId="5D4593F1"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1.04</w:t>
            </w:r>
          </w:p>
        </w:tc>
        <w:tc>
          <w:tcPr>
            <w:tcW w:w="0" w:type="pct"/>
            <w:noWrap/>
            <w:hideMark/>
          </w:tcPr>
          <w:p w14:paraId="5149765E"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0.07</w:t>
            </w:r>
          </w:p>
        </w:tc>
      </w:tr>
      <w:tr w:rsidR="00177A88" w:rsidRPr="00177A88" w14:paraId="4C92B170" w14:textId="77777777" w:rsidTr="001578B0">
        <w:trPr>
          <w:trHeight w:val="288"/>
        </w:trPr>
        <w:tc>
          <w:tcPr>
            <w:tcW w:w="0" w:type="pct"/>
            <w:noWrap/>
            <w:hideMark/>
          </w:tcPr>
          <w:p w14:paraId="0BBFDA68" w14:textId="77777777" w:rsidR="00177A88" w:rsidRPr="00177A88" w:rsidRDefault="00177A88" w:rsidP="00177A88">
            <w:pPr>
              <w:jc w:val="right"/>
              <w:rPr>
                <w:rFonts w:ascii="Aptos Narrow" w:eastAsia="Times New Roman" w:hAnsi="Aptos Narrow" w:cs="Times New Roman"/>
                <w:color w:val="000000"/>
                <w:kern w:val="0"/>
                <w:lang w:eastAsia="en-ZW"/>
                <w14:ligatures w14:val="none"/>
              </w:rPr>
            </w:pPr>
          </w:p>
        </w:tc>
        <w:tc>
          <w:tcPr>
            <w:tcW w:w="0" w:type="pct"/>
            <w:noWrap/>
            <w:hideMark/>
          </w:tcPr>
          <w:p w14:paraId="5A2A7470" w14:textId="77777777" w:rsidR="00177A88" w:rsidRPr="00177A88" w:rsidRDefault="00177A88" w:rsidP="00177A88">
            <w:pPr>
              <w:jc w:val="lef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Differential forest prediction</w:t>
            </w:r>
          </w:p>
        </w:tc>
        <w:tc>
          <w:tcPr>
            <w:tcW w:w="0" w:type="pct"/>
            <w:noWrap/>
            <w:hideMark/>
          </w:tcPr>
          <w:p w14:paraId="29C1D06B"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2.06</w:t>
            </w:r>
          </w:p>
        </w:tc>
        <w:tc>
          <w:tcPr>
            <w:tcW w:w="0" w:type="pct"/>
            <w:noWrap/>
            <w:hideMark/>
          </w:tcPr>
          <w:p w14:paraId="0B6569A6" w14:textId="77777777" w:rsidR="00177A88" w:rsidRPr="00177A88" w:rsidRDefault="00177A88" w:rsidP="0077767C">
            <w:pPr>
              <w:jc w:val="right"/>
              <w:rPr>
                <w:rFonts w:ascii="Aptos Narrow" w:eastAsia="Times New Roman" w:hAnsi="Aptos Narrow" w:cs="Times New Roman"/>
                <w:color w:val="000000"/>
                <w:kern w:val="0"/>
                <w:lang w:eastAsia="en-ZW"/>
                <w14:ligatures w14:val="none"/>
              </w:rPr>
            </w:pPr>
            <w:r w:rsidRPr="00177A88">
              <w:rPr>
                <w:rFonts w:ascii="Aptos Narrow" w:eastAsia="Times New Roman" w:hAnsi="Aptos Narrow" w:cs="Times New Roman"/>
                <w:color w:val="000000"/>
                <w:kern w:val="0"/>
                <w:lang w:eastAsia="en-ZW"/>
                <w14:ligatures w14:val="none"/>
              </w:rPr>
              <w:t>0.23</w:t>
            </w:r>
          </w:p>
        </w:tc>
      </w:tr>
    </w:tbl>
    <w:p w14:paraId="6DD07714" w14:textId="1CEDD879" w:rsidR="00177A88" w:rsidRDefault="00FE747D" w:rsidP="00231041">
      <w:pPr>
        <w:rPr>
          <w:ins w:id="594" w:author="MKONDIWA, Maxwell (CIMMYT-India)" w:date="2024-07-23T07:16:00Z" w16du:dateUtc="2024-07-23T01:46:00Z"/>
          <w:rFonts w:ascii="Aptos" w:hAnsi="Aptos"/>
        </w:rPr>
      </w:pPr>
      <w:r>
        <w:rPr>
          <w:rFonts w:ascii="Aptos" w:hAnsi="Aptos"/>
        </w:rPr>
        <w:t xml:space="preserve">Note: </w:t>
      </w:r>
      <w:r w:rsidR="00F52087">
        <w:rPr>
          <w:rFonts w:ascii="Aptos" w:hAnsi="Aptos"/>
        </w:rPr>
        <w:t xml:space="preserve">A well calibrated model has significant and close to 1 </w:t>
      </w:r>
      <w:proofErr w:type="gramStart"/>
      <w:r w:rsidR="00F52087">
        <w:rPr>
          <w:rFonts w:ascii="Aptos" w:hAnsi="Aptos"/>
        </w:rPr>
        <w:t>estimates</w:t>
      </w:r>
      <w:proofErr w:type="gramEnd"/>
      <w:r w:rsidR="00F52087">
        <w:rPr>
          <w:rFonts w:ascii="Aptos" w:hAnsi="Aptos"/>
        </w:rPr>
        <w:t xml:space="preserve"> for both mean forest prediction and differential forest prediction. </w:t>
      </w:r>
    </w:p>
    <w:p w14:paraId="7279E9E4" w14:textId="77777777" w:rsidR="00613C99" w:rsidRDefault="00613C99" w:rsidP="00231041">
      <w:pPr>
        <w:rPr>
          <w:ins w:id="595" w:author="MKONDIWA, Maxwell (CIMMYT-India)" w:date="2024-07-23T07:16:00Z" w16du:dateUtc="2024-07-23T01:46:00Z"/>
          <w:rFonts w:ascii="Aptos" w:hAnsi="Aptos"/>
        </w:rPr>
      </w:pPr>
    </w:p>
    <w:p w14:paraId="27A22D41" w14:textId="77777777" w:rsidR="00613C99" w:rsidRDefault="00613C99" w:rsidP="00231041">
      <w:pPr>
        <w:rPr>
          <w:ins w:id="596" w:author="MKONDIWA, Maxwell (CIMMYT-India)" w:date="2024-07-23T07:16:00Z" w16du:dateUtc="2024-07-23T01:46:00Z"/>
          <w:rFonts w:ascii="Aptos" w:hAnsi="Aptos"/>
        </w:rPr>
      </w:pPr>
    </w:p>
    <w:p w14:paraId="58E9AE48" w14:textId="77777777" w:rsidR="00613C99" w:rsidRDefault="00613C99" w:rsidP="00231041">
      <w:pPr>
        <w:rPr>
          <w:ins w:id="597" w:author="MKONDIWA, Maxwell (CIMMYT-India)" w:date="2024-07-23T07:16:00Z" w16du:dateUtc="2024-07-23T01:46:00Z"/>
          <w:rFonts w:ascii="Aptos" w:hAnsi="Aptos"/>
        </w:rPr>
      </w:pPr>
    </w:p>
    <w:p w14:paraId="47AD4697" w14:textId="77777777" w:rsidR="00613C99" w:rsidRDefault="00613C99" w:rsidP="00231041">
      <w:pPr>
        <w:rPr>
          <w:ins w:id="598" w:author="MKONDIWA, Maxwell (CIMMYT-India)" w:date="2024-07-23T07:16:00Z" w16du:dateUtc="2024-07-23T01:46:00Z"/>
          <w:rFonts w:ascii="Aptos" w:hAnsi="Aptos"/>
        </w:rPr>
      </w:pPr>
    </w:p>
    <w:p w14:paraId="71752439" w14:textId="77777777" w:rsidR="00613C99" w:rsidRDefault="00613C99" w:rsidP="00231041">
      <w:pPr>
        <w:rPr>
          <w:ins w:id="599" w:author="MKONDIWA, Maxwell (CIMMYT-India)" w:date="2024-07-23T07:16:00Z" w16du:dateUtc="2024-07-23T01:46:00Z"/>
          <w:rFonts w:ascii="Aptos" w:hAnsi="Aptos"/>
        </w:rPr>
      </w:pPr>
    </w:p>
    <w:p w14:paraId="2EB3EE57" w14:textId="77777777" w:rsidR="00613C99" w:rsidRDefault="00613C99" w:rsidP="00231041">
      <w:pPr>
        <w:rPr>
          <w:ins w:id="600" w:author="MKONDIWA, Maxwell (CIMMYT-India)" w:date="2024-07-23T07:16:00Z" w16du:dateUtc="2024-07-23T01:46:00Z"/>
          <w:rFonts w:ascii="Aptos" w:hAnsi="Aptos"/>
        </w:rPr>
      </w:pPr>
    </w:p>
    <w:p w14:paraId="5A4B2B9A" w14:textId="77777777" w:rsidR="00613C99" w:rsidRDefault="00613C99" w:rsidP="00231041">
      <w:pPr>
        <w:rPr>
          <w:ins w:id="601" w:author="MKONDIWA, Maxwell (CIMMYT-India)" w:date="2024-07-23T07:16:00Z" w16du:dateUtc="2024-07-23T01:46:00Z"/>
          <w:rFonts w:ascii="Aptos" w:hAnsi="Aptos"/>
        </w:rPr>
      </w:pPr>
    </w:p>
    <w:p w14:paraId="49291EA7" w14:textId="77777777" w:rsidR="00613C99" w:rsidRDefault="00613C99" w:rsidP="00231041">
      <w:pPr>
        <w:rPr>
          <w:ins w:id="602" w:author="MKONDIWA, Maxwell (CIMMYT-India)" w:date="2024-07-23T07:16:00Z" w16du:dateUtc="2024-07-23T01:46:00Z"/>
          <w:rFonts w:ascii="Aptos" w:hAnsi="Aptos"/>
        </w:rPr>
      </w:pPr>
    </w:p>
    <w:p w14:paraId="441B8BB6" w14:textId="77777777" w:rsidR="00613C99" w:rsidRDefault="00613C99" w:rsidP="00231041">
      <w:pPr>
        <w:rPr>
          <w:ins w:id="603" w:author="MKONDIWA, Maxwell (CIMMYT-India)" w:date="2024-07-23T07:16:00Z" w16du:dateUtc="2024-07-23T01:46:00Z"/>
          <w:rFonts w:ascii="Aptos" w:hAnsi="Aptos"/>
        </w:rPr>
      </w:pPr>
    </w:p>
    <w:p w14:paraId="7158F1C7" w14:textId="77777777" w:rsidR="00613C99" w:rsidRDefault="00613C99" w:rsidP="00231041">
      <w:pPr>
        <w:rPr>
          <w:ins w:id="604" w:author="MKONDIWA, Maxwell (CIMMYT-India)" w:date="2024-07-23T07:16:00Z" w16du:dateUtc="2024-07-23T01:46:00Z"/>
          <w:rFonts w:ascii="Aptos" w:hAnsi="Aptos"/>
        </w:rPr>
      </w:pPr>
    </w:p>
    <w:p w14:paraId="4A23F956" w14:textId="77777777" w:rsidR="00613C99" w:rsidRDefault="00613C99" w:rsidP="00231041">
      <w:pPr>
        <w:rPr>
          <w:ins w:id="605" w:author="MKONDIWA, Maxwell (CIMMYT-India)" w:date="2024-07-23T07:16:00Z" w16du:dateUtc="2024-07-23T01:46:00Z"/>
          <w:rFonts w:ascii="Aptos" w:hAnsi="Aptos"/>
        </w:rPr>
      </w:pPr>
    </w:p>
    <w:p w14:paraId="4CFE0C79" w14:textId="77777777" w:rsidR="00613C99" w:rsidRDefault="00613C99" w:rsidP="00231041">
      <w:pPr>
        <w:rPr>
          <w:ins w:id="606" w:author="MKONDIWA, Maxwell (CIMMYT-India)" w:date="2024-07-23T07:16:00Z" w16du:dateUtc="2024-07-23T01:46:00Z"/>
          <w:rFonts w:ascii="Aptos" w:hAnsi="Aptos"/>
        </w:rPr>
      </w:pPr>
    </w:p>
    <w:p w14:paraId="20242962" w14:textId="77777777" w:rsidR="00613C99" w:rsidRDefault="00613C99" w:rsidP="00231041">
      <w:pPr>
        <w:rPr>
          <w:ins w:id="607" w:author="MKONDIWA, Maxwell (CIMMYT-India)" w:date="2024-07-23T07:16:00Z" w16du:dateUtc="2024-07-23T01:46:00Z"/>
          <w:rFonts w:ascii="Aptos" w:hAnsi="Aptos"/>
        </w:rPr>
      </w:pPr>
    </w:p>
    <w:p w14:paraId="72267F73" w14:textId="77777777" w:rsidR="00613C99" w:rsidRDefault="00613C99" w:rsidP="00231041">
      <w:pPr>
        <w:rPr>
          <w:ins w:id="608" w:author="MKONDIWA, Maxwell (CIMMYT-India)" w:date="2024-07-23T07:16:00Z" w16du:dateUtc="2024-07-23T01:46:00Z"/>
          <w:rFonts w:ascii="Aptos" w:hAnsi="Aptos"/>
        </w:rPr>
      </w:pPr>
    </w:p>
    <w:p w14:paraId="12C607A7" w14:textId="77777777" w:rsidR="00613C99" w:rsidRDefault="00613C99" w:rsidP="00231041">
      <w:pPr>
        <w:rPr>
          <w:ins w:id="609" w:author="MKONDIWA, Maxwell (CIMMYT-India)" w:date="2024-07-23T07:16:00Z" w16du:dateUtc="2024-07-23T01:46:00Z"/>
          <w:rFonts w:ascii="Aptos" w:hAnsi="Aptos"/>
        </w:rPr>
      </w:pPr>
    </w:p>
    <w:p w14:paraId="0C5A9F42" w14:textId="77777777" w:rsidR="00613C99" w:rsidRDefault="00613C99" w:rsidP="00231041">
      <w:pPr>
        <w:rPr>
          <w:ins w:id="610" w:author="MKONDIWA, Maxwell (CIMMYT-India)" w:date="2024-07-23T07:16:00Z" w16du:dateUtc="2024-07-23T01:46:00Z"/>
          <w:rFonts w:ascii="Aptos" w:hAnsi="Aptos"/>
        </w:rPr>
      </w:pPr>
    </w:p>
    <w:p w14:paraId="384B43F7" w14:textId="77777777" w:rsidR="00613C99" w:rsidRDefault="00613C99" w:rsidP="00231041">
      <w:pPr>
        <w:rPr>
          <w:ins w:id="611" w:author="MKONDIWA, Maxwell (CIMMYT-India)" w:date="2024-07-23T07:16:00Z" w16du:dateUtc="2024-07-23T01:46:00Z"/>
          <w:rFonts w:ascii="Aptos" w:hAnsi="Aptos"/>
        </w:rPr>
      </w:pPr>
    </w:p>
    <w:p w14:paraId="28AE6CC5" w14:textId="77777777" w:rsidR="00613C99" w:rsidRDefault="00613C99" w:rsidP="00231041">
      <w:pPr>
        <w:rPr>
          <w:ins w:id="612" w:author="MKONDIWA, Maxwell (CIMMYT-India)" w:date="2024-07-23T07:16:00Z" w16du:dateUtc="2024-07-23T01:46:00Z"/>
          <w:rFonts w:ascii="Aptos" w:hAnsi="Aptos"/>
        </w:rPr>
      </w:pPr>
    </w:p>
    <w:p w14:paraId="3B081A2C" w14:textId="77777777" w:rsidR="00613C99" w:rsidRDefault="00613C99" w:rsidP="00231041">
      <w:pPr>
        <w:rPr>
          <w:ins w:id="613" w:author="MKONDIWA, Maxwell (CIMMYT-India)" w:date="2024-07-23T07:16:00Z" w16du:dateUtc="2024-07-23T01:46:00Z"/>
          <w:rFonts w:ascii="Aptos" w:hAnsi="Aptos"/>
        </w:rPr>
      </w:pPr>
    </w:p>
    <w:p w14:paraId="35E404F6" w14:textId="77777777" w:rsidR="00613C99" w:rsidRDefault="00613C99" w:rsidP="00231041">
      <w:pPr>
        <w:rPr>
          <w:ins w:id="614" w:author="MKONDIWA, Maxwell (CIMMYT-India)" w:date="2024-07-23T07:16:00Z" w16du:dateUtc="2024-07-23T01:46:00Z"/>
          <w:rFonts w:ascii="Aptos" w:hAnsi="Aptos"/>
        </w:rPr>
      </w:pPr>
    </w:p>
    <w:p w14:paraId="7D0FC737" w14:textId="081ED720" w:rsidR="00613C99" w:rsidRDefault="00613C99" w:rsidP="00231041">
      <w:pPr>
        <w:rPr>
          <w:ins w:id="615" w:author="MKONDIWA, Maxwell (CIMMYT-India)" w:date="2024-07-23T07:38:00Z" w16du:dateUtc="2024-07-23T02:08:00Z"/>
          <w:rFonts w:ascii="Aptos" w:hAnsi="Aptos"/>
        </w:rPr>
      </w:pPr>
      <w:ins w:id="616" w:author="MKONDIWA, Maxwell (CIMMYT-India)" w:date="2024-07-23T07:16:00Z" w16du:dateUtc="2024-07-23T01:46:00Z">
        <w:r>
          <w:rPr>
            <w:rFonts w:ascii="Aptos" w:hAnsi="Aptos"/>
          </w:rPr>
          <w:lastRenderedPageBreak/>
          <w:t>Table A</w:t>
        </w:r>
      </w:ins>
      <w:ins w:id="617" w:author="MKONDIWA, Maxwell (CIMMYT-India)" w:date="2024-07-23T07:17:00Z" w16du:dateUtc="2024-07-23T01:47:00Z">
        <w:r>
          <w:rPr>
            <w:rFonts w:ascii="Aptos" w:hAnsi="Aptos"/>
          </w:rPr>
          <w:t xml:space="preserve">4: </w:t>
        </w:r>
      </w:ins>
      <w:ins w:id="618" w:author="MKONDIWA, Maxwell (CIMMYT-India)" w:date="2024-07-23T07:38:00Z" w16du:dateUtc="2024-07-23T02:08:00Z">
        <w:r w:rsidR="004E265E">
          <w:rPr>
            <w:rFonts w:ascii="Aptos" w:hAnsi="Aptos"/>
          </w:rPr>
          <w:t xml:space="preserve">S&amp;M yield gains quantiles by </w:t>
        </w:r>
        <w:r w:rsidR="006745D0">
          <w:rPr>
            <w:rFonts w:ascii="Aptos" w:hAnsi="Aptos"/>
          </w:rPr>
          <w:t xml:space="preserve">observable variables </w:t>
        </w:r>
      </w:ins>
      <w:ins w:id="619" w:author="MKONDIWA, Maxwell (CIMMYT-India)" w:date="2024-07-23T09:58:00Z" w16du:dateUtc="2024-07-23T04:28:00Z">
        <w:r w:rsidR="0038560B">
          <w:rPr>
            <w:rFonts w:ascii="Aptos" w:hAnsi="Aptos"/>
          </w:rPr>
          <w:t>[</w:t>
        </w:r>
        <w:r w:rsidR="00E55431">
          <w:rPr>
            <w:rFonts w:ascii="Aptos" w:hAnsi="Aptos"/>
          </w:rPr>
          <w:t xml:space="preserve">no </w:t>
        </w:r>
        <w:proofErr w:type="spellStart"/>
        <w:r w:rsidR="00E55431">
          <w:rPr>
            <w:rFonts w:ascii="Aptos" w:hAnsi="Aptos"/>
          </w:rPr>
          <w:t>lat</w:t>
        </w:r>
        <w:proofErr w:type="spellEnd"/>
        <w:r w:rsidR="00E55431">
          <w:rPr>
            <w:rFonts w:ascii="Aptos" w:hAnsi="Aptos"/>
          </w:rPr>
          <w:t xml:space="preserve"> long model</w:t>
        </w:r>
        <w:r w:rsidR="0038560B">
          <w:rPr>
            <w:rFonts w:ascii="Aptos" w:hAnsi="Aptos"/>
          </w:rPr>
          <w:t>]</w:t>
        </w:r>
      </w:ins>
    </w:p>
    <w:tbl>
      <w:tblPr>
        <w:tblStyle w:val="TableGridLight"/>
        <w:tblW w:w="8541" w:type="dxa"/>
        <w:tblLook w:val="04A0" w:firstRow="1" w:lastRow="0" w:firstColumn="1" w:lastColumn="0" w:noHBand="0" w:noVBand="1"/>
        <w:tblPrChange w:id="620" w:author="MKONDIWA, Maxwell (CIMMYT-India)" w:date="2024-07-23T07:39:00Z" w16du:dateUtc="2024-07-23T02:09:00Z">
          <w:tblPr>
            <w:tblW w:w="8541" w:type="dxa"/>
            <w:tblLook w:val="04A0" w:firstRow="1" w:lastRow="0" w:firstColumn="1" w:lastColumn="0" w:noHBand="0" w:noVBand="1"/>
          </w:tblPr>
        </w:tblPrChange>
      </w:tblPr>
      <w:tblGrid>
        <w:gridCol w:w="2421"/>
        <w:gridCol w:w="960"/>
        <w:gridCol w:w="1280"/>
        <w:gridCol w:w="1240"/>
        <w:gridCol w:w="1280"/>
        <w:gridCol w:w="1360"/>
        <w:tblGridChange w:id="621">
          <w:tblGrid>
            <w:gridCol w:w="5"/>
            <w:gridCol w:w="2416"/>
            <w:gridCol w:w="5"/>
            <w:gridCol w:w="955"/>
            <w:gridCol w:w="5"/>
            <w:gridCol w:w="1275"/>
            <w:gridCol w:w="5"/>
            <w:gridCol w:w="1235"/>
            <w:gridCol w:w="5"/>
            <w:gridCol w:w="1275"/>
            <w:gridCol w:w="5"/>
            <w:gridCol w:w="1355"/>
            <w:gridCol w:w="5"/>
          </w:tblGrid>
        </w:tblGridChange>
      </w:tblGrid>
      <w:tr w:rsidR="006745D0" w:rsidRPr="006745D0" w14:paraId="41123521" w14:textId="77777777" w:rsidTr="00853750">
        <w:trPr>
          <w:trHeight w:val="288"/>
          <w:ins w:id="622" w:author="MKONDIWA, Maxwell (CIMMYT-India)" w:date="2024-07-23T07:38:00Z"/>
          <w:trPrChange w:id="623" w:author="MKONDIWA, Maxwell (CIMMYT-India)" w:date="2024-07-23T07:39:00Z" w16du:dateUtc="2024-07-23T02:09:00Z">
            <w:trPr>
              <w:gridAfter w:val="0"/>
              <w:trHeight w:val="288"/>
            </w:trPr>
          </w:trPrChange>
        </w:trPr>
        <w:tc>
          <w:tcPr>
            <w:tcW w:w="2421" w:type="dxa"/>
            <w:noWrap/>
            <w:hideMark/>
            <w:tcPrChange w:id="624" w:author="MKONDIWA, Maxwell (CIMMYT-India)" w:date="2024-07-23T07:39:00Z" w16du:dateUtc="2024-07-23T02:09:00Z">
              <w:tcPr>
                <w:tcW w:w="2421" w:type="dxa"/>
                <w:gridSpan w:val="2"/>
                <w:tcBorders>
                  <w:top w:val="nil"/>
                  <w:left w:val="nil"/>
                  <w:bottom w:val="nil"/>
                  <w:right w:val="nil"/>
                </w:tcBorders>
                <w:shd w:val="clear" w:color="auto" w:fill="auto"/>
                <w:noWrap/>
                <w:vAlign w:val="bottom"/>
                <w:hideMark/>
              </w:tcPr>
            </w:tcPrChange>
          </w:tcPr>
          <w:p w14:paraId="000C5514" w14:textId="77777777" w:rsidR="004E265E" w:rsidRPr="006745D0" w:rsidRDefault="004E265E" w:rsidP="006745D0">
            <w:pPr>
              <w:jc w:val="left"/>
              <w:rPr>
                <w:ins w:id="625" w:author="MKONDIWA, Maxwell (CIMMYT-India)" w:date="2024-07-23T07:38:00Z" w16du:dateUtc="2024-07-23T02:08:00Z"/>
                <w:rFonts w:ascii="Times New Roman" w:eastAsia="Times New Roman" w:hAnsi="Times New Roman" w:cs="Times New Roman"/>
                <w:kern w:val="0"/>
                <w:sz w:val="16"/>
                <w:szCs w:val="16"/>
                <w:lang w:eastAsia="en-ZW"/>
                <w14:ligatures w14:val="none"/>
                <w:rPrChange w:id="626" w:author="MKONDIWA, Maxwell (CIMMYT-India)" w:date="2024-07-23T07:39:00Z" w16du:dateUtc="2024-07-23T02:09:00Z">
                  <w:rPr>
                    <w:ins w:id="627" w:author="MKONDIWA, Maxwell (CIMMYT-India)" w:date="2024-07-23T07:38:00Z" w16du:dateUtc="2024-07-23T02:08:00Z"/>
                    <w:rFonts w:ascii="Times New Roman" w:eastAsia="Times New Roman" w:hAnsi="Times New Roman" w:cs="Times New Roman"/>
                    <w:kern w:val="0"/>
                    <w:sz w:val="24"/>
                    <w:szCs w:val="24"/>
                    <w:lang w:eastAsia="en-ZW"/>
                    <w14:ligatures w14:val="none"/>
                  </w:rPr>
                </w:rPrChange>
              </w:rPr>
            </w:pPr>
          </w:p>
        </w:tc>
        <w:tc>
          <w:tcPr>
            <w:tcW w:w="960" w:type="dxa"/>
            <w:noWrap/>
            <w:hideMark/>
            <w:tcPrChange w:id="628" w:author="MKONDIWA, Maxwell (CIMMYT-India)" w:date="2024-07-23T07:39:00Z" w16du:dateUtc="2024-07-23T02:09:00Z">
              <w:tcPr>
                <w:tcW w:w="960" w:type="dxa"/>
                <w:gridSpan w:val="2"/>
                <w:tcBorders>
                  <w:top w:val="nil"/>
                  <w:left w:val="nil"/>
                  <w:bottom w:val="nil"/>
                  <w:right w:val="nil"/>
                </w:tcBorders>
                <w:shd w:val="clear" w:color="auto" w:fill="auto"/>
                <w:noWrap/>
                <w:vAlign w:val="bottom"/>
                <w:hideMark/>
              </w:tcPr>
            </w:tcPrChange>
          </w:tcPr>
          <w:p w14:paraId="74288BCC" w14:textId="77777777" w:rsidR="004E265E" w:rsidRPr="006745D0" w:rsidRDefault="004E265E" w:rsidP="006745D0">
            <w:pPr>
              <w:jc w:val="left"/>
              <w:rPr>
                <w:ins w:id="629" w:author="MKONDIWA, Maxwell (CIMMYT-India)" w:date="2024-07-23T07:38:00Z" w16du:dateUtc="2024-07-23T02:08:00Z"/>
                <w:rFonts w:ascii="Times New Roman" w:eastAsia="Times New Roman" w:hAnsi="Times New Roman" w:cs="Times New Roman"/>
                <w:kern w:val="0"/>
                <w:sz w:val="16"/>
                <w:szCs w:val="16"/>
                <w:lang w:eastAsia="en-ZW"/>
                <w14:ligatures w14:val="none"/>
                <w:rPrChange w:id="630" w:author="MKONDIWA, Maxwell (CIMMYT-India)" w:date="2024-07-23T07:39:00Z" w16du:dateUtc="2024-07-23T02:09:00Z">
                  <w:rPr>
                    <w:ins w:id="631" w:author="MKONDIWA, Maxwell (CIMMYT-India)" w:date="2024-07-23T07:38:00Z" w16du:dateUtc="2024-07-23T02:08:00Z"/>
                    <w:rFonts w:ascii="Times New Roman" w:eastAsia="Times New Roman" w:hAnsi="Times New Roman" w:cs="Times New Roman"/>
                    <w:kern w:val="0"/>
                    <w:sz w:val="20"/>
                    <w:szCs w:val="20"/>
                    <w:lang w:eastAsia="en-ZW"/>
                    <w14:ligatures w14:val="none"/>
                  </w:rPr>
                </w:rPrChange>
              </w:rPr>
            </w:pPr>
          </w:p>
        </w:tc>
        <w:tc>
          <w:tcPr>
            <w:tcW w:w="1280" w:type="dxa"/>
            <w:noWrap/>
            <w:hideMark/>
            <w:tcPrChange w:id="632" w:author="MKONDIWA, Maxwell (CIMMYT-India)" w:date="2024-07-23T07:39:00Z" w16du:dateUtc="2024-07-23T02:09:00Z">
              <w:tcPr>
                <w:tcW w:w="1280" w:type="dxa"/>
                <w:gridSpan w:val="2"/>
                <w:tcBorders>
                  <w:top w:val="nil"/>
                  <w:left w:val="nil"/>
                  <w:bottom w:val="nil"/>
                  <w:right w:val="nil"/>
                </w:tcBorders>
                <w:shd w:val="clear" w:color="auto" w:fill="auto"/>
                <w:noWrap/>
                <w:vAlign w:val="bottom"/>
                <w:hideMark/>
              </w:tcPr>
            </w:tcPrChange>
          </w:tcPr>
          <w:p w14:paraId="5287FF68" w14:textId="77777777" w:rsidR="004E265E" w:rsidRPr="006745D0" w:rsidRDefault="004E265E" w:rsidP="006745D0">
            <w:pPr>
              <w:jc w:val="left"/>
              <w:rPr>
                <w:ins w:id="63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634" w:author="MKONDIWA, Maxwell (CIMMYT-India)" w:date="2024-07-23T07:39:00Z" w16du:dateUtc="2024-07-23T02:09:00Z">
                  <w:rPr>
                    <w:ins w:id="63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63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63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Q1</w:t>
              </w:r>
            </w:ins>
          </w:p>
        </w:tc>
        <w:tc>
          <w:tcPr>
            <w:tcW w:w="1240" w:type="dxa"/>
            <w:noWrap/>
            <w:hideMark/>
            <w:tcPrChange w:id="638" w:author="MKONDIWA, Maxwell (CIMMYT-India)" w:date="2024-07-23T07:39:00Z" w16du:dateUtc="2024-07-23T02:09:00Z">
              <w:tcPr>
                <w:tcW w:w="1240" w:type="dxa"/>
                <w:gridSpan w:val="2"/>
                <w:tcBorders>
                  <w:top w:val="nil"/>
                  <w:left w:val="nil"/>
                  <w:bottom w:val="nil"/>
                  <w:right w:val="nil"/>
                </w:tcBorders>
                <w:shd w:val="clear" w:color="auto" w:fill="auto"/>
                <w:noWrap/>
                <w:vAlign w:val="bottom"/>
                <w:hideMark/>
              </w:tcPr>
            </w:tcPrChange>
          </w:tcPr>
          <w:p w14:paraId="465E086E" w14:textId="77777777" w:rsidR="004E265E" w:rsidRPr="006745D0" w:rsidRDefault="004E265E" w:rsidP="006745D0">
            <w:pPr>
              <w:jc w:val="left"/>
              <w:rPr>
                <w:ins w:id="63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640" w:author="MKONDIWA, Maxwell (CIMMYT-India)" w:date="2024-07-23T07:39:00Z" w16du:dateUtc="2024-07-23T02:09:00Z">
                  <w:rPr>
                    <w:ins w:id="64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64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64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Q1</w:t>
              </w:r>
            </w:ins>
          </w:p>
        </w:tc>
        <w:tc>
          <w:tcPr>
            <w:tcW w:w="1280" w:type="dxa"/>
            <w:noWrap/>
            <w:hideMark/>
            <w:tcPrChange w:id="644" w:author="MKONDIWA, Maxwell (CIMMYT-India)" w:date="2024-07-23T07:39:00Z" w16du:dateUtc="2024-07-23T02:09:00Z">
              <w:tcPr>
                <w:tcW w:w="1280" w:type="dxa"/>
                <w:gridSpan w:val="2"/>
                <w:tcBorders>
                  <w:top w:val="nil"/>
                  <w:left w:val="nil"/>
                  <w:bottom w:val="nil"/>
                  <w:right w:val="nil"/>
                </w:tcBorders>
                <w:shd w:val="clear" w:color="auto" w:fill="auto"/>
                <w:noWrap/>
                <w:vAlign w:val="bottom"/>
                <w:hideMark/>
              </w:tcPr>
            </w:tcPrChange>
          </w:tcPr>
          <w:p w14:paraId="20764106" w14:textId="77777777" w:rsidR="004E265E" w:rsidRPr="006745D0" w:rsidRDefault="004E265E" w:rsidP="006745D0">
            <w:pPr>
              <w:jc w:val="left"/>
              <w:rPr>
                <w:ins w:id="64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646" w:author="MKONDIWA, Maxwell (CIMMYT-India)" w:date="2024-07-23T07:39:00Z" w16du:dateUtc="2024-07-23T02:09:00Z">
                  <w:rPr>
                    <w:ins w:id="64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64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64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Q3</w:t>
              </w:r>
            </w:ins>
          </w:p>
        </w:tc>
        <w:tc>
          <w:tcPr>
            <w:tcW w:w="1360" w:type="dxa"/>
            <w:noWrap/>
            <w:hideMark/>
            <w:tcPrChange w:id="650" w:author="MKONDIWA, Maxwell (CIMMYT-India)" w:date="2024-07-23T07:39:00Z" w16du:dateUtc="2024-07-23T02:09:00Z">
              <w:tcPr>
                <w:tcW w:w="1360" w:type="dxa"/>
                <w:gridSpan w:val="2"/>
                <w:tcBorders>
                  <w:top w:val="nil"/>
                  <w:left w:val="nil"/>
                  <w:bottom w:val="nil"/>
                  <w:right w:val="nil"/>
                </w:tcBorders>
                <w:shd w:val="clear" w:color="auto" w:fill="auto"/>
                <w:noWrap/>
                <w:vAlign w:val="bottom"/>
                <w:hideMark/>
              </w:tcPr>
            </w:tcPrChange>
          </w:tcPr>
          <w:p w14:paraId="73A94D95" w14:textId="77777777" w:rsidR="004E265E" w:rsidRPr="006745D0" w:rsidRDefault="004E265E" w:rsidP="006745D0">
            <w:pPr>
              <w:jc w:val="left"/>
              <w:rPr>
                <w:ins w:id="65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652" w:author="MKONDIWA, Maxwell (CIMMYT-India)" w:date="2024-07-23T07:39:00Z" w16du:dateUtc="2024-07-23T02:09:00Z">
                  <w:rPr>
                    <w:ins w:id="65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65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65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Q4</w:t>
              </w:r>
            </w:ins>
          </w:p>
        </w:tc>
      </w:tr>
      <w:tr w:rsidR="00853750" w:rsidRPr="00853750" w14:paraId="52D514BC" w14:textId="77777777" w:rsidTr="00853750">
        <w:trPr>
          <w:trHeight w:val="288"/>
          <w:ins w:id="656" w:author="MKONDIWA, Maxwell (CIMMYT-India)" w:date="2024-07-23T07:38:00Z"/>
        </w:trPr>
        <w:tc>
          <w:tcPr>
            <w:tcW w:w="2421" w:type="dxa"/>
            <w:noWrap/>
            <w:hideMark/>
          </w:tcPr>
          <w:p w14:paraId="728D1152" w14:textId="77777777" w:rsidR="004E265E" w:rsidRPr="006745D0" w:rsidRDefault="004E265E" w:rsidP="006745D0">
            <w:pPr>
              <w:jc w:val="left"/>
              <w:rPr>
                <w:ins w:id="65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658" w:author="MKONDIWA, Maxwell (CIMMYT-India)" w:date="2024-07-23T07:39:00Z" w16du:dateUtc="2024-07-23T02:09:00Z">
                  <w:rPr>
                    <w:ins w:id="65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66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66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 xml:space="preserve"> </w:t>
              </w:r>
            </w:ins>
          </w:p>
        </w:tc>
        <w:tc>
          <w:tcPr>
            <w:tcW w:w="960" w:type="dxa"/>
            <w:noWrap/>
            <w:hideMark/>
          </w:tcPr>
          <w:p w14:paraId="28DE6AEE" w14:textId="77777777" w:rsidR="004E265E" w:rsidRPr="006745D0" w:rsidRDefault="004E265E" w:rsidP="006745D0">
            <w:pPr>
              <w:jc w:val="left"/>
              <w:rPr>
                <w:ins w:id="66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663" w:author="MKONDIWA, Maxwell (CIMMYT-India)" w:date="2024-07-23T07:39:00Z" w16du:dateUtc="2024-07-23T02:09:00Z">
                  <w:rPr>
                    <w:ins w:id="66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66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66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Yield gain</w:t>
              </w:r>
            </w:ins>
          </w:p>
        </w:tc>
        <w:tc>
          <w:tcPr>
            <w:tcW w:w="1280" w:type="dxa"/>
            <w:noWrap/>
            <w:hideMark/>
          </w:tcPr>
          <w:p w14:paraId="77B8F4EA" w14:textId="77777777" w:rsidR="004E265E" w:rsidRPr="006745D0" w:rsidRDefault="004E265E" w:rsidP="006745D0">
            <w:pPr>
              <w:jc w:val="left"/>
              <w:rPr>
                <w:ins w:id="66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668" w:author="MKONDIWA, Maxwell (CIMMYT-India)" w:date="2024-07-23T07:39:00Z" w16du:dateUtc="2024-07-23T02:09:00Z">
                  <w:rPr>
                    <w:ins w:id="66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67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67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[0.219,0.365]</w:t>
              </w:r>
            </w:ins>
          </w:p>
        </w:tc>
        <w:tc>
          <w:tcPr>
            <w:tcW w:w="1240" w:type="dxa"/>
            <w:noWrap/>
            <w:hideMark/>
          </w:tcPr>
          <w:p w14:paraId="0D98A7A7" w14:textId="77777777" w:rsidR="004E265E" w:rsidRPr="006745D0" w:rsidRDefault="004E265E" w:rsidP="006745D0">
            <w:pPr>
              <w:jc w:val="left"/>
              <w:rPr>
                <w:ins w:id="67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673" w:author="MKONDIWA, Maxwell (CIMMYT-India)" w:date="2024-07-23T07:39:00Z" w16du:dateUtc="2024-07-23T02:09:00Z">
                  <w:rPr>
                    <w:ins w:id="67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67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67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(0.365,0.412]</w:t>
              </w:r>
            </w:ins>
          </w:p>
        </w:tc>
        <w:tc>
          <w:tcPr>
            <w:tcW w:w="1280" w:type="dxa"/>
            <w:noWrap/>
            <w:hideMark/>
          </w:tcPr>
          <w:p w14:paraId="346461D9" w14:textId="77777777" w:rsidR="004E265E" w:rsidRPr="006745D0" w:rsidRDefault="004E265E" w:rsidP="006745D0">
            <w:pPr>
              <w:jc w:val="left"/>
              <w:rPr>
                <w:ins w:id="67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678" w:author="MKONDIWA, Maxwell (CIMMYT-India)" w:date="2024-07-23T07:39:00Z" w16du:dateUtc="2024-07-23T02:09:00Z">
                  <w:rPr>
                    <w:ins w:id="67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68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68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(0.412,0.462]</w:t>
              </w:r>
            </w:ins>
          </w:p>
        </w:tc>
        <w:tc>
          <w:tcPr>
            <w:tcW w:w="1360" w:type="dxa"/>
            <w:noWrap/>
            <w:hideMark/>
          </w:tcPr>
          <w:p w14:paraId="0A0A93CF" w14:textId="77777777" w:rsidR="004E265E" w:rsidRPr="006745D0" w:rsidRDefault="004E265E" w:rsidP="006745D0">
            <w:pPr>
              <w:jc w:val="left"/>
              <w:rPr>
                <w:ins w:id="68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683" w:author="MKONDIWA, Maxwell (CIMMYT-India)" w:date="2024-07-23T07:39:00Z" w16du:dateUtc="2024-07-23T02:09:00Z">
                  <w:rPr>
                    <w:ins w:id="68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68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68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(0.462,0.607]</w:t>
              </w:r>
            </w:ins>
          </w:p>
        </w:tc>
      </w:tr>
      <w:tr w:rsidR="00853750" w:rsidRPr="00853750" w14:paraId="26C18AD3" w14:textId="77777777" w:rsidTr="00853750">
        <w:trPr>
          <w:trHeight w:val="288"/>
          <w:ins w:id="687" w:author="MKONDIWA, Maxwell (CIMMYT-India)" w:date="2024-07-23T07:38:00Z"/>
        </w:trPr>
        <w:tc>
          <w:tcPr>
            <w:tcW w:w="2421" w:type="dxa"/>
            <w:noWrap/>
            <w:hideMark/>
          </w:tcPr>
          <w:p w14:paraId="53895466" w14:textId="77777777" w:rsidR="004E265E" w:rsidRPr="006745D0" w:rsidRDefault="004E265E" w:rsidP="006745D0">
            <w:pPr>
              <w:jc w:val="left"/>
              <w:rPr>
                <w:ins w:id="68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689" w:author="MKONDIWA, Maxwell (CIMMYT-India)" w:date="2024-07-23T07:39:00Z" w16du:dateUtc="2024-07-23T02:09:00Z">
                  <w:rPr>
                    <w:ins w:id="69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5677C0AB" w14:textId="77777777" w:rsidR="004E265E" w:rsidRPr="006745D0" w:rsidRDefault="004E265E" w:rsidP="006745D0">
            <w:pPr>
              <w:jc w:val="left"/>
              <w:rPr>
                <w:ins w:id="69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692" w:author="MKONDIWA, Maxwell (CIMMYT-India)" w:date="2024-07-23T07:39:00Z" w16du:dateUtc="2024-07-23T02:09:00Z">
                  <w:rPr>
                    <w:ins w:id="69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69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69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 xml:space="preserve">N </w:t>
              </w:r>
              <w:proofErr w:type="spellStart"/>
              <w:r w:rsidRPr="006745D0">
                <w:rPr>
                  <w:rFonts w:ascii="Aptos Narrow" w:eastAsia="Times New Roman" w:hAnsi="Aptos Narrow" w:cs="Times New Roman"/>
                  <w:color w:val="000000"/>
                  <w:kern w:val="0"/>
                  <w:sz w:val="16"/>
                  <w:szCs w:val="16"/>
                  <w:lang w:eastAsia="en-ZW"/>
                  <w14:ligatures w14:val="none"/>
                  <w:rPrChange w:id="69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obs</w:t>
              </w:r>
              <w:proofErr w:type="spellEnd"/>
            </w:ins>
          </w:p>
        </w:tc>
        <w:tc>
          <w:tcPr>
            <w:tcW w:w="1280" w:type="dxa"/>
            <w:noWrap/>
            <w:hideMark/>
          </w:tcPr>
          <w:p w14:paraId="4B274460" w14:textId="77777777" w:rsidR="004E265E" w:rsidRPr="006745D0" w:rsidRDefault="004E265E" w:rsidP="006745D0">
            <w:pPr>
              <w:jc w:val="right"/>
              <w:rPr>
                <w:ins w:id="69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698" w:author="MKONDIWA, Maxwell (CIMMYT-India)" w:date="2024-07-23T07:39:00Z" w16du:dateUtc="2024-07-23T02:09:00Z">
                  <w:rPr>
                    <w:ins w:id="69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0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0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1575</w:t>
              </w:r>
            </w:ins>
          </w:p>
        </w:tc>
        <w:tc>
          <w:tcPr>
            <w:tcW w:w="1240" w:type="dxa"/>
            <w:noWrap/>
            <w:hideMark/>
          </w:tcPr>
          <w:p w14:paraId="3C76F210" w14:textId="77777777" w:rsidR="004E265E" w:rsidRPr="006745D0" w:rsidRDefault="004E265E" w:rsidP="006745D0">
            <w:pPr>
              <w:jc w:val="right"/>
              <w:rPr>
                <w:ins w:id="70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03" w:author="MKONDIWA, Maxwell (CIMMYT-India)" w:date="2024-07-23T07:39:00Z" w16du:dateUtc="2024-07-23T02:09:00Z">
                  <w:rPr>
                    <w:ins w:id="70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0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0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1575</w:t>
              </w:r>
            </w:ins>
          </w:p>
        </w:tc>
        <w:tc>
          <w:tcPr>
            <w:tcW w:w="1280" w:type="dxa"/>
            <w:noWrap/>
            <w:hideMark/>
          </w:tcPr>
          <w:p w14:paraId="3A312BD3" w14:textId="77777777" w:rsidR="004E265E" w:rsidRPr="006745D0" w:rsidRDefault="004E265E" w:rsidP="006745D0">
            <w:pPr>
              <w:jc w:val="right"/>
              <w:rPr>
                <w:ins w:id="70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08" w:author="MKONDIWA, Maxwell (CIMMYT-India)" w:date="2024-07-23T07:39:00Z" w16du:dateUtc="2024-07-23T02:09:00Z">
                  <w:rPr>
                    <w:ins w:id="70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1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1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1574</w:t>
              </w:r>
            </w:ins>
          </w:p>
        </w:tc>
        <w:tc>
          <w:tcPr>
            <w:tcW w:w="1360" w:type="dxa"/>
            <w:noWrap/>
            <w:hideMark/>
          </w:tcPr>
          <w:p w14:paraId="0B6B1998" w14:textId="77777777" w:rsidR="004E265E" w:rsidRPr="006745D0" w:rsidRDefault="004E265E" w:rsidP="006745D0">
            <w:pPr>
              <w:jc w:val="right"/>
              <w:rPr>
                <w:ins w:id="71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13" w:author="MKONDIWA, Maxwell (CIMMYT-India)" w:date="2024-07-23T07:39:00Z" w16du:dateUtc="2024-07-23T02:09:00Z">
                  <w:rPr>
                    <w:ins w:id="71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1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1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1575</w:t>
              </w:r>
            </w:ins>
          </w:p>
        </w:tc>
      </w:tr>
      <w:tr w:rsidR="00853750" w:rsidRPr="00853750" w14:paraId="0F30DCE1" w14:textId="77777777" w:rsidTr="00853750">
        <w:trPr>
          <w:trHeight w:val="288"/>
          <w:ins w:id="717" w:author="MKONDIWA, Maxwell (CIMMYT-India)" w:date="2024-07-23T07:38:00Z"/>
        </w:trPr>
        <w:tc>
          <w:tcPr>
            <w:tcW w:w="2421" w:type="dxa"/>
            <w:noWrap/>
            <w:hideMark/>
          </w:tcPr>
          <w:p w14:paraId="69F799BD" w14:textId="77777777" w:rsidR="004E265E" w:rsidRPr="006745D0" w:rsidRDefault="004E265E" w:rsidP="006745D0">
            <w:pPr>
              <w:jc w:val="right"/>
              <w:rPr>
                <w:ins w:id="71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19" w:author="MKONDIWA, Maxwell (CIMMYT-India)" w:date="2024-07-23T07:39:00Z" w16du:dateUtc="2024-07-23T02:09:00Z">
                  <w:rPr>
                    <w:ins w:id="72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5AD1E6BD" w14:textId="77777777" w:rsidR="004E265E" w:rsidRPr="006745D0" w:rsidRDefault="004E265E" w:rsidP="006745D0">
            <w:pPr>
              <w:jc w:val="left"/>
              <w:rPr>
                <w:ins w:id="72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22" w:author="MKONDIWA, Maxwell (CIMMYT-India)" w:date="2024-07-23T07:39:00Z" w16du:dateUtc="2024-07-23T02:09:00Z">
                  <w:rPr>
                    <w:ins w:id="72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2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2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w:t>
              </w:r>
            </w:ins>
          </w:p>
        </w:tc>
        <w:tc>
          <w:tcPr>
            <w:tcW w:w="1280" w:type="dxa"/>
            <w:noWrap/>
            <w:hideMark/>
          </w:tcPr>
          <w:p w14:paraId="418DBCE6" w14:textId="77777777" w:rsidR="004E265E" w:rsidRPr="006745D0" w:rsidRDefault="004E265E" w:rsidP="006745D0">
            <w:pPr>
              <w:jc w:val="right"/>
              <w:rPr>
                <w:ins w:id="72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27" w:author="MKONDIWA, Maxwell (CIMMYT-India)" w:date="2024-07-23T07:39:00Z" w16du:dateUtc="2024-07-23T02:09:00Z">
                  <w:rPr>
                    <w:ins w:id="72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2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3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25</w:t>
              </w:r>
            </w:ins>
          </w:p>
        </w:tc>
        <w:tc>
          <w:tcPr>
            <w:tcW w:w="1240" w:type="dxa"/>
            <w:noWrap/>
            <w:hideMark/>
          </w:tcPr>
          <w:p w14:paraId="75948E08" w14:textId="77777777" w:rsidR="004E265E" w:rsidRPr="006745D0" w:rsidRDefault="004E265E" w:rsidP="006745D0">
            <w:pPr>
              <w:jc w:val="right"/>
              <w:rPr>
                <w:ins w:id="73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32" w:author="MKONDIWA, Maxwell (CIMMYT-India)" w:date="2024-07-23T07:39:00Z" w16du:dateUtc="2024-07-23T02:09:00Z">
                  <w:rPr>
                    <w:ins w:id="73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3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3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25</w:t>
              </w:r>
            </w:ins>
          </w:p>
        </w:tc>
        <w:tc>
          <w:tcPr>
            <w:tcW w:w="1280" w:type="dxa"/>
            <w:noWrap/>
            <w:hideMark/>
          </w:tcPr>
          <w:p w14:paraId="5F19B7E0" w14:textId="77777777" w:rsidR="004E265E" w:rsidRPr="006745D0" w:rsidRDefault="004E265E" w:rsidP="006745D0">
            <w:pPr>
              <w:jc w:val="right"/>
              <w:rPr>
                <w:ins w:id="73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37" w:author="MKONDIWA, Maxwell (CIMMYT-India)" w:date="2024-07-23T07:39:00Z" w16du:dateUtc="2024-07-23T02:09:00Z">
                  <w:rPr>
                    <w:ins w:id="73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3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4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24.99</w:t>
              </w:r>
            </w:ins>
          </w:p>
        </w:tc>
        <w:tc>
          <w:tcPr>
            <w:tcW w:w="1360" w:type="dxa"/>
            <w:noWrap/>
            <w:hideMark/>
          </w:tcPr>
          <w:p w14:paraId="78AFE6A9" w14:textId="77777777" w:rsidR="004E265E" w:rsidRPr="006745D0" w:rsidRDefault="004E265E" w:rsidP="006745D0">
            <w:pPr>
              <w:jc w:val="right"/>
              <w:rPr>
                <w:ins w:id="74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42" w:author="MKONDIWA, Maxwell (CIMMYT-India)" w:date="2024-07-23T07:39:00Z" w16du:dateUtc="2024-07-23T02:09:00Z">
                  <w:rPr>
                    <w:ins w:id="74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4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4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25</w:t>
              </w:r>
            </w:ins>
          </w:p>
        </w:tc>
      </w:tr>
      <w:tr w:rsidR="00853750" w:rsidRPr="00853750" w14:paraId="033557CE" w14:textId="77777777" w:rsidTr="00853750">
        <w:trPr>
          <w:trHeight w:val="288"/>
          <w:ins w:id="746" w:author="MKONDIWA, Maxwell (CIMMYT-India)" w:date="2024-07-23T07:38:00Z"/>
        </w:trPr>
        <w:tc>
          <w:tcPr>
            <w:tcW w:w="2421" w:type="dxa"/>
            <w:noWrap/>
            <w:hideMark/>
          </w:tcPr>
          <w:p w14:paraId="60966466" w14:textId="77777777" w:rsidR="004E265E" w:rsidRPr="006745D0" w:rsidRDefault="004E265E" w:rsidP="006745D0">
            <w:pPr>
              <w:jc w:val="left"/>
              <w:rPr>
                <w:ins w:id="74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48" w:author="MKONDIWA, Maxwell (CIMMYT-India)" w:date="2024-07-23T07:39:00Z" w16du:dateUtc="2024-07-23T02:09:00Z">
                  <w:rPr>
                    <w:ins w:id="74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5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5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Jan_tmin_18</w:t>
              </w:r>
            </w:ins>
          </w:p>
        </w:tc>
        <w:tc>
          <w:tcPr>
            <w:tcW w:w="960" w:type="dxa"/>
            <w:noWrap/>
            <w:hideMark/>
          </w:tcPr>
          <w:p w14:paraId="049693E5" w14:textId="77777777" w:rsidR="004E265E" w:rsidRPr="006745D0" w:rsidRDefault="004E265E" w:rsidP="006745D0">
            <w:pPr>
              <w:jc w:val="left"/>
              <w:rPr>
                <w:ins w:id="75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53" w:author="MKONDIWA, Maxwell (CIMMYT-India)" w:date="2024-07-23T07:39:00Z" w16du:dateUtc="2024-07-23T02:09:00Z">
                  <w:rPr>
                    <w:ins w:id="75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5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5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1FB46ED1" w14:textId="77777777" w:rsidR="004E265E" w:rsidRPr="006745D0" w:rsidRDefault="004E265E" w:rsidP="006745D0">
            <w:pPr>
              <w:jc w:val="right"/>
              <w:rPr>
                <w:ins w:id="75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58" w:author="MKONDIWA, Maxwell (CIMMYT-India)" w:date="2024-07-23T07:39:00Z" w16du:dateUtc="2024-07-23T02:09:00Z">
                  <w:rPr>
                    <w:ins w:id="75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6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6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9.84</w:t>
              </w:r>
            </w:ins>
          </w:p>
        </w:tc>
        <w:tc>
          <w:tcPr>
            <w:tcW w:w="1240" w:type="dxa"/>
            <w:noWrap/>
            <w:hideMark/>
          </w:tcPr>
          <w:p w14:paraId="680C0B5C" w14:textId="77777777" w:rsidR="004E265E" w:rsidRPr="006745D0" w:rsidRDefault="004E265E" w:rsidP="006745D0">
            <w:pPr>
              <w:jc w:val="right"/>
              <w:rPr>
                <w:ins w:id="76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63" w:author="MKONDIWA, Maxwell (CIMMYT-India)" w:date="2024-07-23T07:39:00Z" w16du:dateUtc="2024-07-23T02:09:00Z">
                  <w:rPr>
                    <w:ins w:id="76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6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6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9.69</w:t>
              </w:r>
            </w:ins>
          </w:p>
        </w:tc>
        <w:tc>
          <w:tcPr>
            <w:tcW w:w="1280" w:type="dxa"/>
            <w:noWrap/>
            <w:hideMark/>
          </w:tcPr>
          <w:p w14:paraId="311CB48B" w14:textId="77777777" w:rsidR="004E265E" w:rsidRPr="006745D0" w:rsidRDefault="004E265E" w:rsidP="006745D0">
            <w:pPr>
              <w:jc w:val="right"/>
              <w:rPr>
                <w:ins w:id="76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68" w:author="MKONDIWA, Maxwell (CIMMYT-India)" w:date="2024-07-23T07:39:00Z" w16du:dateUtc="2024-07-23T02:09:00Z">
                  <w:rPr>
                    <w:ins w:id="76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7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7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9.68</w:t>
              </w:r>
            </w:ins>
          </w:p>
        </w:tc>
        <w:tc>
          <w:tcPr>
            <w:tcW w:w="1360" w:type="dxa"/>
            <w:noWrap/>
            <w:hideMark/>
          </w:tcPr>
          <w:p w14:paraId="35471675" w14:textId="77777777" w:rsidR="004E265E" w:rsidRPr="006745D0" w:rsidRDefault="004E265E" w:rsidP="006745D0">
            <w:pPr>
              <w:jc w:val="right"/>
              <w:rPr>
                <w:ins w:id="77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73" w:author="MKONDIWA, Maxwell (CIMMYT-India)" w:date="2024-07-23T07:39:00Z" w16du:dateUtc="2024-07-23T02:09:00Z">
                  <w:rPr>
                    <w:ins w:id="77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7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7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9.71</w:t>
              </w:r>
            </w:ins>
          </w:p>
        </w:tc>
      </w:tr>
      <w:tr w:rsidR="00853750" w:rsidRPr="00853750" w14:paraId="5FF381AC" w14:textId="77777777" w:rsidTr="00853750">
        <w:trPr>
          <w:trHeight w:val="288"/>
          <w:ins w:id="777" w:author="MKONDIWA, Maxwell (CIMMYT-India)" w:date="2024-07-23T07:38:00Z"/>
        </w:trPr>
        <w:tc>
          <w:tcPr>
            <w:tcW w:w="2421" w:type="dxa"/>
            <w:noWrap/>
            <w:hideMark/>
          </w:tcPr>
          <w:p w14:paraId="30763063" w14:textId="77777777" w:rsidR="004E265E" w:rsidRPr="006745D0" w:rsidRDefault="004E265E" w:rsidP="006745D0">
            <w:pPr>
              <w:jc w:val="right"/>
              <w:rPr>
                <w:ins w:id="77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79" w:author="MKONDIWA, Maxwell (CIMMYT-India)" w:date="2024-07-23T07:39:00Z" w16du:dateUtc="2024-07-23T02:09:00Z">
                  <w:rPr>
                    <w:ins w:id="78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412B026F" w14:textId="77777777" w:rsidR="004E265E" w:rsidRPr="006745D0" w:rsidRDefault="004E265E" w:rsidP="006745D0">
            <w:pPr>
              <w:jc w:val="left"/>
              <w:rPr>
                <w:ins w:id="78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82" w:author="MKONDIWA, Maxwell (CIMMYT-India)" w:date="2024-07-23T07:39:00Z" w16du:dateUtc="2024-07-23T02:09:00Z">
                  <w:rPr>
                    <w:ins w:id="78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78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8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2A093D35" w14:textId="77777777" w:rsidR="004E265E" w:rsidRPr="006745D0" w:rsidRDefault="004E265E" w:rsidP="006745D0">
            <w:pPr>
              <w:jc w:val="right"/>
              <w:rPr>
                <w:ins w:id="78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87" w:author="MKONDIWA, Maxwell (CIMMYT-India)" w:date="2024-07-23T07:39:00Z" w16du:dateUtc="2024-07-23T02:09:00Z">
                  <w:rPr>
                    <w:ins w:id="78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8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9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0.34</w:t>
              </w:r>
            </w:ins>
          </w:p>
        </w:tc>
        <w:tc>
          <w:tcPr>
            <w:tcW w:w="1240" w:type="dxa"/>
            <w:noWrap/>
            <w:hideMark/>
          </w:tcPr>
          <w:p w14:paraId="3F7DEEC6" w14:textId="77777777" w:rsidR="004E265E" w:rsidRPr="006745D0" w:rsidRDefault="004E265E" w:rsidP="006745D0">
            <w:pPr>
              <w:jc w:val="right"/>
              <w:rPr>
                <w:ins w:id="79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92" w:author="MKONDIWA, Maxwell (CIMMYT-India)" w:date="2024-07-23T07:39:00Z" w16du:dateUtc="2024-07-23T02:09:00Z">
                  <w:rPr>
                    <w:ins w:id="79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9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79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0.26</w:t>
              </w:r>
            </w:ins>
          </w:p>
        </w:tc>
        <w:tc>
          <w:tcPr>
            <w:tcW w:w="1280" w:type="dxa"/>
            <w:noWrap/>
            <w:hideMark/>
          </w:tcPr>
          <w:p w14:paraId="5D3DF792" w14:textId="77777777" w:rsidR="004E265E" w:rsidRPr="006745D0" w:rsidRDefault="004E265E" w:rsidP="006745D0">
            <w:pPr>
              <w:jc w:val="right"/>
              <w:rPr>
                <w:ins w:id="79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797" w:author="MKONDIWA, Maxwell (CIMMYT-India)" w:date="2024-07-23T07:39:00Z" w16du:dateUtc="2024-07-23T02:09:00Z">
                  <w:rPr>
                    <w:ins w:id="79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79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0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0.22</w:t>
              </w:r>
            </w:ins>
          </w:p>
        </w:tc>
        <w:tc>
          <w:tcPr>
            <w:tcW w:w="1360" w:type="dxa"/>
            <w:noWrap/>
            <w:hideMark/>
          </w:tcPr>
          <w:p w14:paraId="2D4F8D7B" w14:textId="77777777" w:rsidR="004E265E" w:rsidRPr="006745D0" w:rsidRDefault="004E265E" w:rsidP="006745D0">
            <w:pPr>
              <w:jc w:val="right"/>
              <w:rPr>
                <w:ins w:id="80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02" w:author="MKONDIWA, Maxwell (CIMMYT-India)" w:date="2024-07-23T07:39:00Z" w16du:dateUtc="2024-07-23T02:09:00Z">
                  <w:rPr>
                    <w:ins w:id="80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0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0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0.19</w:t>
              </w:r>
            </w:ins>
          </w:p>
        </w:tc>
      </w:tr>
      <w:tr w:rsidR="00853750" w:rsidRPr="00853750" w14:paraId="3073C2EB" w14:textId="77777777" w:rsidTr="00853750">
        <w:trPr>
          <w:trHeight w:val="288"/>
          <w:ins w:id="806" w:author="MKONDIWA, Maxwell (CIMMYT-India)" w:date="2024-07-23T07:38:00Z"/>
        </w:trPr>
        <w:tc>
          <w:tcPr>
            <w:tcW w:w="2421" w:type="dxa"/>
            <w:noWrap/>
            <w:hideMark/>
          </w:tcPr>
          <w:p w14:paraId="1BC28318" w14:textId="77777777" w:rsidR="004E265E" w:rsidRPr="006745D0" w:rsidRDefault="004E265E" w:rsidP="006745D0">
            <w:pPr>
              <w:jc w:val="left"/>
              <w:rPr>
                <w:ins w:id="80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08" w:author="MKONDIWA, Maxwell (CIMMYT-India)" w:date="2024-07-23T07:39:00Z" w16du:dateUtc="2024-07-23T02:09:00Z">
                  <w:rPr>
                    <w:ins w:id="80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1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1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Feb_tmin_18</w:t>
              </w:r>
            </w:ins>
          </w:p>
        </w:tc>
        <w:tc>
          <w:tcPr>
            <w:tcW w:w="960" w:type="dxa"/>
            <w:noWrap/>
            <w:hideMark/>
          </w:tcPr>
          <w:p w14:paraId="102C00DF" w14:textId="77777777" w:rsidR="004E265E" w:rsidRPr="006745D0" w:rsidRDefault="004E265E" w:rsidP="006745D0">
            <w:pPr>
              <w:jc w:val="left"/>
              <w:rPr>
                <w:ins w:id="81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13" w:author="MKONDIWA, Maxwell (CIMMYT-India)" w:date="2024-07-23T07:39:00Z" w16du:dateUtc="2024-07-23T02:09:00Z">
                  <w:rPr>
                    <w:ins w:id="81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1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1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032A13A0" w14:textId="77777777" w:rsidR="004E265E" w:rsidRPr="006745D0" w:rsidRDefault="004E265E" w:rsidP="006745D0">
            <w:pPr>
              <w:jc w:val="right"/>
              <w:rPr>
                <w:ins w:id="81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18" w:author="MKONDIWA, Maxwell (CIMMYT-India)" w:date="2024-07-23T07:39:00Z" w16du:dateUtc="2024-07-23T02:09:00Z">
                  <w:rPr>
                    <w:ins w:id="81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2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2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14.33</w:t>
              </w:r>
            </w:ins>
          </w:p>
        </w:tc>
        <w:tc>
          <w:tcPr>
            <w:tcW w:w="1240" w:type="dxa"/>
            <w:noWrap/>
            <w:hideMark/>
          </w:tcPr>
          <w:p w14:paraId="003FA5D7" w14:textId="77777777" w:rsidR="004E265E" w:rsidRPr="006745D0" w:rsidRDefault="004E265E" w:rsidP="006745D0">
            <w:pPr>
              <w:jc w:val="right"/>
              <w:rPr>
                <w:ins w:id="82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23" w:author="MKONDIWA, Maxwell (CIMMYT-India)" w:date="2024-07-23T07:39:00Z" w16du:dateUtc="2024-07-23T02:09:00Z">
                  <w:rPr>
                    <w:ins w:id="82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2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2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13.86</w:t>
              </w:r>
            </w:ins>
          </w:p>
        </w:tc>
        <w:tc>
          <w:tcPr>
            <w:tcW w:w="1280" w:type="dxa"/>
            <w:noWrap/>
            <w:hideMark/>
          </w:tcPr>
          <w:p w14:paraId="24C9CBE0" w14:textId="77777777" w:rsidR="004E265E" w:rsidRPr="006745D0" w:rsidRDefault="004E265E" w:rsidP="006745D0">
            <w:pPr>
              <w:jc w:val="right"/>
              <w:rPr>
                <w:ins w:id="82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28" w:author="MKONDIWA, Maxwell (CIMMYT-India)" w:date="2024-07-23T07:39:00Z" w16du:dateUtc="2024-07-23T02:09:00Z">
                  <w:rPr>
                    <w:ins w:id="82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3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3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13.58</w:t>
              </w:r>
            </w:ins>
          </w:p>
        </w:tc>
        <w:tc>
          <w:tcPr>
            <w:tcW w:w="1360" w:type="dxa"/>
            <w:noWrap/>
            <w:hideMark/>
          </w:tcPr>
          <w:p w14:paraId="6C9F25A3" w14:textId="77777777" w:rsidR="004E265E" w:rsidRPr="006745D0" w:rsidRDefault="004E265E" w:rsidP="006745D0">
            <w:pPr>
              <w:jc w:val="right"/>
              <w:rPr>
                <w:ins w:id="83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33" w:author="MKONDIWA, Maxwell (CIMMYT-India)" w:date="2024-07-23T07:39:00Z" w16du:dateUtc="2024-07-23T02:09:00Z">
                  <w:rPr>
                    <w:ins w:id="83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3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3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13.58</w:t>
              </w:r>
            </w:ins>
          </w:p>
        </w:tc>
      </w:tr>
      <w:tr w:rsidR="00853750" w:rsidRPr="00853750" w14:paraId="521B8A67" w14:textId="77777777" w:rsidTr="00853750">
        <w:trPr>
          <w:trHeight w:val="288"/>
          <w:ins w:id="837" w:author="MKONDIWA, Maxwell (CIMMYT-India)" w:date="2024-07-23T07:38:00Z"/>
        </w:trPr>
        <w:tc>
          <w:tcPr>
            <w:tcW w:w="2421" w:type="dxa"/>
            <w:noWrap/>
            <w:hideMark/>
          </w:tcPr>
          <w:p w14:paraId="64099001" w14:textId="77777777" w:rsidR="004E265E" w:rsidRPr="006745D0" w:rsidRDefault="004E265E" w:rsidP="006745D0">
            <w:pPr>
              <w:jc w:val="right"/>
              <w:rPr>
                <w:ins w:id="83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39" w:author="MKONDIWA, Maxwell (CIMMYT-India)" w:date="2024-07-23T07:39:00Z" w16du:dateUtc="2024-07-23T02:09:00Z">
                  <w:rPr>
                    <w:ins w:id="84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5DE66003" w14:textId="77777777" w:rsidR="004E265E" w:rsidRPr="006745D0" w:rsidRDefault="004E265E" w:rsidP="006745D0">
            <w:pPr>
              <w:jc w:val="left"/>
              <w:rPr>
                <w:ins w:id="84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42" w:author="MKONDIWA, Maxwell (CIMMYT-India)" w:date="2024-07-23T07:39:00Z" w16du:dateUtc="2024-07-23T02:09:00Z">
                  <w:rPr>
                    <w:ins w:id="84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84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4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69FE3146" w14:textId="77777777" w:rsidR="004E265E" w:rsidRPr="006745D0" w:rsidRDefault="004E265E" w:rsidP="006745D0">
            <w:pPr>
              <w:jc w:val="right"/>
              <w:rPr>
                <w:ins w:id="84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47" w:author="MKONDIWA, Maxwell (CIMMYT-India)" w:date="2024-07-23T07:39:00Z" w16du:dateUtc="2024-07-23T02:09:00Z">
                  <w:rPr>
                    <w:ins w:id="84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4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5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0.51</w:t>
              </w:r>
            </w:ins>
          </w:p>
        </w:tc>
        <w:tc>
          <w:tcPr>
            <w:tcW w:w="1240" w:type="dxa"/>
            <w:noWrap/>
            <w:hideMark/>
          </w:tcPr>
          <w:p w14:paraId="57B530A1" w14:textId="77777777" w:rsidR="004E265E" w:rsidRPr="006745D0" w:rsidRDefault="004E265E" w:rsidP="006745D0">
            <w:pPr>
              <w:jc w:val="right"/>
              <w:rPr>
                <w:ins w:id="85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52" w:author="MKONDIWA, Maxwell (CIMMYT-India)" w:date="2024-07-23T07:39:00Z" w16du:dateUtc="2024-07-23T02:09:00Z">
                  <w:rPr>
                    <w:ins w:id="85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5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5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0.59</w:t>
              </w:r>
            </w:ins>
          </w:p>
        </w:tc>
        <w:tc>
          <w:tcPr>
            <w:tcW w:w="1280" w:type="dxa"/>
            <w:noWrap/>
            <w:hideMark/>
          </w:tcPr>
          <w:p w14:paraId="5D178766" w14:textId="77777777" w:rsidR="004E265E" w:rsidRPr="006745D0" w:rsidRDefault="004E265E" w:rsidP="006745D0">
            <w:pPr>
              <w:jc w:val="right"/>
              <w:rPr>
                <w:ins w:id="85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57" w:author="MKONDIWA, Maxwell (CIMMYT-India)" w:date="2024-07-23T07:39:00Z" w16du:dateUtc="2024-07-23T02:09:00Z">
                  <w:rPr>
                    <w:ins w:id="85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5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6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0.47</w:t>
              </w:r>
            </w:ins>
          </w:p>
        </w:tc>
        <w:tc>
          <w:tcPr>
            <w:tcW w:w="1360" w:type="dxa"/>
            <w:noWrap/>
            <w:hideMark/>
          </w:tcPr>
          <w:p w14:paraId="6AB23802" w14:textId="77777777" w:rsidR="004E265E" w:rsidRPr="006745D0" w:rsidRDefault="004E265E" w:rsidP="006745D0">
            <w:pPr>
              <w:jc w:val="right"/>
              <w:rPr>
                <w:ins w:id="86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62" w:author="MKONDIWA, Maxwell (CIMMYT-India)" w:date="2024-07-23T07:39:00Z" w16du:dateUtc="2024-07-23T02:09:00Z">
                  <w:rPr>
                    <w:ins w:id="86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6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6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0.3</w:t>
              </w:r>
            </w:ins>
          </w:p>
        </w:tc>
      </w:tr>
      <w:tr w:rsidR="00853750" w:rsidRPr="00853750" w14:paraId="6E05BF8F" w14:textId="77777777" w:rsidTr="00853750">
        <w:trPr>
          <w:trHeight w:val="288"/>
          <w:ins w:id="866" w:author="MKONDIWA, Maxwell (CIMMYT-India)" w:date="2024-07-23T07:38:00Z"/>
        </w:trPr>
        <w:tc>
          <w:tcPr>
            <w:tcW w:w="2421" w:type="dxa"/>
            <w:noWrap/>
            <w:hideMark/>
          </w:tcPr>
          <w:p w14:paraId="05997DEB" w14:textId="77777777" w:rsidR="004E265E" w:rsidRPr="006745D0" w:rsidRDefault="004E265E" w:rsidP="006745D0">
            <w:pPr>
              <w:jc w:val="left"/>
              <w:rPr>
                <w:ins w:id="86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68" w:author="MKONDIWA, Maxwell (CIMMYT-India)" w:date="2024-07-23T07:39:00Z" w16du:dateUtc="2024-07-23T02:09:00Z">
                  <w:rPr>
                    <w:ins w:id="86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7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7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Mar_tmin_18</w:t>
              </w:r>
            </w:ins>
          </w:p>
        </w:tc>
        <w:tc>
          <w:tcPr>
            <w:tcW w:w="960" w:type="dxa"/>
            <w:noWrap/>
            <w:hideMark/>
          </w:tcPr>
          <w:p w14:paraId="6C805472" w14:textId="77777777" w:rsidR="004E265E" w:rsidRPr="006745D0" w:rsidRDefault="004E265E" w:rsidP="006745D0">
            <w:pPr>
              <w:jc w:val="left"/>
              <w:rPr>
                <w:ins w:id="87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73" w:author="MKONDIWA, Maxwell (CIMMYT-India)" w:date="2024-07-23T07:39:00Z" w16du:dateUtc="2024-07-23T02:09:00Z">
                  <w:rPr>
                    <w:ins w:id="87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7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7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12347C79" w14:textId="77777777" w:rsidR="004E265E" w:rsidRPr="006745D0" w:rsidRDefault="004E265E" w:rsidP="006745D0">
            <w:pPr>
              <w:jc w:val="right"/>
              <w:rPr>
                <w:ins w:id="87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78" w:author="MKONDIWA, Maxwell (CIMMYT-India)" w:date="2024-07-23T07:39:00Z" w16du:dateUtc="2024-07-23T02:09:00Z">
                  <w:rPr>
                    <w:ins w:id="87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8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8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18.85</w:t>
              </w:r>
            </w:ins>
          </w:p>
        </w:tc>
        <w:tc>
          <w:tcPr>
            <w:tcW w:w="1240" w:type="dxa"/>
            <w:noWrap/>
            <w:hideMark/>
          </w:tcPr>
          <w:p w14:paraId="0297E688" w14:textId="77777777" w:rsidR="004E265E" w:rsidRPr="006745D0" w:rsidRDefault="004E265E" w:rsidP="006745D0">
            <w:pPr>
              <w:jc w:val="right"/>
              <w:rPr>
                <w:ins w:id="88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83" w:author="MKONDIWA, Maxwell (CIMMYT-India)" w:date="2024-07-23T07:39:00Z" w16du:dateUtc="2024-07-23T02:09:00Z">
                  <w:rPr>
                    <w:ins w:id="88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8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8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18.13</w:t>
              </w:r>
            </w:ins>
          </w:p>
        </w:tc>
        <w:tc>
          <w:tcPr>
            <w:tcW w:w="1280" w:type="dxa"/>
            <w:noWrap/>
            <w:hideMark/>
          </w:tcPr>
          <w:p w14:paraId="1873A834" w14:textId="77777777" w:rsidR="004E265E" w:rsidRPr="006745D0" w:rsidRDefault="004E265E" w:rsidP="006745D0">
            <w:pPr>
              <w:jc w:val="right"/>
              <w:rPr>
                <w:ins w:id="88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88" w:author="MKONDIWA, Maxwell (CIMMYT-India)" w:date="2024-07-23T07:39:00Z" w16du:dateUtc="2024-07-23T02:09:00Z">
                  <w:rPr>
                    <w:ins w:id="88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9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9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17.63</w:t>
              </w:r>
            </w:ins>
          </w:p>
        </w:tc>
        <w:tc>
          <w:tcPr>
            <w:tcW w:w="1360" w:type="dxa"/>
            <w:noWrap/>
            <w:hideMark/>
          </w:tcPr>
          <w:p w14:paraId="2808A098" w14:textId="77777777" w:rsidR="004E265E" w:rsidRPr="006745D0" w:rsidRDefault="004E265E" w:rsidP="006745D0">
            <w:pPr>
              <w:jc w:val="right"/>
              <w:rPr>
                <w:ins w:id="89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93" w:author="MKONDIWA, Maxwell (CIMMYT-India)" w:date="2024-07-23T07:39:00Z" w16du:dateUtc="2024-07-23T02:09:00Z">
                  <w:rPr>
                    <w:ins w:id="89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89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89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17.63</w:t>
              </w:r>
            </w:ins>
          </w:p>
        </w:tc>
      </w:tr>
      <w:tr w:rsidR="00853750" w:rsidRPr="00853750" w14:paraId="4FB07F5B" w14:textId="77777777" w:rsidTr="00853750">
        <w:trPr>
          <w:trHeight w:val="288"/>
          <w:ins w:id="897" w:author="MKONDIWA, Maxwell (CIMMYT-India)" w:date="2024-07-23T07:38:00Z"/>
        </w:trPr>
        <w:tc>
          <w:tcPr>
            <w:tcW w:w="2421" w:type="dxa"/>
            <w:noWrap/>
            <w:hideMark/>
          </w:tcPr>
          <w:p w14:paraId="6D92B0B5" w14:textId="77777777" w:rsidR="004E265E" w:rsidRPr="006745D0" w:rsidRDefault="004E265E" w:rsidP="006745D0">
            <w:pPr>
              <w:jc w:val="right"/>
              <w:rPr>
                <w:ins w:id="89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899" w:author="MKONDIWA, Maxwell (CIMMYT-India)" w:date="2024-07-23T07:39:00Z" w16du:dateUtc="2024-07-23T02:09:00Z">
                  <w:rPr>
                    <w:ins w:id="90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2F91EEFD" w14:textId="77777777" w:rsidR="004E265E" w:rsidRPr="006745D0" w:rsidRDefault="004E265E" w:rsidP="006745D0">
            <w:pPr>
              <w:jc w:val="left"/>
              <w:rPr>
                <w:ins w:id="90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02" w:author="MKONDIWA, Maxwell (CIMMYT-India)" w:date="2024-07-23T07:39:00Z" w16du:dateUtc="2024-07-23T02:09:00Z">
                  <w:rPr>
                    <w:ins w:id="90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90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0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0C8A34A8" w14:textId="77777777" w:rsidR="004E265E" w:rsidRPr="006745D0" w:rsidRDefault="004E265E" w:rsidP="006745D0">
            <w:pPr>
              <w:jc w:val="right"/>
              <w:rPr>
                <w:ins w:id="90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07" w:author="MKONDIWA, Maxwell (CIMMYT-India)" w:date="2024-07-23T07:39:00Z" w16du:dateUtc="2024-07-23T02:09:00Z">
                  <w:rPr>
                    <w:ins w:id="90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0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1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0.74</w:t>
              </w:r>
            </w:ins>
          </w:p>
        </w:tc>
        <w:tc>
          <w:tcPr>
            <w:tcW w:w="1240" w:type="dxa"/>
            <w:noWrap/>
            <w:hideMark/>
          </w:tcPr>
          <w:p w14:paraId="2D12D538" w14:textId="77777777" w:rsidR="004E265E" w:rsidRPr="006745D0" w:rsidRDefault="004E265E" w:rsidP="006745D0">
            <w:pPr>
              <w:jc w:val="right"/>
              <w:rPr>
                <w:ins w:id="91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12" w:author="MKONDIWA, Maxwell (CIMMYT-India)" w:date="2024-07-23T07:39:00Z" w16du:dateUtc="2024-07-23T02:09:00Z">
                  <w:rPr>
                    <w:ins w:id="91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1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1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0.96</w:t>
              </w:r>
            </w:ins>
          </w:p>
        </w:tc>
        <w:tc>
          <w:tcPr>
            <w:tcW w:w="1280" w:type="dxa"/>
            <w:noWrap/>
            <w:hideMark/>
          </w:tcPr>
          <w:p w14:paraId="468A840F" w14:textId="77777777" w:rsidR="004E265E" w:rsidRPr="006745D0" w:rsidRDefault="004E265E" w:rsidP="006745D0">
            <w:pPr>
              <w:jc w:val="right"/>
              <w:rPr>
                <w:ins w:id="91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17" w:author="MKONDIWA, Maxwell (CIMMYT-India)" w:date="2024-07-23T07:39:00Z" w16du:dateUtc="2024-07-23T02:09:00Z">
                  <w:rPr>
                    <w:ins w:id="91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1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2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0.75</w:t>
              </w:r>
            </w:ins>
          </w:p>
        </w:tc>
        <w:tc>
          <w:tcPr>
            <w:tcW w:w="1360" w:type="dxa"/>
            <w:noWrap/>
            <w:hideMark/>
          </w:tcPr>
          <w:p w14:paraId="4AF90E90" w14:textId="77777777" w:rsidR="004E265E" w:rsidRPr="006745D0" w:rsidRDefault="004E265E" w:rsidP="006745D0">
            <w:pPr>
              <w:jc w:val="right"/>
              <w:rPr>
                <w:ins w:id="92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22" w:author="MKONDIWA, Maxwell (CIMMYT-India)" w:date="2024-07-23T07:39:00Z" w16du:dateUtc="2024-07-23T02:09:00Z">
                  <w:rPr>
                    <w:ins w:id="92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2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2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0.47</w:t>
              </w:r>
            </w:ins>
          </w:p>
        </w:tc>
      </w:tr>
      <w:tr w:rsidR="00853750" w:rsidRPr="00853750" w14:paraId="6AC7D286" w14:textId="77777777" w:rsidTr="00853750">
        <w:trPr>
          <w:trHeight w:val="288"/>
          <w:ins w:id="926" w:author="MKONDIWA, Maxwell (CIMMYT-India)" w:date="2024-07-23T07:38:00Z"/>
        </w:trPr>
        <w:tc>
          <w:tcPr>
            <w:tcW w:w="2421" w:type="dxa"/>
            <w:noWrap/>
            <w:hideMark/>
          </w:tcPr>
          <w:p w14:paraId="4112A61E" w14:textId="77777777" w:rsidR="004E265E" w:rsidRPr="006745D0" w:rsidRDefault="004E265E" w:rsidP="006745D0">
            <w:pPr>
              <w:jc w:val="left"/>
              <w:rPr>
                <w:ins w:id="92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28" w:author="MKONDIWA, Maxwell (CIMMYT-India)" w:date="2024-07-23T07:39:00Z" w16du:dateUtc="2024-07-23T02:09:00Z">
                  <w:rPr>
                    <w:ins w:id="92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3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3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Apr_tmin_18</w:t>
              </w:r>
            </w:ins>
          </w:p>
        </w:tc>
        <w:tc>
          <w:tcPr>
            <w:tcW w:w="960" w:type="dxa"/>
            <w:noWrap/>
            <w:hideMark/>
          </w:tcPr>
          <w:p w14:paraId="037BA17F" w14:textId="77777777" w:rsidR="004E265E" w:rsidRPr="006745D0" w:rsidRDefault="004E265E" w:rsidP="006745D0">
            <w:pPr>
              <w:jc w:val="left"/>
              <w:rPr>
                <w:ins w:id="93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33" w:author="MKONDIWA, Maxwell (CIMMYT-India)" w:date="2024-07-23T07:39:00Z" w16du:dateUtc="2024-07-23T02:09:00Z">
                  <w:rPr>
                    <w:ins w:id="93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3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3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38EF3B63" w14:textId="77777777" w:rsidR="004E265E" w:rsidRPr="006745D0" w:rsidRDefault="004E265E" w:rsidP="006745D0">
            <w:pPr>
              <w:jc w:val="right"/>
              <w:rPr>
                <w:ins w:id="93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38" w:author="MKONDIWA, Maxwell (CIMMYT-India)" w:date="2024-07-23T07:39:00Z" w16du:dateUtc="2024-07-23T02:09:00Z">
                  <w:rPr>
                    <w:ins w:id="93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4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4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23.09</w:t>
              </w:r>
            </w:ins>
          </w:p>
        </w:tc>
        <w:tc>
          <w:tcPr>
            <w:tcW w:w="1240" w:type="dxa"/>
            <w:noWrap/>
            <w:hideMark/>
          </w:tcPr>
          <w:p w14:paraId="4CC60BEC" w14:textId="77777777" w:rsidR="004E265E" w:rsidRPr="006745D0" w:rsidRDefault="004E265E" w:rsidP="006745D0">
            <w:pPr>
              <w:jc w:val="right"/>
              <w:rPr>
                <w:ins w:id="94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43" w:author="MKONDIWA, Maxwell (CIMMYT-India)" w:date="2024-07-23T07:39:00Z" w16du:dateUtc="2024-07-23T02:09:00Z">
                  <w:rPr>
                    <w:ins w:id="94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4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4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22.58</w:t>
              </w:r>
            </w:ins>
          </w:p>
        </w:tc>
        <w:tc>
          <w:tcPr>
            <w:tcW w:w="1280" w:type="dxa"/>
            <w:noWrap/>
            <w:hideMark/>
          </w:tcPr>
          <w:p w14:paraId="64C43719" w14:textId="77777777" w:rsidR="004E265E" w:rsidRPr="006745D0" w:rsidRDefault="004E265E" w:rsidP="006745D0">
            <w:pPr>
              <w:jc w:val="right"/>
              <w:rPr>
                <w:ins w:id="94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48" w:author="MKONDIWA, Maxwell (CIMMYT-India)" w:date="2024-07-23T07:39:00Z" w16du:dateUtc="2024-07-23T02:09:00Z">
                  <w:rPr>
                    <w:ins w:id="94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5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5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21.79</w:t>
              </w:r>
            </w:ins>
          </w:p>
        </w:tc>
        <w:tc>
          <w:tcPr>
            <w:tcW w:w="1360" w:type="dxa"/>
            <w:noWrap/>
            <w:hideMark/>
          </w:tcPr>
          <w:p w14:paraId="5682962B" w14:textId="77777777" w:rsidR="004E265E" w:rsidRPr="006745D0" w:rsidRDefault="004E265E" w:rsidP="006745D0">
            <w:pPr>
              <w:jc w:val="right"/>
              <w:rPr>
                <w:ins w:id="95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53" w:author="MKONDIWA, Maxwell (CIMMYT-India)" w:date="2024-07-23T07:39:00Z" w16du:dateUtc="2024-07-23T02:09:00Z">
                  <w:rPr>
                    <w:ins w:id="95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5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5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21.54</w:t>
              </w:r>
            </w:ins>
          </w:p>
        </w:tc>
      </w:tr>
      <w:tr w:rsidR="00853750" w:rsidRPr="00853750" w14:paraId="274E1CB0" w14:textId="77777777" w:rsidTr="00853750">
        <w:trPr>
          <w:trHeight w:val="288"/>
          <w:ins w:id="957" w:author="MKONDIWA, Maxwell (CIMMYT-India)" w:date="2024-07-23T07:38:00Z"/>
        </w:trPr>
        <w:tc>
          <w:tcPr>
            <w:tcW w:w="2421" w:type="dxa"/>
            <w:noWrap/>
            <w:hideMark/>
          </w:tcPr>
          <w:p w14:paraId="0EE455E5" w14:textId="77777777" w:rsidR="004E265E" w:rsidRPr="006745D0" w:rsidRDefault="004E265E" w:rsidP="006745D0">
            <w:pPr>
              <w:jc w:val="right"/>
              <w:rPr>
                <w:ins w:id="95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59" w:author="MKONDIWA, Maxwell (CIMMYT-India)" w:date="2024-07-23T07:39:00Z" w16du:dateUtc="2024-07-23T02:09:00Z">
                  <w:rPr>
                    <w:ins w:id="96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68BFE55E" w14:textId="77777777" w:rsidR="004E265E" w:rsidRPr="006745D0" w:rsidRDefault="004E265E" w:rsidP="006745D0">
            <w:pPr>
              <w:jc w:val="left"/>
              <w:rPr>
                <w:ins w:id="96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62" w:author="MKONDIWA, Maxwell (CIMMYT-India)" w:date="2024-07-23T07:39:00Z" w16du:dateUtc="2024-07-23T02:09:00Z">
                  <w:rPr>
                    <w:ins w:id="96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96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6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24CF2350" w14:textId="77777777" w:rsidR="004E265E" w:rsidRPr="006745D0" w:rsidRDefault="004E265E" w:rsidP="006745D0">
            <w:pPr>
              <w:jc w:val="right"/>
              <w:rPr>
                <w:ins w:id="96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67" w:author="MKONDIWA, Maxwell (CIMMYT-India)" w:date="2024-07-23T07:39:00Z" w16du:dateUtc="2024-07-23T02:09:00Z">
                  <w:rPr>
                    <w:ins w:id="96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6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7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1.04</w:t>
              </w:r>
            </w:ins>
          </w:p>
        </w:tc>
        <w:tc>
          <w:tcPr>
            <w:tcW w:w="1240" w:type="dxa"/>
            <w:noWrap/>
            <w:hideMark/>
          </w:tcPr>
          <w:p w14:paraId="398A7793" w14:textId="77777777" w:rsidR="004E265E" w:rsidRPr="006745D0" w:rsidRDefault="004E265E" w:rsidP="006745D0">
            <w:pPr>
              <w:jc w:val="right"/>
              <w:rPr>
                <w:ins w:id="97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72" w:author="MKONDIWA, Maxwell (CIMMYT-India)" w:date="2024-07-23T07:39:00Z" w16du:dateUtc="2024-07-23T02:09:00Z">
                  <w:rPr>
                    <w:ins w:id="97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7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7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1.47</w:t>
              </w:r>
            </w:ins>
          </w:p>
        </w:tc>
        <w:tc>
          <w:tcPr>
            <w:tcW w:w="1280" w:type="dxa"/>
            <w:noWrap/>
            <w:hideMark/>
          </w:tcPr>
          <w:p w14:paraId="101A0F22" w14:textId="77777777" w:rsidR="004E265E" w:rsidRPr="006745D0" w:rsidRDefault="004E265E" w:rsidP="006745D0">
            <w:pPr>
              <w:jc w:val="right"/>
              <w:rPr>
                <w:ins w:id="97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77" w:author="MKONDIWA, Maxwell (CIMMYT-India)" w:date="2024-07-23T07:39:00Z" w16du:dateUtc="2024-07-23T02:09:00Z">
                  <w:rPr>
                    <w:ins w:id="97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7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8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1.29</w:t>
              </w:r>
            </w:ins>
          </w:p>
        </w:tc>
        <w:tc>
          <w:tcPr>
            <w:tcW w:w="1360" w:type="dxa"/>
            <w:noWrap/>
            <w:hideMark/>
          </w:tcPr>
          <w:p w14:paraId="52C33ED4" w14:textId="77777777" w:rsidR="004E265E" w:rsidRPr="006745D0" w:rsidRDefault="004E265E" w:rsidP="006745D0">
            <w:pPr>
              <w:jc w:val="right"/>
              <w:rPr>
                <w:ins w:id="98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82" w:author="MKONDIWA, Maxwell (CIMMYT-India)" w:date="2024-07-23T07:39:00Z" w16du:dateUtc="2024-07-23T02:09:00Z">
                  <w:rPr>
                    <w:ins w:id="98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8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8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0.79</w:t>
              </w:r>
            </w:ins>
          </w:p>
        </w:tc>
      </w:tr>
      <w:tr w:rsidR="00853750" w:rsidRPr="00853750" w14:paraId="3B8C27C1" w14:textId="77777777" w:rsidTr="00853750">
        <w:trPr>
          <w:trHeight w:val="288"/>
          <w:ins w:id="986" w:author="MKONDIWA, Maxwell (CIMMYT-India)" w:date="2024-07-23T07:38:00Z"/>
        </w:trPr>
        <w:tc>
          <w:tcPr>
            <w:tcW w:w="2421" w:type="dxa"/>
            <w:noWrap/>
            <w:hideMark/>
          </w:tcPr>
          <w:p w14:paraId="7AAF6553" w14:textId="77777777" w:rsidR="004E265E" w:rsidRPr="006745D0" w:rsidRDefault="004E265E" w:rsidP="006745D0">
            <w:pPr>
              <w:jc w:val="left"/>
              <w:rPr>
                <w:ins w:id="98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88" w:author="MKONDIWA, Maxwell (CIMMYT-India)" w:date="2024-07-23T07:39:00Z" w16du:dateUtc="2024-07-23T02:09:00Z">
                  <w:rPr>
                    <w:ins w:id="98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9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9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Jan_tmax_18</w:t>
              </w:r>
            </w:ins>
          </w:p>
        </w:tc>
        <w:tc>
          <w:tcPr>
            <w:tcW w:w="960" w:type="dxa"/>
            <w:noWrap/>
            <w:hideMark/>
          </w:tcPr>
          <w:p w14:paraId="35CF15BE" w14:textId="77777777" w:rsidR="004E265E" w:rsidRPr="006745D0" w:rsidRDefault="004E265E" w:rsidP="006745D0">
            <w:pPr>
              <w:jc w:val="left"/>
              <w:rPr>
                <w:ins w:id="99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93" w:author="MKONDIWA, Maxwell (CIMMYT-India)" w:date="2024-07-23T07:39:00Z" w16du:dateUtc="2024-07-23T02:09:00Z">
                  <w:rPr>
                    <w:ins w:id="99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99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99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6481E5C6" w14:textId="77777777" w:rsidR="004E265E" w:rsidRPr="006745D0" w:rsidRDefault="004E265E" w:rsidP="006745D0">
            <w:pPr>
              <w:jc w:val="right"/>
              <w:rPr>
                <w:ins w:id="99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998" w:author="MKONDIWA, Maxwell (CIMMYT-India)" w:date="2024-07-23T07:39:00Z" w16du:dateUtc="2024-07-23T02:09:00Z">
                  <w:rPr>
                    <w:ins w:id="99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0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0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22.26</w:t>
              </w:r>
            </w:ins>
          </w:p>
        </w:tc>
        <w:tc>
          <w:tcPr>
            <w:tcW w:w="1240" w:type="dxa"/>
            <w:noWrap/>
            <w:hideMark/>
          </w:tcPr>
          <w:p w14:paraId="6658CF45" w14:textId="77777777" w:rsidR="004E265E" w:rsidRPr="006745D0" w:rsidRDefault="004E265E" w:rsidP="006745D0">
            <w:pPr>
              <w:jc w:val="right"/>
              <w:rPr>
                <w:ins w:id="100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03" w:author="MKONDIWA, Maxwell (CIMMYT-India)" w:date="2024-07-23T07:39:00Z" w16du:dateUtc="2024-07-23T02:09:00Z">
                  <w:rPr>
                    <w:ins w:id="100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0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0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22.31</w:t>
              </w:r>
            </w:ins>
          </w:p>
        </w:tc>
        <w:tc>
          <w:tcPr>
            <w:tcW w:w="1280" w:type="dxa"/>
            <w:noWrap/>
            <w:hideMark/>
          </w:tcPr>
          <w:p w14:paraId="78146AF2" w14:textId="77777777" w:rsidR="004E265E" w:rsidRPr="006745D0" w:rsidRDefault="004E265E" w:rsidP="006745D0">
            <w:pPr>
              <w:jc w:val="right"/>
              <w:rPr>
                <w:ins w:id="100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08" w:author="MKONDIWA, Maxwell (CIMMYT-India)" w:date="2024-07-23T07:39:00Z" w16du:dateUtc="2024-07-23T02:09:00Z">
                  <w:rPr>
                    <w:ins w:id="100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1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1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22.48</w:t>
              </w:r>
            </w:ins>
          </w:p>
        </w:tc>
        <w:tc>
          <w:tcPr>
            <w:tcW w:w="1360" w:type="dxa"/>
            <w:noWrap/>
            <w:hideMark/>
          </w:tcPr>
          <w:p w14:paraId="4257C0CC" w14:textId="77777777" w:rsidR="004E265E" w:rsidRPr="006745D0" w:rsidRDefault="004E265E" w:rsidP="006745D0">
            <w:pPr>
              <w:jc w:val="right"/>
              <w:rPr>
                <w:ins w:id="101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13" w:author="MKONDIWA, Maxwell (CIMMYT-India)" w:date="2024-07-23T07:39:00Z" w16du:dateUtc="2024-07-23T02:09:00Z">
                  <w:rPr>
                    <w:ins w:id="101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1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1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22.47</w:t>
              </w:r>
            </w:ins>
          </w:p>
        </w:tc>
      </w:tr>
      <w:tr w:rsidR="00853750" w:rsidRPr="00853750" w14:paraId="7717B162" w14:textId="77777777" w:rsidTr="00853750">
        <w:trPr>
          <w:trHeight w:val="288"/>
          <w:ins w:id="1017" w:author="MKONDIWA, Maxwell (CIMMYT-India)" w:date="2024-07-23T07:38:00Z"/>
        </w:trPr>
        <w:tc>
          <w:tcPr>
            <w:tcW w:w="2421" w:type="dxa"/>
            <w:noWrap/>
            <w:hideMark/>
          </w:tcPr>
          <w:p w14:paraId="0ADDE232" w14:textId="77777777" w:rsidR="004E265E" w:rsidRPr="006745D0" w:rsidRDefault="004E265E" w:rsidP="006745D0">
            <w:pPr>
              <w:jc w:val="right"/>
              <w:rPr>
                <w:ins w:id="101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19" w:author="MKONDIWA, Maxwell (CIMMYT-India)" w:date="2024-07-23T07:39:00Z" w16du:dateUtc="2024-07-23T02:09:00Z">
                  <w:rPr>
                    <w:ins w:id="102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7D3B4BC9" w14:textId="77777777" w:rsidR="004E265E" w:rsidRPr="006745D0" w:rsidRDefault="004E265E" w:rsidP="006745D0">
            <w:pPr>
              <w:jc w:val="left"/>
              <w:rPr>
                <w:ins w:id="102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22" w:author="MKONDIWA, Maxwell (CIMMYT-India)" w:date="2024-07-23T07:39:00Z" w16du:dateUtc="2024-07-23T02:09:00Z">
                  <w:rPr>
                    <w:ins w:id="102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02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2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66D763FD" w14:textId="77777777" w:rsidR="004E265E" w:rsidRPr="006745D0" w:rsidRDefault="004E265E" w:rsidP="006745D0">
            <w:pPr>
              <w:jc w:val="right"/>
              <w:rPr>
                <w:ins w:id="102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27" w:author="MKONDIWA, Maxwell (CIMMYT-India)" w:date="2024-07-23T07:39:00Z" w16du:dateUtc="2024-07-23T02:09:00Z">
                  <w:rPr>
                    <w:ins w:id="102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2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3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0.37</w:t>
              </w:r>
            </w:ins>
          </w:p>
        </w:tc>
        <w:tc>
          <w:tcPr>
            <w:tcW w:w="1240" w:type="dxa"/>
            <w:noWrap/>
            <w:hideMark/>
          </w:tcPr>
          <w:p w14:paraId="7023D86B" w14:textId="77777777" w:rsidR="004E265E" w:rsidRPr="006745D0" w:rsidRDefault="004E265E" w:rsidP="006745D0">
            <w:pPr>
              <w:jc w:val="right"/>
              <w:rPr>
                <w:ins w:id="103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32" w:author="MKONDIWA, Maxwell (CIMMYT-India)" w:date="2024-07-23T07:39:00Z" w16du:dateUtc="2024-07-23T02:09:00Z">
                  <w:rPr>
                    <w:ins w:id="103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3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3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0.48</w:t>
              </w:r>
            </w:ins>
          </w:p>
        </w:tc>
        <w:tc>
          <w:tcPr>
            <w:tcW w:w="1280" w:type="dxa"/>
            <w:noWrap/>
            <w:hideMark/>
          </w:tcPr>
          <w:p w14:paraId="2A327636" w14:textId="77777777" w:rsidR="004E265E" w:rsidRPr="006745D0" w:rsidRDefault="004E265E" w:rsidP="006745D0">
            <w:pPr>
              <w:jc w:val="right"/>
              <w:rPr>
                <w:ins w:id="103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37" w:author="MKONDIWA, Maxwell (CIMMYT-India)" w:date="2024-07-23T07:39:00Z" w16du:dateUtc="2024-07-23T02:09:00Z">
                  <w:rPr>
                    <w:ins w:id="103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3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4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0.49</w:t>
              </w:r>
            </w:ins>
          </w:p>
        </w:tc>
        <w:tc>
          <w:tcPr>
            <w:tcW w:w="1360" w:type="dxa"/>
            <w:noWrap/>
            <w:hideMark/>
          </w:tcPr>
          <w:p w14:paraId="6CEDBA79" w14:textId="77777777" w:rsidR="004E265E" w:rsidRPr="006745D0" w:rsidRDefault="004E265E" w:rsidP="006745D0">
            <w:pPr>
              <w:jc w:val="right"/>
              <w:rPr>
                <w:ins w:id="104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42" w:author="MKONDIWA, Maxwell (CIMMYT-India)" w:date="2024-07-23T07:39:00Z" w16du:dateUtc="2024-07-23T02:09:00Z">
                  <w:rPr>
                    <w:ins w:id="104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4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4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0.43</w:t>
              </w:r>
            </w:ins>
          </w:p>
        </w:tc>
      </w:tr>
      <w:tr w:rsidR="00853750" w:rsidRPr="00853750" w14:paraId="688CCAB8" w14:textId="77777777" w:rsidTr="00853750">
        <w:trPr>
          <w:trHeight w:val="288"/>
          <w:ins w:id="1046" w:author="MKONDIWA, Maxwell (CIMMYT-India)" w:date="2024-07-23T07:38:00Z"/>
        </w:trPr>
        <w:tc>
          <w:tcPr>
            <w:tcW w:w="2421" w:type="dxa"/>
            <w:noWrap/>
            <w:hideMark/>
          </w:tcPr>
          <w:p w14:paraId="62FCFF80" w14:textId="77777777" w:rsidR="004E265E" w:rsidRPr="006745D0" w:rsidRDefault="004E265E" w:rsidP="006745D0">
            <w:pPr>
              <w:jc w:val="left"/>
              <w:rPr>
                <w:ins w:id="104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48" w:author="MKONDIWA, Maxwell (CIMMYT-India)" w:date="2024-07-23T07:39:00Z" w16du:dateUtc="2024-07-23T02:09:00Z">
                  <w:rPr>
                    <w:ins w:id="104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5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5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Feb_tmax_18</w:t>
              </w:r>
            </w:ins>
          </w:p>
        </w:tc>
        <w:tc>
          <w:tcPr>
            <w:tcW w:w="960" w:type="dxa"/>
            <w:noWrap/>
            <w:hideMark/>
          </w:tcPr>
          <w:p w14:paraId="1EE2B7EE" w14:textId="77777777" w:rsidR="004E265E" w:rsidRPr="006745D0" w:rsidRDefault="004E265E" w:rsidP="006745D0">
            <w:pPr>
              <w:jc w:val="left"/>
              <w:rPr>
                <w:ins w:id="105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53" w:author="MKONDIWA, Maxwell (CIMMYT-India)" w:date="2024-07-23T07:39:00Z" w16du:dateUtc="2024-07-23T02:09:00Z">
                  <w:rPr>
                    <w:ins w:id="105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5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5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7AB6E48C" w14:textId="77777777" w:rsidR="004E265E" w:rsidRPr="006745D0" w:rsidRDefault="004E265E" w:rsidP="006745D0">
            <w:pPr>
              <w:jc w:val="right"/>
              <w:rPr>
                <w:ins w:id="105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58" w:author="MKONDIWA, Maxwell (CIMMYT-India)" w:date="2024-07-23T07:39:00Z" w16du:dateUtc="2024-07-23T02:09:00Z">
                  <w:rPr>
                    <w:ins w:id="105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6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6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27.31</w:t>
              </w:r>
            </w:ins>
          </w:p>
        </w:tc>
        <w:tc>
          <w:tcPr>
            <w:tcW w:w="1240" w:type="dxa"/>
            <w:noWrap/>
            <w:hideMark/>
          </w:tcPr>
          <w:p w14:paraId="556ACCD0" w14:textId="77777777" w:rsidR="004E265E" w:rsidRPr="006745D0" w:rsidRDefault="004E265E" w:rsidP="006745D0">
            <w:pPr>
              <w:jc w:val="right"/>
              <w:rPr>
                <w:ins w:id="106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63" w:author="MKONDIWA, Maxwell (CIMMYT-India)" w:date="2024-07-23T07:39:00Z" w16du:dateUtc="2024-07-23T02:09:00Z">
                  <w:rPr>
                    <w:ins w:id="106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6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6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27</w:t>
              </w:r>
            </w:ins>
          </w:p>
        </w:tc>
        <w:tc>
          <w:tcPr>
            <w:tcW w:w="1280" w:type="dxa"/>
            <w:noWrap/>
            <w:hideMark/>
          </w:tcPr>
          <w:p w14:paraId="7D402E70" w14:textId="77777777" w:rsidR="004E265E" w:rsidRPr="006745D0" w:rsidRDefault="004E265E" w:rsidP="006745D0">
            <w:pPr>
              <w:jc w:val="right"/>
              <w:rPr>
                <w:ins w:id="106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68" w:author="MKONDIWA, Maxwell (CIMMYT-India)" w:date="2024-07-23T07:39:00Z" w16du:dateUtc="2024-07-23T02:09:00Z">
                  <w:rPr>
                    <w:ins w:id="106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7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7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26.83</w:t>
              </w:r>
            </w:ins>
          </w:p>
        </w:tc>
        <w:tc>
          <w:tcPr>
            <w:tcW w:w="1360" w:type="dxa"/>
            <w:noWrap/>
            <w:hideMark/>
          </w:tcPr>
          <w:p w14:paraId="22426797" w14:textId="77777777" w:rsidR="004E265E" w:rsidRPr="006745D0" w:rsidRDefault="004E265E" w:rsidP="006745D0">
            <w:pPr>
              <w:jc w:val="right"/>
              <w:rPr>
                <w:ins w:id="107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73" w:author="MKONDIWA, Maxwell (CIMMYT-India)" w:date="2024-07-23T07:39:00Z" w16du:dateUtc="2024-07-23T02:09:00Z">
                  <w:rPr>
                    <w:ins w:id="107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7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7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26.78</w:t>
              </w:r>
            </w:ins>
          </w:p>
        </w:tc>
      </w:tr>
      <w:tr w:rsidR="00853750" w:rsidRPr="00853750" w14:paraId="3BF69E0F" w14:textId="77777777" w:rsidTr="00853750">
        <w:trPr>
          <w:trHeight w:val="288"/>
          <w:ins w:id="1077" w:author="MKONDIWA, Maxwell (CIMMYT-India)" w:date="2024-07-23T07:38:00Z"/>
        </w:trPr>
        <w:tc>
          <w:tcPr>
            <w:tcW w:w="2421" w:type="dxa"/>
            <w:noWrap/>
            <w:hideMark/>
          </w:tcPr>
          <w:p w14:paraId="7C49DDE4" w14:textId="77777777" w:rsidR="004E265E" w:rsidRPr="006745D0" w:rsidRDefault="004E265E" w:rsidP="006745D0">
            <w:pPr>
              <w:jc w:val="right"/>
              <w:rPr>
                <w:ins w:id="107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79" w:author="MKONDIWA, Maxwell (CIMMYT-India)" w:date="2024-07-23T07:39:00Z" w16du:dateUtc="2024-07-23T02:09:00Z">
                  <w:rPr>
                    <w:ins w:id="108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38D266FE" w14:textId="77777777" w:rsidR="004E265E" w:rsidRPr="006745D0" w:rsidRDefault="004E265E" w:rsidP="006745D0">
            <w:pPr>
              <w:jc w:val="left"/>
              <w:rPr>
                <w:ins w:id="108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82" w:author="MKONDIWA, Maxwell (CIMMYT-India)" w:date="2024-07-23T07:39:00Z" w16du:dateUtc="2024-07-23T02:09:00Z">
                  <w:rPr>
                    <w:ins w:id="108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08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8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7AC5FF27" w14:textId="77777777" w:rsidR="004E265E" w:rsidRPr="006745D0" w:rsidRDefault="004E265E" w:rsidP="006745D0">
            <w:pPr>
              <w:jc w:val="right"/>
              <w:rPr>
                <w:ins w:id="108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87" w:author="MKONDIWA, Maxwell (CIMMYT-India)" w:date="2024-07-23T07:39:00Z" w16du:dateUtc="2024-07-23T02:09:00Z">
                  <w:rPr>
                    <w:ins w:id="108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8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9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w:t>
              </w:r>
            </w:ins>
          </w:p>
        </w:tc>
        <w:tc>
          <w:tcPr>
            <w:tcW w:w="1240" w:type="dxa"/>
            <w:noWrap/>
            <w:hideMark/>
          </w:tcPr>
          <w:p w14:paraId="18DA760E" w14:textId="77777777" w:rsidR="004E265E" w:rsidRPr="006745D0" w:rsidRDefault="004E265E" w:rsidP="006745D0">
            <w:pPr>
              <w:jc w:val="right"/>
              <w:rPr>
                <w:ins w:id="109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92" w:author="MKONDIWA, Maxwell (CIMMYT-India)" w:date="2024-07-23T07:39:00Z" w16du:dateUtc="2024-07-23T02:09:00Z">
                  <w:rPr>
                    <w:ins w:id="109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9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09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0.47</w:t>
              </w:r>
            </w:ins>
          </w:p>
        </w:tc>
        <w:tc>
          <w:tcPr>
            <w:tcW w:w="1280" w:type="dxa"/>
            <w:noWrap/>
            <w:hideMark/>
          </w:tcPr>
          <w:p w14:paraId="0FEFA65E" w14:textId="77777777" w:rsidR="004E265E" w:rsidRPr="006745D0" w:rsidRDefault="004E265E" w:rsidP="006745D0">
            <w:pPr>
              <w:jc w:val="right"/>
              <w:rPr>
                <w:ins w:id="109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097" w:author="MKONDIWA, Maxwell (CIMMYT-India)" w:date="2024-07-23T07:39:00Z" w16du:dateUtc="2024-07-23T02:09:00Z">
                  <w:rPr>
                    <w:ins w:id="109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09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0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0.46</w:t>
              </w:r>
            </w:ins>
          </w:p>
        </w:tc>
        <w:tc>
          <w:tcPr>
            <w:tcW w:w="1360" w:type="dxa"/>
            <w:noWrap/>
            <w:hideMark/>
          </w:tcPr>
          <w:p w14:paraId="77CE2F39" w14:textId="77777777" w:rsidR="004E265E" w:rsidRPr="006745D0" w:rsidRDefault="004E265E" w:rsidP="006745D0">
            <w:pPr>
              <w:jc w:val="right"/>
              <w:rPr>
                <w:ins w:id="110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02" w:author="MKONDIWA, Maxwell (CIMMYT-India)" w:date="2024-07-23T07:39:00Z" w16du:dateUtc="2024-07-23T02:09:00Z">
                  <w:rPr>
                    <w:ins w:id="110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0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0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0.42</w:t>
              </w:r>
            </w:ins>
          </w:p>
        </w:tc>
      </w:tr>
      <w:tr w:rsidR="00853750" w:rsidRPr="00853750" w14:paraId="369A2285" w14:textId="77777777" w:rsidTr="00853750">
        <w:trPr>
          <w:trHeight w:val="288"/>
          <w:ins w:id="1106" w:author="MKONDIWA, Maxwell (CIMMYT-India)" w:date="2024-07-23T07:38:00Z"/>
        </w:trPr>
        <w:tc>
          <w:tcPr>
            <w:tcW w:w="2421" w:type="dxa"/>
            <w:noWrap/>
            <w:hideMark/>
          </w:tcPr>
          <w:p w14:paraId="7F1A8521" w14:textId="77777777" w:rsidR="004E265E" w:rsidRPr="006745D0" w:rsidRDefault="004E265E" w:rsidP="006745D0">
            <w:pPr>
              <w:jc w:val="left"/>
              <w:rPr>
                <w:ins w:id="110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08" w:author="MKONDIWA, Maxwell (CIMMYT-India)" w:date="2024-07-23T07:39:00Z" w16du:dateUtc="2024-07-23T02:09:00Z">
                  <w:rPr>
                    <w:ins w:id="110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1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1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Mar_tmax_18</w:t>
              </w:r>
            </w:ins>
          </w:p>
        </w:tc>
        <w:tc>
          <w:tcPr>
            <w:tcW w:w="960" w:type="dxa"/>
            <w:noWrap/>
            <w:hideMark/>
          </w:tcPr>
          <w:p w14:paraId="37724178" w14:textId="77777777" w:rsidR="004E265E" w:rsidRPr="006745D0" w:rsidRDefault="004E265E" w:rsidP="006745D0">
            <w:pPr>
              <w:jc w:val="left"/>
              <w:rPr>
                <w:ins w:id="111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13" w:author="MKONDIWA, Maxwell (CIMMYT-India)" w:date="2024-07-23T07:39:00Z" w16du:dateUtc="2024-07-23T02:09:00Z">
                  <w:rPr>
                    <w:ins w:id="111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1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1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35466373" w14:textId="77777777" w:rsidR="004E265E" w:rsidRPr="006745D0" w:rsidRDefault="004E265E" w:rsidP="006745D0">
            <w:pPr>
              <w:jc w:val="right"/>
              <w:rPr>
                <w:ins w:id="111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18" w:author="MKONDIWA, Maxwell (CIMMYT-India)" w:date="2024-07-23T07:39:00Z" w16du:dateUtc="2024-07-23T02:09:00Z">
                  <w:rPr>
                    <w:ins w:id="111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2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2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33.22</w:t>
              </w:r>
            </w:ins>
          </w:p>
        </w:tc>
        <w:tc>
          <w:tcPr>
            <w:tcW w:w="1240" w:type="dxa"/>
            <w:noWrap/>
            <w:hideMark/>
          </w:tcPr>
          <w:p w14:paraId="6861F7DC" w14:textId="77777777" w:rsidR="004E265E" w:rsidRPr="006745D0" w:rsidRDefault="004E265E" w:rsidP="006745D0">
            <w:pPr>
              <w:jc w:val="right"/>
              <w:rPr>
                <w:ins w:id="112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23" w:author="MKONDIWA, Maxwell (CIMMYT-India)" w:date="2024-07-23T07:39:00Z" w16du:dateUtc="2024-07-23T02:09:00Z">
                  <w:rPr>
                    <w:ins w:id="112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2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2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32.75</w:t>
              </w:r>
            </w:ins>
          </w:p>
        </w:tc>
        <w:tc>
          <w:tcPr>
            <w:tcW w:w="1280" w:type="dxa"/>
            <w:noWrap/>
            <w:hideMark/>
          </w:tcPr>
          <w:p w14:paraId="116E9EE6" w14:textId="77777777" w:rsidR="004E265E" w:rsidRPr="006745D0" w:rsidRDefault="004E265E" w:rsidP="006745D0">
            <w:pPr>
              <w:jc w:val="right"/>
              <w:rPr>
                <w:ins w:id="112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28" w:author="MKONDIWA, Maxwell (CIMMYT-India)" w:date="2024-07-23T07:39:00Z" w16du:dateUtc="2024-07-23T02:09:00Z">
                  <w:rPr>
                    <w:ins w:id="112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3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3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32.34</w:t>
              </w:r>
            </w:ins>
          </w:p>
        </w:tc>
        <w:tc>
          <w:tcPr>
            <w:tcW w:w="1360" w:type="dxa"/>
            <w:noWrap/>
            <w:hideMark/>
          </w:tcPr>
          <w:p w14:paraId="5BD28737" w14:textId="77777777" w:rsidR="004E265E" w:rsidRPr="006745D0" w:rsidRDefault="004E265E" w:rsidP="006745D0">
            <w:pPr>
              <w:jc w:val="right"/>
              <w:rPr>
                <w:ins w:id="113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33" w:author="MKONDIWA, Maxwell (CIMMYT-India)" w:date="2024-07-23T07:39:00Z" w16du:dateUtc="2024-07-23T02:09:00Z">
                  <w:rPr>
                    <w:ins w:id="113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3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3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32.2</w:t>
              </w:r>
            </w:ins>
          </w:p>
        </w:tc>
      </w:tr>
      <w:tr w:rsidR="00853750" w:rsidRPr="00853750" w14:paraId="44152304" w14:textId="77777777" w:rsidTr="00853750">
        <w:trPr>
          <w:trHeight w:val="288"/>
          <w:ins w:id="1137" w:author="MKONDIWA, Maxwell (CIMMYT-India)" w:date="2024-07-23T07:38:00Z"/>
        </w:trPr>
        <w:tc>
          <w:tcPr>
            <w:tcW w:w="2421" w:type="dxa"/>
            <w:noWrap/>
            <w:hideMark/>
          </w:tcPr>
          <w:p w14:paraId="522B247A" w14:textId="77777777" w:rsidR="004E265E" w:rsidRPr="006745D0" w:rsidRDefault="004E265E" w:rsidP="006745D0">
            <w:pPr>
              <w:jc w:val="right"/>
              <w:rPr>
                <w:ins w:id="113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39" w:author="MKONDIWA, Maxwell (CIMMYT-India)" w:date="2024-07-23T07:39:00Z" w16du:dateUtc="2024-07-23T02:09:00Z">
                  <w:rPr>
                    <w:ins w:id="114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5C234631" w14:textId="77777777" w:rsidR="004E265E" w:rsidRPr="006745D0" w:rsidRDefault="004E265E" w:rsidP="006745D0">
            <w:pPr>
              <w:jc w:val="left"/>
              <w:rPr>
                <w:ins w:id="114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42" w:author="MKONDIWA, Maxwell (CIMMYT-India)" w:date="2024-07-23T07:39:00Z" w16du:dateUtc="2024-07-23T02:09:00Z">
                  <w:rPr>
                    <w:ins w:id="114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14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4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5048B8E4" w14:textId="77777777" w:rsidR="004E265E" w:rsidRPr="006745D0" w:rsidRDefault="004E265E" w:rsidP="006745D0">
            <w:pPr>
              <w:jc w:val="right"/>
              <w:rPr>
                <w:ins w:id="114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47" w:author="MKONDIWA, Maxwell (CIMMYT-India)" w:date="2024-07-23T07:39:00Z" w16du:dateUtc="2024-07-23T02:09:00Z">
                  <w:rPr>
                    <w:ins w:id="114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4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5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0.59</w:t>
              </w:r>
            </w:ins>
          </w:p>
        </w:tc>
        <w:tc>
          <w:tcPr>
            <w:tcW w:w="1240" w:type="dxa"/>
            <w:noWrap/>
            <w:hideMark/>
          </w:tcPr>
          <w:p w14:paraId="10E9DCAC" w14:textId="77777777" w:rsidR="004E265E" w:rsidRPr="006745D0" w:rsidRDefault="004E265E" w:rsidP="006745D0">
            <w:pPr>
              <w:jc w:val="right"/>
              <w:rPr>
                <w:ins w:id="115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52" w:author="MKONDIWA, Maxwell (CIMMYT-India)" w:date="2024-07-23T07:39:00Z" w16du:dateUtc="2024-07-23T02:09:00Z">
                  <w:rPr>
                    <w:ins w:id="115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5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5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w:t>
              </w:r>
            </w:ins>
          </w:p>
        </w:tc>
        <w:tc>
          <w:tcPr>
            <w:tcW w:w="1280" w:type="dxa"/>
            <w:noWrap/>
            <w:hideMark/>
          </w:tcPr>
          <w:p w14:paraId="76C35DCA" w14:textId="77777777" w:rsidR="004E265E" w:rsidRPr="006745D0" w:rsidRDefault="004E265E" w:rsidP="006745D0">
            <w:pPr>
              <w:jc w:val="right"/>
              <w:rPr>
                <w:ins w:id="115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57" w:author="MKONDIWA, Maxwell (CIMMYT-India)" w:date="2024-07-23T07:39:00Z" w16du:dateUtc="2024-07-23T02:09:00Z">
                  <w:rPr>
                    <w:ins w:id="115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5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6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0.6</w:t>
              </w:r>
            </w:ins>
          </w:p>
        </w:tc>
        <w:tc>
          <w:tcPr>
            <w:tcW w:w="1360" w:type="dxa"/>
            <w:noWrap/>
            <w:hideMark/>
          </w:tcPr>
          <w:p w14:paraId="3FF20E23" w14:textId="77777777" w:rsidR="004E265E" w:rsidRPr="006745D0" w:rsidRDefault="004E265E" w:rsidP="006745D0">
            <w:pPr>
              <w:jc w:val="right"/>
              <w:rPr>
                <w:ins w:id="116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62" w:author="MKONDIWA, Maxwell (CIMMYT-India)" w:date="2024-07-23T07:39:00Z" w16du:dateUtc="2024-07-23T02:09:00Z">
                  <w:rPr>
                    <w:ins w:id="116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6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6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0.51</w:t>
              </w:r>
            </w:ins>
          </w:p>
        </w:tc>
      </w:tr>
      <w:tr w:rsidR="00853750" w:rsidRPr="00853750" w14:paraId="5D3DA244" w14:textId="77777777" w:rsidTr="00853750">
        <w:trPr>
          <w:trHeight w:val="288"/>
          <w:ins w:id="1166" w:author="MKONDIWA, Maxwell (CIMMYT-India)" w:date="2024-07-23T07:38:00Z"/>
        </w:trPr>
        <w:tc>
          <w:tcPr>
            <w:tcW w:w="2421" w:type="dxa"/>
            <w:noWrap/>
            <w:hideMark/>
          </w:tcPr>
          <w:p w14:paraId="79ED232C" w14:textId="77777777" w:rsidR="004E265E" w:rsidRPr="006745D0" w:rsidRDefault="004E265E" w:rsidP="006745D0">
            <w:pPr>
              <w:jc w:val="left"/>
              <w:rPr>
                <w:ins w:id="116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68" w:author="MKONDIWA, Maxwell (CIMMYT-India)" w:date="2024-07-23T07:39:00Z" w16du:dateUtc="2024-07-23T02:09:00Z">
                  <w:rPr>
                    <w:ins w:id="116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7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7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Apr_tmax_18</w:t>
              </w:r>
            </w:ins>
          </w:p>
        </w:tc>
        <w:tc>
          <w:tcPr>
            <w:tcW w:w="960" w:type="dxa"/>
            <w:noWrap/>
            <w:hideMark/>
          </w:tcPr>
          <w:p w14:paraId="196B3D35" w14:textId="77777777" w:rsidR="004E265E" w:rsidRPr="006745D0" w:rsidRDefault="004E265E" w:rsidP="006745D0">
            <w:pPr>
              <w:jc w:val="left"/>
              <w:rPr>
                <w:ins w:id="117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73" w:author="MKONDIWA, Maxwell (CIMMYT-India)" w:date="2024-07-23T07:39:00Z" w16du:dateUtc="2024-07-23T02:09:00Z">
                  <w:rPr>
                    <w:ins w:id="117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7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7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4217D539" w14:textId="77777777" w:rsidR="004E265E" w:rsidRPr="006745D0" w:rsidRDefault="004E265E" w:rsidP="006745D0">
            <w:pPr>
              <w:jc w:val="right"/>
              <w:rPr>
                <w:ins w:id="117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78" w:author="MKONDIWA, Maxwell (CIMMYT-India)" w:date="2024-07-23T07:39:00Z" w16du:dateUtc="2024-07-23T02:09:00Z">
                  <w:rPr>
                    <w:ins w:id="117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8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8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36.9</w:t>
              </w:r>
            </w:ins>
          </w:p>
        </w:tc>
        <w:tc>
          <w:tcPr>
            <w:tcW w:w="1240" w:type="dxa"/>
            <w:noWrap/>
            <w:hideMark/>
          </w:tcPr>
          <w:p w14:paraId="275BC3AD" w14:textId="77777777" w:rsidR="004E265E" w:rsidRPr="006745D0" w:rsidRDefault="004E265E" w:rsidP="006745D0">
            <w:pPr>
              <w:jc w:val="right"/>
              <w:rPr>
                <w:ins w:id="118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83" w:author="MKONDIWA, Maxwell (CIMMYT-India)" w:date="2024-07-23T07:39:00Z" w16du:dateUtc="2024-07-23T02:09:00Z">
                  <w:rPr>
                    <w:ins w:id="118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8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8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35.89</w:t>
              </w:r>
            </w:ins>
          </w:p>
        </w:tc>
        <w:tc>
          <w:tcPr>
            <w:tcW w:w="1280" w:type="dxa"/>
            <w:noWrap/>
            <w:hideMark/>
          </w:tcPr>
          <w:p w14:paraId="066E80C5" w14:textId="77777777" w:rsidR="004E265E" w:rsidRPr="006745D0" w:rsidRDefault="004E265E" w:rsidP="006745D0">
            <w:pPr>
              <w:jc w:val="right"/>
              <w:rPr>
                <w:ins w:id="118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88" w:author="MKONDIWA, Maxwell (CIMMYT-India)" w:date="2024-07-23T07:39:00Z" w16du:dateUtc="2024-07-23T02:09:00Z">
                  <w:rPr>
                    <w:ins w:id="118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9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9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34.88</w:t>
              </w:r>
            </w:ins>
          </w:p>
        </w:tc>
        <w:tc>
          <w:tcPr>
            <w:tcW w:w="1360" w:type="dxa"/>
            <w:noWrap/>
            <w:hideMark/>
          </w:tcPr>
          <w:p w14:paraId="584EAC87" w14:textId="77777777" w:rsidR="004E265E" w:rsidRPr="006745D0" w:rsidRDefault="004E265E" w:rsidP="006745D0">
            <w:pPr>
              <w:jc w:val="right"/>
              <w:rPr>
                <w:ins w:id="119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93" w:author="MKONDIWA, Maxwell (CIMMYT-India)" w:date="2024-07-23T07:39:00Z" w16du:dateUtc="2024-07-23T02:09:00Z">
                  <w:rPr>
                    <w:ins w:id="119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19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19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34.75</w:t>
              </w:r>
            </w:ins>
          </w:p>
        </w:tc>
      </w:tr>
      <w:tr w:rsidR="00853750" w:rsidRPr="00853750" w14:paraId="28E7841B" w14:textId="77777777" w:rsidTr="00853750">
        <w:trPr>
          <w:trHeight w:val="288"/>
          <w:ins w:id="1197" w:author="MKONDIWA, Maxwell (CIMMYT-India)" w:date="2024-07-23T07:38:00Z"/>
        </w:trPr>
        <w:tc>
          <w:tcPr>
            <w:tcW w:w="2421" w:type="dxa"/>
            <w:noWrap/>
            <w:hideMark/>
          </w:tcPr>
          <w:p w14:paraId="2086E1C6" w14:textId="77777777" w:rsidR="004E265E" w:rsidRPr="006745D0" w:rsidRDefault="004E265E" w:rsidP="006745D0">
            <w:pPr>
              <w:jc w:val="right"/>
              <w:rPr>
                <w:ins w:id="119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199" w:author="MKONDIWA, Maxwell (CIMMYT-India)" w:date="2024-07-23T07:39:00Z" w16du:dateUtc="2024-07-23T02:09:00Z">
                  <w:rPr>
                    <w:ins w:id="120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71901EF3" w14:textId="77777777" w:rsidR="004E265E" w:rsidRPr="006745D0" w:rsidRDefault="004E265E" w:rsidP="006745D0">
            <w:pPr>
              <w:jc w:val="left"/>
              <w:rPr>
                <w:ins w:id="120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02" w:author="MKONDIWA, Maxwell (CIMMYT-India)" w:date="2024-07-23T07:39:00Z" w16du:dateUtc="2024-07-23T02:09:00Z">
                  <w:rPr>
                    <w:ins w:id="120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20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0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41004F0E" w14:textId="77777777" w:rsidR="004E265E" w:rsidRPr="006745D0" w:rsidRDefault="004E265E" w:rsidP="006745D0">
            <w:pPr>
              <w:jc w:val="right"/>
              <w:rPr>
                <w:ins w:id="120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07" w:author="MKONDIWA, Maxwell (CIMMYT-India)" w:date="2024-07-23T07:39:00Z" w16du:dateUtc="2024-07-23T02:09:00Z">
                  <w:rPr>
                    <w:ins w:id="120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0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1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0.93</w:t>
              </w:r>
            </w:ins>
          </w:p>
        </w:tc>
        <w:tc>
          <w:tcPr>
            <w:tcW w:w="1240" w:type="dxa"/>
            <w:noWrap/>
            <w:hideMark/>
          </w:tcPr>
          <w:p w14:paraId="43E5B2D0" w14:textId="77777777" w:rsidR="004E265E" w:rsidRPr="006745D0" w:rsidRDefault="004E265E" w:rsidP="006745D0">
            <w:pPr>
              <w:jc w:val="right"/>
              <w:rPr>
                <w:ins w:id="121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12" w:author="MKONDIWA, Maxwell (CIMMYT-India)" w:date="2024-07-23T07:39:00Z" w16du:dateUtc="2024-07-23T02:09:00Z">
                  <w:rPr>
                    <w:ins w:id="121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1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1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1.43</w:t>
              </w:r>
            </w:ins>
          </w:p>
        </w:tc>
        <w:tc>
          <w:tcPr>
            <w:tcW w:w="1280" w:type="dxa"/>
            <w:noWrap/>
            <w:hideMark/>
          </w:tcPr>
          <w:p w14:paraId="5E09B086" w14:textId="77777777" w:rsidR="004E265E" w:rsidRPr="006745D0" w:rsidRDefault="004E265E" w:rsidP="006745D0">
            <w:pPr>
              <w:jc w:val="right"/>
              <w:rPr>
                <w:ins w:id="121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17" w:author="MKONDIWA, Maxwell (CIMMYT-India)" w:date="2024-07-23T07:39:00Z" w16du:dateUtc="2024-07-23T02:09:00Z">
                  <w:rPr>
                    <w:ins w:id="121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1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2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1.39</w:t>
              </w:r>
            </w:ins>
          </w:p>
        </w:tc>
        <w:tc>
          <w:tcPr>
            <w:tcW w:w="1360" w:type="dxa"/>
            <w:noWrap/>
            <w:hideMark/>
          </w:tcPr>
          <w:p w14:paraId="34C5F227" w14:textId="77777777" w:rsidR="004E265E" w:rsidRPr="006745D0" w:rsidRDefault="004E265E" w:rsidP="006745D0">
            <w:pPr>
              <w:jc w:val="right"/>
              <w:rPr>
                <w:ins w:id="122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22" w:author="MKONDIWA, Maxwell (CIMMYT-India)" w:date="2024-07-23T07:39:00Z" w16du:dateUtc="2024-07-23T02:09:00Z">
                  <w:rPr>
                    <w:ins w:id="122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2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2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1.24</w:t>
              </w:r>
            </w:ins>
          </w:p>
        </w:tc>
      </w:tr>
      <w:tr w:rsidR="00853750" w:rsidRPr="00853750" w14:paraId="7BD86D4D" w14:textId="77777777" w:rsidTr="00853750">
        <w:trPr>
          <w:trHeight w:val="288"/>
          <w:ins w:id="1226" w:author="MKONDIWA, Maxwell (CIMMYT-India)" w:date="2024-07-23T07:38:00Z"/>
        </w:trPr>
        <w:tc>
          <w:tcPr>
            <w:tcW w:w="2421" w:type="dxa"/>
            <w:noWrap/>
            <w:hideMark/>
          </w:tcPr>
          <w:p w14:paraId="54C3D3A7" w14:textId="77777777" w:rsidR="004E265E" w:rsidRPr="006745D0" w:rsidRDefault="004E265E" w:rsidP="006745D0">
            <w:pPr>
              <w:jc w:val="left"/>
              <w:rPr>
                <w:ins w:id="122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28" w:author="MKONDIWA, Maxwell (CIMMYT-India)" w:date="2024-07-23T07:39:00Z" w16du:dateUtc="2024-07-23T02:09:00Z">
                  <w:rPr>
                    <w:ins w:id="122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3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3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Weed severity</w:t>
              </w:r>
            </w:ins>
          </w:p>
        </w:tc>
        <w:tc>
          <w:tcPr>
            <w:tcW w:w="960" w:type="dxa"/>
            <w:noWrap/>
            <w:hideMark/>
          </w:tcPr>
          <w:p w14:paraId="779B9152" w14:textId="77777777" w:rsidR="004E265E" w:rsidRPr="006745D0" w:rsidRDefault="004E265E" w:rsidP="006745D0">
            <w:pPr>
              <w:jc w:val="left"/>
              <w:rPr>
                <w:ins w:id="123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33" w:author="MKONDIWA, Maxwell (CIMMYT-India)" w:date="2024-07-23T07:39:00Z" w16du:dateUtc="2024-07-23T02:09:00Z">
                  <w:rPr>
                    <w:ins w:id="123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3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3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2622E6F5" w14:textId="77777777" w:rsidR="004E265E" w:rsidRPr="006745D0" w:rsidRDefault="004E265E" w:rsidP="006745D0">
            <w:pPr>
              <w:jc w:val="right"/>
              <w:rPr>
                <w:ins w:id="123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38" w:author="MKONDIWA, Maxwell (CIMMYT-India)" w:date="2024-07-23T07:39:00Z" w16du:dateUtc="2024-07-23T02:09:00Z">
                  <w:rPr>
                    <w:ins w:id="123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4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4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2.75</w:t>
              </w:r>
            </w:ins>
          </w:p>
        </w:tc>
        <w:tc>
          <w:tcPr>
            <w:tcW w:w="1240" w:type="dxa"/>
            <w:noWrap/>
            <w:hideMark/>
          </w:tcPr>
          <w:p w14:paraId="24031BB3" w14:textId="77777777" w:rsidR="004E265E" w:rsidRPr="006745D0" w:rsidRDefault="004E265E" w:rsidP="006745D0">
            <w:pPr>
              <w:jc w:val="right"/>
              <w:rPr>
                <w:ins w:id="124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43" w:author="MKONDIWA, Maxwell (CIMMYT-India)" w:date="2024-07-23T07:39:00Z" w16du:dateUtc="2024-07-23T02:09:00Z">
                  <w:rPr>
                    <w:ins w:id="124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4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4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2.69</w:t>
              </w:r>
            </w:ins>
          </w:p>
        </w:tc>
        <w:tc>
          <w:tcPr>
            <w:tcW w:w="1280" w:type="dxa"/>
            <w:noWrap/>
            <w:hideMark/>
          </w:tcPr>
          <w:p w14:paraId="264A5B93" w14:textId="77777777" w:rsidR="004E265E" w:rsidRPr="006745D0" w:rsidRDefault="004E265E" w:rsidP="006745D0">
            <w:pPr>
              <w:jc w:val="right"/>
              <w:rPr>
                <w:ins w:id="124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48" w:author="MKONDIWA, Maxwell (CIMMYT-India)" w:date="2024-07-23T07:39:00Z" w16du:dateUtc="2024-07-23T02:09:00Z">
                  <w:rPr>
                    <w:ins w:id="124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5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5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2.76</w:t>
              </w:r>
            </w:ins>
          </w:p>
        </w:tc>
        <w:tc>
          <w:tcPr>
            <w:tcW w:w="1360" w:type="dxa"/>
            <w:noWrap/>
            <w:hideMark/>
          </w:tcPr>
          <w:p w14:paraId="0DA7DD10" w14:textId="77777777" w:rsidR="004E265E" w:rsidRPr="006745D0" w:rsidRDefault="004E265E" w:rsidP="006745D0">
            <w:pPr>
              <w:jc w:val="right"/>
              <w:rPr>
                <w:ins w:id="125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53" w:author="MKONDIWA, Maxwell (CIMMYT-India)" w:date="2024-07-23T07:39:00Z" w16du:dateUtc="2024-07-23T02:09:00Z">
                  <w:rPr>
                    <w:ins w:id="125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5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5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2.67</w:t>
              </w:r>
            </w:ins>
          </w:p>
        </w:tc>
      </w:tr>
      <w:tr w:rsidR="00853750" w:rsidRPr="00853750" w14:paraId="2A6BA215" w14:textId="77777777" w:rsidTr="00853750">
        <w:trPr>
          <w:trHeight w:val="288"/>
          <w:ins w:id="1257" w:author="MKONDIWA, Maxwell (CIMMYT-India)" w:date="2024-07-23T07:38:00Z"/>
        </w:trPr>
        <w:tc>
          <w:tcPr>
            <w:tcW w:w="2421" w:type="dxa"/>
            <w:noWrap/>
            <w:hideMark/>
          </w:tcPr>
          <w:p w14:paraId="38E60F8B" w14:textId="77777777" w:rsidR="004E265E" w:rsidRPr="006745D0" w:rsidRDefault="004E265E" w:rsidP="006745D0">
            <w:pPr>
              <w:jc w:val="right"/>
              <w:rPr>
                <w:ins w:id="125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59" w:author="MKONDIWA, Maxwell (CIMMYT-India)" w:date="2024-07-23T07:39:00Z" w16du:dateUtc="2024-07-23T02:09:00Z">
                  <w:rPr>
                    <w:ins w:id="126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6CEF28FA" w14:textId="77777777" w:rsidR="004E265E" w:rsidRPr="006745D0" w:rsidRDefault="004E265E" w:rsidP="006745D0">
            <w:pPr>
              <w:jc w:val="left"/>
              <w:rPr>
                <w:ins w:id="126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62" w:author="MKONDIWA, Maxwell (CIMMYT-India)" w:date="2024-07-23T07:39:00Z" w16du:dateUtc="2024-07-23T02:09:00Z">
                  <w:rPr>
                    <w:ins w:id="126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26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6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2E03E4B9" w14:textId="77777777" w:rsidR="004E265E" w:rsidRPr="006745D0" w:rsidRDefault="004E265E" w:rsidP="006745D0">
            <w:pPr>
              <w:jc w:val="right"/>
              <w:rPr>
                <w:ins w:id="126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67" w:author="MKONDIWA, Maxwell (CIMMYT-India)" w:date="2024-07-23T07:39:00Z" w16du:dateUtc="2024-07-23T02:09:00Z">
                  <w:rPr>
                    <w:ins w:id="126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6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7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0.72</w:t>
              </w:r>
            </w:ins>
          </w:p>
        </w:tc>
        <w:tc>
          <w:tcPr>
            <w:tcW w:w="1240" w:type="dxa"/>
            <w:noWrap/>
            <w:hideMark/>
          </w:tcPr>
          <w:p w14:paraId="666A683E" w14:textId="77777777" w:rsidR="004E265E" w:rsidRPr="006745D0" w:rsidRDefault="004E265E" w:rsidP="006745D0">
            <w:pPr>
              <w:jc w:val="right"/>
              <w:rPr>
                <w:ins w:id="127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72" w:author="MKONDIWA, Maxwell (CIMMYT-India)" w:date="2024-07-23T07:39:00Z" w16du:dateUtc="2024-07-23T02:09:00Z">
                  <w:rPr>
                    <w:ins w:id="127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7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7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0.76</w:t>
              </w:r>
            </w:ins>
          </w:p>
        </w:tc>
        <w:tc>
          <w:tcPr>
            <w:tcW w:w="1280" w:type="dxa"/>
            <w:noWrap/>
            <w:hideMark/>
          </w:tcPr>
          <w:p w14:paraId="1B2E06F7" w14:textId="77777777" w:rsidR="004E265E" w:rsidRPr="006745D0" w:rsidRDefault="004E265E" w:rsidP="006745D0">
            <w:pPr>
              <w:jc w:val="right"/>
              <w:rPr>
                <w:ins w:id="127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77" w:author="MKONDIWA, Maxwell (CIMMYT-India)" w:date="2024-07-23T07:39:00Z" w16du:dateUtc="2024-07-23T02:09:00Z">
                  <w:rPr>
                    <w:ins w:id="127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7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8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0.75</w:t>
              </w:r>
            </w:ins>
          </w:p>
        </w:tc>
        <w:tc>
          <w:tcPr>
            <w:tcW w:w="1360" w:type="dxa"/>
            <w:noWrap/>
            <w:hideMark/>
          </w:tcPr>
          <w:p w14:paraId="4FCDEF8C" w14:textId="77777777" w:rsidR="004E265E" w:rsidRPr="006745D0" w:rsidRDefault="004E265E" w:rsidP="006745D0">
            <w:pPr>
              <w:jc w:val="right"/>
              <w:rPr>
                <w:ins w:id="128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82" w:author="MKONDIWA, Maxwell (CIMMYT-India)" w:date="2024-07-23T07:39:00Z" w16du:dateUtc="2024-07-23T02:09:00Z">
                  <w:rPr>
                    <w:ins w:id="128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8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8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0.76</w:t>
              </w:r>
            </w:ins>
          </w:p>
        </w:tc>
      </w:tr>
      <w:tr w:rsidR="00853750" w:rsidRPr="00853750" w14:paraId="24FB81CD" w14:textId="77777777" w:rsidTr="00853750">
        <w:trPr>
          <w:trHeight w:val="288"/>
          <w:ins w:id="1286" w:author="MKONDIWA, Maxwell (CIMMYT-India)" w:date="2024-07-23T07:38:00Z"/>
        </w:trPr>
        <w:tc>
          <w:tcPr>
            <w:tcW w:w="2421" w:type="dxa"/>
            <w:noWrap/>
            <w:hideMark/>
          </w:tcPr>
          <w:p w14:paraId="7E35B965" w14:textId="77777777" w:rsidR="004E265E" w:rsidRPr="006745D0" w:rsidRDefault="004E265E" w:rsidP="006745D0">
            <w:pPr>
              <w:jc w:val="left"/>
              <w:rPr>
                <w:ins w:id="128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88" w:author="MKONDIWA, Maxwell (CIMMYT-India)" w:date="2024-07-23T07:39:00Z" w16du:dateUtc="2024-07-23T02:09:00Z">
                  <w:rPr>
                    <w:ins w:id="128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9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9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Disease severity</w:t>
              </w:r>
            </w:ins>
          </w:p>
        </w:tc>
        <w:tc>
          <w:tcPr>
            <w:tcW w:w="960" w:type="dxa"/>
            <w:noWrap/>
            <w:hideMark/>
          </w:tcPr>
          <w:p w14:paraId="6E16599D" w14:textId="77777777" w:rsidR="004E265E" w:rsidRPr="006745D0" w:rsidRDefault="004E265E" w:rsidP="006745D0">
            <w:pPr>
              <w:jc w:val="left"/>
              <w:rPr>
                <w:ins w:id="129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93" w:author="MKONDIWA, Maxwell (CIMMYT-India)" w:date="2024-07-23T07:39:00Z" w16du:dateUtc="2024-07-23T02:09:00Z">
                  <w:rPr>
                    <w:ins w:id="129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29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29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6A78DB09" w14:textId="77777777" w:rsidR="004E265E" w:rsidRPr="006745D0" w:rsidRDefault="004E265E" w:rsidP="006745D0">
            <w:pPr>
              <w:jc w:val="right"/>
              <w:rPr>
                <w:ins w:id="129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298" w:author="MKONDIWA, Maxwell (CIMMYT-India)" w:date="2024-07-23T07:39:00Z" w16du:dateUtc="2024-07-23T02:09:00Z">
                  <w:rPr>
                    <w:ins w:id="129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0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0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1.71</w:t>
              </w:r>
            </w:ins>
          </w:p>
        </w:tc>
        <w:tc>
          <w:tcPr>
            <w:tcW w:w="1240" w:type="dxa"/>
            <w:noWrap/>
            <w:hideMark/>
          </w:tcPr>
          <w:p w14:paraId="3977E3FA" w14:textId="77777777" w:rsidR="004E265E" w:rsidRPr="006745D0" w:rsidRDefault="004E265E" w:rsidP="006745D0">
            <w:pPr>
              <w:jc w:val="right"/>
              <w:rPr>
                <w:ins w:id="130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03" w:author="MKONDIWA, Maxwell (CIMMYT-India)" w:date="2024-07-23T07:39:00Z" w16du:dateUtc="2024-07-23T02:09:00Z">
                  <w:rPr>
                    <w:ins w:id="130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0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0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1.47</w:t>
              </w:r>
            </w:ins>
          </w:p>
        </w:tc>
        <w:tc>
          <w:tcPr>
            <w:tcW w:w="1280" w:type="dxa"/>
            <w:noWrap/>
            <w:hideMark/>
          </w:tcPr>
          <w:p w14:paraId="4771C363" w14:textId="77777777" w:rsidR="004E265E" w:rsidRPr="006745D0" w:rsidRDefault="004E265E" w:rsidP="006745D0">
            <w:pPr>
              <w:jc w:val="right"/>
              <w:rPr>
                <w:ins w:id="130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08" w:author="MKONDIWA, Maxwell (CIMMYT-India)" w:date="2024-07-23T07:39:00Z" w16du:dateUtc="2024-07-23T02:09:00Z">
                  <w:rPr>
                    <w:ins w:id="130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1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1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1.42</w:t>
              </w:r>
            </w:ins>
          </w:p>
        </w:tc>
        <w:tc>
          <w:tcPr>
            <w:tcW w:w="1360" w:type="dxa"/>
            <w:noWrap/>
            <w:hideMark/>
          </w:tcPr>
          <w:p w14:paraId="7261976F" w14:textId="77777777" w:rsidR="004E265E" w:rsidRPr="006745D0" w:rsidRDefault="004E265E" w:rsidP="006745D0">
            <w:pPr>
              <w:jc w:val="right"/>
              <w:rPr>
                <w:ins w:id="131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13" w:author="MKONDIWA, Maxwell (CIMMYT-India)" w:date="2024-07-23T07:39:00Z" w16du:dateUtc="2024-07-23T02:09:00Z">
                  <w:rPr>
                    <w:ins w:id="131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1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1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1.34</w:t>
              </w:r>
            </w:ins>
          </w:p>
        </w:tc>
      </w:tr>
      <w:tr w:rsidR="00853750" w:rsidRPr="00853750" w14:paraId="174BA31A" w14:textId="77777777" w:rsidTr="00853750">
        <w:trPr>
          <w:trHeight w:val="288"/>
          <w:ins w:id="1317" w:author="MKONDIWA, Maxwell (CIMMYT-India)" w:date="2024-07-23T07:38:00Z"/>
        </w:trPr>
        <w:tc>
          <w:tcPr>
            <w:tcW w:w="2421" w:type="dxa"/>
            <w:noWrap/>
            <w:hideMark/>
          </w:tcPr>
          <w:p w14:paraId="5FAF4E57" w14:textId="77777777" w:rsidR="004E265E" w:rsidRPr="006745D0" w:rsidRDefault="004E265E" w:rsidP="006745D0">
            <w:pPr>
              <w:jc w:val="right"/>
              <w:rPr>
                <w:ins w:id="131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19" w:author="MKONDIWA, Maxwell (CIMMYT-India)" w:date="2024-07-23T07:39:00Z" w16du:dateUtc="2024-07-23T02:09:00Z">
                  <w:rPr>
                    <w:ins w:id="132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635D5AA3" w14:textId="77777777" w:rsidR="004E265E" w:rsidRPr="006745D0" w:rsidRDefault="004E265E" w:rsidP="006745D0">
            <w:pPr>
              <w:jc w:val="left"/>
              <w:rPr>
                <w:ins w:id="132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22" w:author="MKONDIWA, Maxwell (CIMMYT-India)" w:date="2024-07-23T07:39:00Z" w16du:dateUtc="2024-07-23T02:09:00Z">
                  <w:rPr>
                    <w:ins w:id="132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32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2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0F6B02CC" w14:textId="77777777" w:rsidR="004E265E" w:rsidRPr="006745D0" w:rsidRDefault="004E265E" w:rsidP="006745D0">
            <w:pPr>
              <w:jc w:val="right"/>
              <w:rPr>
                <w:ins w:id="132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27" w:author="MKONDIWA, Maxwell (CIMMYT-India)" w:date="2024-07-23T07:39:00Z" w16du:dateUtc="2024-07-23T02:09:00Z">
                  <w:rPr>
                    <w:ins w:id="132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2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3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0.77</w:t>
              </w:r>
            </w:ins>
          </w:p>
        </w:tc>
        <w:tc>
          <w:tcPr>
            <w:tcW w:w="1240" w:type="dxa"/>
            <w:noWrap/>
            <w:hideMark/>
          </w:tcPr>
          <w:p w14:paraId="17570EF3" w14:textId="77777777" w:rsidR="004E265E" w:rsidRPr="006745D0" w:rsidRDefault="004E265E" w:rsidP="006745D0">
            <w:pPr>
              <w:jc w:val="right"/>
              <w:rPr>
                <w:ins w:id="133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32" w:author="MKONDIWA, Maxwell (CIMMYT-India)" w:date="2024-07-23T07:39:00Z" w16du:dateUtc="2024-07-23T02:09:00Z">
                  <w:rPr>
                    <w:ins w:id="133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3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3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0.67</w:t>
              </w:r>
            </w:ins>
          </w:p>
        </w:tc>
        <w:tc>
          <w:tcPr>
            <w:tcW w:w="1280" w:type="dxa"/>
            <w:noWrap/>
            <w:hideMark/>
          </w:tcPr>
          <w:p w14:paraId="01E534A8" w14:textId="77777777" w:rsidR="004E265E" w:rsidRPr="006745D0" w:rsidRDefault="004E265E" w:rsidP="006745D0">
            <w:pPr>
              <w:jc w:val="right"/>
              <w:rPr>
                <w:ins w:id="133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37" w:author="MKONDIWA, Maxwell (CIMMYT-India)" w:date="2024-07-23T07:39:00Z" w16du:dateUtc="2024-07-23T02:09:00Z">
                  <w:rPr>
                    <w:ins w:id="133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3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4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0.67</w:t>
              </w:r>
            </w:ins>
          </w:p>
        </w:tc>
        <w:tc>
          <w:tcPr>
            <w:tcW w:w="1360" w:type="dxa"/>
            <w:noWrap/>
            <w:hideMark/>
          </w:tcPr>
          <w:p w14:paraId="5121C33C" w14:textId="77777777" w:rsidR="004E265E" w:rsidRPr="006745D0" w:rsidRDefault="004E265E" w:rsidP="006745D0">
            <w:pPr>
              <w:jc w:val="right"/>
              <w:rPr>
                <w:ins w:id="134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42" w:author="MKONDIWA, Maxwell (CIMMYT-India)" w:date="2024-07-23T07:39:00Z" w16du:dateUtc="2024-07-23T02:09:00Z">
                  <w:rPr>
                    <w:ins w:id="134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4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4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0.65</w:t>
              </w:r>
            </w:ins>
          </w:p>
        </w:tc>
      </w:tr>
      <w:tr w:rsidR="00853750" w:rsidRPr="00853750" w14:paraId="7D0116FB" w14:textId="77777777" w:rsidTr="00853750">
        <w:trPr>
          <w:trHeight w:val="288"/>
          <w:ins w:id="1346" w:author="MKONDIWA, Maxwell (CIMMYT-India)" w:date="2024-07-23T07:38:00Z"/>
        </w:trPr>
        <w:tc>
          <w:tcPr>
            <w:tcW w:w="2421" w:type="dxa"/>
            <w:noWrap/>
            <w:hideMark/>
          </w:tcPr>
          <w:p w14:paraId="4BBCDFCE" w14:textId="77777777" w:rsidR="004E265E" w:rsidRPr="006745D0" w:rsidRDefault="004E265E" w:rsidP="006745D0">
            <w:pPr>
              <w:jc w:val="left"/>
              <w:rPr>
                <w:ins w:id="134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48" w:author="MKONDIWA, Maxwell (CIMMYT-India)" w:date="2024-07-23T07:39:00Z" w16du:dateUtc="2024-07-23T02:09:00Z">
                  <w:rPr>
                    <w:ins w:id="134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5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5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Insect severity</w:t>
              </w:r>
            </w:ins>
          </w:p>
        </w:tc>
        <w:tc>
          <w:tcPr>
            <w:tcW w:w="960" w:type="dxa"/>
            <w:noWrap/>
            <w:hideMark/>
          </w:tcPr>
          <w:p w14:paraId="27E2C6FE" w14:textId="77777777" w:rsidR="004E265E" w:rsidRPr="006745D0" w:rsidRDefault="004E265E" w:rsidP="006745D0">
            <w:pPr>
              <w:jc w:val="left"/>
              <w:rPr>
                <w:ins w:id="135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53" w:author="MKONDIWA, Maxwell (CIMMYT-India)" w:date="2024-07-23T07:39:00Z" w16du:dateUtc="2024-07-23T02:09:00Z">
                  <w:rPr>
                    <w:ins w:id="135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5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5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41F8B9FE" w14:textId="77777777" w:rsidR="004E265E" w:rsidRPr="006745D0" w:rsidRDefault="004E265E" w:rsidP="006745D0">
            <w:pPr>
              <w:jc w:val="right"/>
              <w:rPr>
                <w:ins w:id="135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58" w:author="MKONDIWA, Maxwell (CIMMYT-India)" w:date="2024-07-23T07:39:00Z" w16du:dateUtc="2024-07-23T02:09:00Z">
                  <w:rPr>
                    <w:ins w:id="135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6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6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1.78</w:t>
              </w:r>
            </w:ins>
          </w:p>
        </w:tc>
        <w:tc>
          <w:tcPr>
            <w:tcW w:w="1240" w:type="dxa"/>
            <w:noWrap/>
            <w:hideMark/>
          </w:tcPr>
          <w:p w14:paraId="7E041631" w14:textId="77777777" w:rsidR="004E265E" w:rsidRPr="006745D0" w:rsidRDefault="004E265E" w:rsidP="006745D0">
            <w:pPr>
              <w:jc w:val="right"/>
              <w:rPr>
                <w:ins w:id="136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63" w:author="MKONDIWA, Maxwell (CIMMYT-India)" w:date="2024-07-23T07:39:00Z" w16du:dateUtc="2024-07-23T02:09:00Z">
                  <w:rPr>
                    <w:ins w:id="136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6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6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1.56</w:t>
              </w:r>
            </w:ins>
          </w:p>
        </w:tc>
        <w:tc>
          <w:tcPr>
            <w:tcW w:w="1280" w:type="dxa"/>
            <w:noWrap/>
            <w:hideMark/>
          </w:tcPr>
          <w:p w14:paraId="7DD45C98" w14:textId="77777777" w:rsidR="004E265E" w:rsidRPr="006745D0" w:rsidRDefault="004E265E" w:rsidP="006745D0">
            <w:pPr>
              <w:jc w:val="right"/>
              <w:rPr>
                <w:ins w:id="136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68" w:author="MKONDIWA, Maxwell (CIMMYT-India)" w:date="2024-07-23T07:39:00Z" w16du:dateUtc="2024-07-23T02:09:00Z">
                  <w:rPr>
                    <w:ins w:id="136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7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7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1.56</w:t>
              </w:r>
            </w:ins>
          </w:p>
        </w:tc>
        <w:tc>
          <w:tcPr>
            <w:tcW w:w="1360" w:type="dxa"/>
            <w:noWrap/>
            <w:hideMark/>
          </w:tcPr>
          <w:p w14:paraId="56F12ABA" w14:textId="77777777" w:rsidR="004E265E" w:rsidRPr="006745D0" w:rsidRDefault="004E265E" w:rsidP="006745D0">
            <w:pPr>
              <w:jc w:val="right"/>
              <w:rPr>
                <w:ins w:id="137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73" w:author="MKONDIWA, Maxwell (CIMMYT-India)" w:date="2024-07-23T07:39:00Z" w16du:dateUtc="2024-07-23T02:09:00Z">
                  <w:rPr>
                    <w:ins w:id="137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7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7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1.63</w:t>
              </w:r>
            </w:ins>
          </w:p>
        </w:tc>
      </w:tr>
      <w:tr w:rsidR="00853750" w:rsidRPr="00853750" w14:paraId="53B8975F" w14:textId="77777777" w:rsidTr="00853750">
        <w:trPr>
          <w:trHeight w:val="288"/>
          <w:ins w:id="1377" w:author="MKONDIWA, Maxwell (CIMMYT-India)" w:date="2024-07-23T07:38:00Z"/>
        </w:trPr>
        <w:tc>
          <w:tcPr>
            <w:tcW w:w="2421" w:type="dxa"/>
            <w:noWrap/>
            <w:hideMark/>
          </w:tcPr>
          <w:p w14:paraId="2DDB8D3A" w14:textId="77777777" w:rsidR="004E265E" w:rsidRPr="006745D0" w:rsidRDefault="004E265E" w:rsidP="006745D0">
            <w:pPr>
              <w:jc w:val="right"/>
              <w:rPr>
                <w:ins w:id="137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79" w:author="MKONDIWA, Maxwell (CIMMYT-India)" w:date="2024-07-23T07:39:00Z" w16du:dateUtc="2024-07-23T02:09:00Z">
                  <w:rPr>
                    <w:ins w:id="138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5AC5AF3A" w14:textId="77777777" w:rsidR="004E265E" w:rsidRPr="006745D0" w:rsidRDefault="004E265E" w:rsidP="006745D0">
            <w:pPr>
              <w:jc w:val="left"/>
              <w:rPr>
                <w:ins w:id="138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82" w:author="MKONDIWA, Maxwell (CIMMYT-India)" w:date="2024-07-23T07:39:00Z" w16du:dateUtc="2024-07-23T02:09:00Z">
                  <w:rPr>
                    <w:ins w:id="138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38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8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6CE03702" w14:textId="77777777" w:rsidR="004E265E" w:rsidRPr="006745D0" w:rsidRDefault="004E265E" w:rsidP="006745D0">
            <w:pPr>
              <w:jc w:val="right"/>
              <w:rPr>
                <w:ins w:id="138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87" w:author="MKONDIWA, Maxwell (CIMMYT-India)" w:date="2024-07-23T07:39:00Z" w16du:dateUtc="2024-07-23T02:09:00Z">
                  <w:rPr>
                    <w:ins w:id="138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8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9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0.79</w:t>
              </w:r>
            </w:ins>
          </w:p>
        </w:tc>
        <w:tc>
          <w:tcPr>
            <w:tcW w:w="1240" w:type="dxa"/>
            <w:noWrap/>
            <w:hideMark/>
          </w:tcPr>
          <w:p w14:paraId="70AB39FD" w14:textId="77777777" w:rsidR="004E265E" w:rsidRPr="006745D0" w:rsidRDefault="004E265E" w:rsidP="006745D0">
            <w:pPr>
              <w:jc w:val="right"/>
              <w:rPr>
                <w:ins w:id="139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92" w:author="MKONDIWA, Maxwell (CIMMYT-India)" w:date="2024-07-23T07:39:00Z" w16du:dateUtc="2024-07-23T02:09:00Z">
                  <w:rPr>
                    <w:ins w:id="139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9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39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0.71</w:t>
              </w:r>
            </w:ins>
          </w:p>
        </w:tc>
        <w:tc>
          <w:tcPr>
            <w:tcW w:w="1280" w:type="dxa"/>
            <w:noWrap/>
            <w:hideMark/>
          </w:tcPr>
          <w:p w14:paraId="73DC9F42" w14:textId="77777777" w:rsidR="004E265E" w:rsidRPr="006745D0" w:rsidRDefault="004E265E" w:rsidP="006745D0">
            <w:pPr>
              <w:jc w:val="right"/>
              <w:rPr>
                <w:ins w:id="139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397" w:author="MKONDIWA, Maxwell (CIMMYT-India)" w:date="2024-07-23T07:39:00Z" w16du:dateUtc="2024-07-23T02:09:00Z">
                  <w:rPr>
                    <w:ins w:id="139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39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0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0.73</w:t>
              </w:r>
            </w:ins>
          </w:p>
        </w:tc>
        <w:tc>
          <w:tcPr>
            <w:tcW w:w="1360" w:type="dxa"/>
            <w:noWrap/>
            <w:hideMark/>
          </w:tcPr>
          <w:p w14:paraId="71D6AD05" w14:textId="77777777" w:rsidR="004E265E" w:rsidRPr="006745D0" w:rsidRDefault="004E265E" w:rsidP="006745D0">
            <w:pPr>
              <w:jc w:val="right"/>
              <w:rPr>
                <w:ins w:id="140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02" w:author="MKONDIWA, Maxwell (CIMMYT-India)" w:date="2024-07-23T07:39:00Z" w16du:dateUtc="2024-07-23T02:09:00Z">
                  <w:rPr>
                    <w:ins w:id="140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0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0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0.78</w:t>
              </w:r>
            </w:ins>
          </w:p>
        </w:tc>
      </w:tr>
      <w:tr w:rsidR="006745D0" w:rsidRPr="006745D0" w14:paraId="635D4C78" w14:textId="77777777" w:rsidTr="00853750">
        <w:trPr>
          <w:trHeight w:val="288"/>
          <w:ins w:id="1406" w:author="MKONDIWA, Maxwell (CIMMYT-India)" w:date="2024-07-23T07:38:00Z"/>
          <w:trPrChange w:id="1407" w:author="MKONDIWA, Maxwell (CIMMYT-India)" w:date="2024-07-23T07:39:00Z" w16du:dateUtc="2024-07-23T02:09:00Z">
            <w:trPr>
              <w:gridAfter w:val="0"/>
              <w:trHeight w:val="288"/>
            </w:trPr>
          </w:trPrChange>
        </w:trPr>
        <w:tc>
          <w:tcPr>
            <w:tcW w:w="2421" w:type="dxa"/>
            <w:noWrap/>
            <w:hideMark/>
            <w:tcPrChange w:id="1408" w:author="MKONDIWA, Maxwell (CIMMYT-India)" w:date="2024-07-23T07:39:00Z" w16du:dateUtc="2024-07-23T02:09:00Z">
              <w:tcPr>
                <w:tcW w:w="2421" w:type="dxa"/>
                <w:gridSpan w:val="2"/>
                <w:tcBorders>
                  <w:top w:val="nil"/>
                  <w:left w:val="nil"/>
                  <w:bottom w:val="nil"/>
                  <w:right w:val="nil"/>
                </w:tcBorders>
                <w:shd w:val="clear" w:color="auto" w:fill="auto"/>
                <w:noWrap/>
                <w:vAlign w:val="bottom"/>
                <w:hideMark/>
              </w:tcPr>
            </w:tcPrChange>
          </w:tcPr>
          <w:p w14:paraId="6B93E968" w14:textId="77777777" w:rsidR="004E265E" w:rsidRPr="006745D0" w:rsidRDefault="004E265E" w:rsidP="006745D0">
            <w:pPr>
              <w:jc w:val="left"/>
              <w:rPr>
                <w:ins w:id="140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10" w:author="MKONDIWA, Maxwell (CIMMYT-India)" w:date="2024-07-23T07:39:00Z" w16du:dateUtc="2024-07-23T02:09:00Z">
                  <w:rPr>
                    <w:ins w:id="141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1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1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N</w:t>
              </w:r>
            </w:ins>
          </w:p>
        </w:tc>
        <w:tc>
          <w:tcPr>
            <w:tcW w:w="960" w:type="dxa"/>
            <w:shd w:val="clear" w:color="auto" w:fill="AEAAAA" w:themeFill="background2" w:themeFillShade="BF"/>
            <w:noWrap/>
            <w:hideMark/>
            <w:tcPrChange w:id="1414" w:author="MKONDIWA, Maxwell (CIMMYT-India)" w:date="2024-07-23T07:39:00Z" w16du:dateUtc="2024-07-23T02:09:00Z">
              <w:tcPr>
                <w:tcW w:w="960" w:type="dxa"/>
                <w:gridSpan w:val="2"/>
                <w:tcBorders>
                  <w:top w:val="nil"/>
                  <w:left w:val="nil"/>
                  <w:bottom w:val="nil"/>
                  <w:right w:val="nil"/>
                </w:tcBorders>
                <w:shd w:val="clear" w:color="auto" w:fill="auto"/>
                <w:noWrap/>
                <w:vAlign w:val="bottom"/>
                <w:hideMark/>
              </w:tcPr>
            </w:tcPrChange>
          </w:tcPr>
          <w:p w14:paraId="246E2914" w14:textId="77777777" w:rsidR="004E265E" w:rsidRPr="006745D0" w:rsidRDefault="004E265E" w:rsidP="006745D0">
            <w:pPr>
              <w:jc w:val="left"/>
              <w:rPr>
                <w:ins w:id="141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16" w:author="MKONDIWA, Maxwell (CIMMYT-India)" w:date="2024-07-23T07:39:00Z" w16du:dateUtc="2024-07-23T02:09:00Z">
                  <w:rPr>
                    <w:ins w:id="141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1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1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shd w:val="clear" w:color="auto" w:fill="AEAAAA" w:themeFill="background2" w:themeFillShade="BF"/>
            <w:noWrap/>
            <w:hideMark/>
            <w:tcPrChange w:id="1420"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312AA621" w14:textId="77777777" w:rsidR="004E265E" w:rsidRPr="006745D0" w:rsidRDefault="004E265E" w:rsidP="006745D0">
            <w:pPr>
              <w:jc w:val="right"/>
              <w:rPr>
                <w:ins w:id="142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22" w:author="MKONDIWA, Maxwell (CIMMYT-India)" w:date="2024-07-23T07:39:00Z" w16du:dateUtc="2024-07-23T02:09:00Z">
                  <w:rPr>
                    <w:ins w:id="142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2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2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120.71</w:t>
              </w:r>
            </w:ins>
          </w:p>
        </w:tc>
        <w:tc>
          <w:tcPr>
            <w:tcW w:w="1240" w:type="dxa"/>
            <w:shd w:val="clear" w:color="auto" w:fill="AEAAAA" w:themeFill="background2" w:themeFillShade="BF"/>
            <w:noWrap/>
            <w:hideMark/>
            <w:tcPrChange w:id="1426" w:author="MKONDIWA, Maxwell (CIMMYT-India)" w:date="2024-07-23T07:39:00Z" w16du:dateUtc="2024-07-23T02:09:00Z">
              <w:tcPr>
                <w:tcW w:w="1240" w:type="dxa"/>
                <w:gridSpan w:val="2"/>
                <w:tcBorders>
                  <w:top w:val="nil"/>
                  <w:left w:val="nil"/>
                  <w:bottom w:val="nil"/>
                  <w:right w:val="nil"/>
                </w:tcBorders>
                <w:shd w:val="clear" w:color="000000" w:fill="747474"/>
                <w:noWrap/>
                <w:vAlign w:val="bottom"/>
                <w:hideMark/>
              </w:tcPr>
            </w:tcPrChange>
          </w:tcPr>
          <w:p w14:paraId="4C340CDD" w14:textId="77777777" w:rsidR="004E265E" w:rsidRPr="006745D0" w:rsidRDefault="004E265E" w:rsidP="006745D0">
            <w:pPr>
              <w:jc w:val="right"/>
              <w:rPr>
                <w:ins w:id="142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28" w:author="MKONDIWA, Maxwell (CIMMYT-India)" w:date="2024-07-23T07:39:00Z" w16du:dateUtc="2024-07-23T02:09:00Z">
                  <w:rPr>
                    <w:ins w:id="142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3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3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127.74</w:t>
              </w:r>
            </w:ins>
          </w:p>
        </w:tc>
        <w:tc>
          <w:tcPr>
            <w:tcW w:w="1280" w:type="dxa"/>
            <w:shd w:val="clear" w:color="auto" w:fill="AEAAAA" w:themeFill="background2" w:themeFillShade="BF"/>
            <w:noWrap/>
            <w:hideMark/>
            <w:tcPrChange w:id="1432"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03DE6211" w14:textId="77777777" w:rsidR="004E265E" w:rsidRPr="006745D0" w:rsidRDefault="004E265E" w:rsidP="006745D0">
            <w:pPr>
              <w:jc w:val="right"/>
              <w:rPr>
                <w:ins w:id="143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34" w:author="MKONDIWA, Maxwell (CIMMYT-India)" w:date="2024-07-23T07:39:00Z" w16du:dateUtc="2024-07-23T02:09:00Z">
                  <w:rPr>
                    <w:ins w:id="143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3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3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132.89</w:t>
              </w:r>
            </w:ins>
          </w:p>
        </w:tc>
        <w:tc>
          <w:tcPr>
            <w:tcW w:w="1360" w:type="dxa"/>
            <w:shd w:val="clear" w:color="auto" w:fill="AEAAAA" w:themeFill="background2" w:themeFillShade="BF"/>
            <w:noWrap/>
            <w:hideMark/>
            <w:tcPrChange w:id="1438" w:author="MKONDIWA, Maxwell (CIMMYT-India)" w:date="2024-07-23T07:39:00Z" w16du:dateUtc="2024-07-23T02:09:00Z">
              <w:tcPr>
                <w:tcW w:w="1360" w:type="dxa"/>
                <w:gridSpan w:val="2"/>
                <w:tcBorders>
                  <w:top w:val="nil"/>
                  <w:left w:val="nil"/>
                  <w:bottom w:val="nil"/>
                  <w:right w:val="nil"/>
                </w:tcBorders>
                <w:shd w:val="clear" w:color="000000" w:fill="747474"/>
                <w:noWrap/>
                <w:vAlign w:val="bottom"/>
                <w:hideMark/>
              </w:tcPr>
            </w:tcPrChange>
          </w:tcPr>
          <w:p w14:paraId="0564C93F" w14:textId="77777777" w:rsidR="004E265E" w:rsidRPr="006745D0" w:rsidRDefault="004E265E" w:rsidP="006745D0">
            <w:pPr>
              <w:jc w:val="right"/>
              <w:rPr>
                <w:ins w:id="143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40" w:author="MKONDIWA, Maxwell (CIMMYT-India)" w:date="2024-07-23T07:39:00Z" w16du:dateUtc="2024-07-23T02:09:00Z">
                  <w:rPr>
                    <w:ins w:id="144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4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4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136.15</w:t>
              </w:r>
            </w:ins>
          </w:p>
        </w:tc>
      </w:tr>
      <w:tr w:rsidR="006745D0" w:rsidRPr="006745D0" w14:paraId="28BE8C57" w14:textId="77777777" w:rsidTr="00853750">
        <w:trPr>
          <w:trHeight w:val="288"/>
          <w:ins w:id="1444" w:author="MKONDIWA, Maxwell (CIMMYT-India)" w:date="2024-07-23T07:38:00Z"/>
          <w:trPrChange w:id="1445" w:author="MKONDIWA, Maxwell (CIMMYT-India)" w:date="2024-07-23T07:39:00Z" w16du:dateUtc="2024-07-23T02:09:00Z">
            <w:trPr>
              <w:gridAfter w:val="0"/>
              <w:trHeight w:val="288"/>
            </w:trPr>
          </w:trPrChange>
        </w:trPr>
        <w:tc>
          <w:tcPr>
            <w:tcW w:w="2421" w:type="dxa"/>
            <w:noWrap/>
            <w:hideMark/>
            <w:tcPrChange w:id="1446" w:author="MKONDIWA, Maxwell (CIMMYT-India)" w:date="2024-07-23T07:39:00Z" w16du:dateUtc="2024-07-23T02:09:00Z">
              <w:tcPr>
                <w:tcW w:w="2421" w:type="dxa"/>
                <w:gridSpan w:val="2"/>
                <w:tcBorders>
                  <w:top w:val="nil"/>
                  <w:left w:val="nil"/>
                  <w:bottom w:val="nil"/>
                  <w:right w:val="nil"/>
                </w:tcBorders>
                <w:shd w:val="clear" w:color="auto" w:fill="auto"/>
                <w:noWrap/>
                <w:vAlign w:val="bottom"/>
                <w:hideMark/>
              </w:tcPr>
            </w:tcPrChange>
          </w:tcPr>
          <w:p w14:paraId="571025F0" w14:textId="77777777" w:rsidR="004E265E" w:rsidRPr="006745D0" w:rsidRDefault="004E265E" w:rsidP="006745D0">
            <w:pPr>
              <w:jc w:val="right"/>
              <w:rPr>
                <w:ins w:id="144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48" w:author="MKONDIWA, Maxwell (CIMMYT-India)" w:date="2024-07-23T07:39:00Z" w16du:dateUtc="2024-07-23T02:09:00Z">
                  <w:rPr>
                    <w:ins w:id="144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shd w:val="clear" w:color="auto" w:fill="AEAAAA" w:themeFill="background2" w:themeFillShade="BF"/>
            <w:noWrap/>
            <w:hideMark/>
            <w:tcPrChange w:id="1450" w:author="MKONDIWA, Maxwell (CIMMYT-India)" w:date="2024-07-23T07:39:00Z" w16du:dateUtc="2024-07-23T02:09:00Z">
              <w:tcPr>
                <w:tcW w:w="960" w:type="dxa"/>
                <w:gridSpan w:val="2"/>
                <w:tcBorders>
                  <w:top w:val="nil"/>
                  <w:left w:val="nil"/>
                  <w:bottom w:val="nil"/>
                  <w:right w:val="nil"/>
                </w:tcBorders>
                <w:shd w:val="clear" w:color="auto" w:fill="auto"/>
                <w:noWrap/>
                <w:vAlign w:val="bottom"/>
                <w:hideMark/>
              </w:tcPr>
            </w:tcPrChange>
          </w:tcPr>
          <w:p w14:paraId="218C5775" w14:textId="77777777" w:rsidR="004E265E" w:rsidRPr="006745D0" w:rsidRDefault="004E265E" w:rsidP="006745D0">
            <w:pPr>
              <w:jc w:val="left"/>
              <w:rPr>
                <w:ins w:id="145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52" w:author="MKONDIWA, Maxwell (CIMMYT-India)" w:date="2024-07-23T07:39:00Z" w16du:dateUtc="2024-07-23T02:09:00Z">
                  <w:rPr>
                    <w:ins w:id="145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45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5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shd w:val="clear" w:color="auto" w:fill="AEAAAA" w:themeFill="background2" w:themeFillShade="BF"/>
            <w:noWrap/>
            <w:hideMark/>
            <w:tcPrChange w:id="1456"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2003F33B" w14:textId="77777777" w:rsidR="004E265E" w:rsidRPr="006745D0" w:rsidRDefault="004E265E" w:rsidP="006745D0">
            <w:pPr>
              <w:jc w:val="right"/>
              <w:rPr>
                <w:ins w:id="145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58" w:author="MKONDIWA, Maxwell (CIMMYT-India)" w:date="2024-07-23T07:39:00Z" w16du:dateUtc="2024-07-23T02:09:00Z">
                  <w:rPr>
                    <w:ins w:id="145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6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6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41.55</w:t>
              </w:r>
            </w:ins>
          </w:p>
        </w:tc>
        <w:tc>
          <w:tcPr>
            <w:tcW w:w="1240" w:type="dxa"/>
            <w:shd w:val="clear" w:color="auto" w:fill="AEAAAA" w:themeFill="background2" w:themeFillShade="BF"/>
            <w:noWrap/>
            <w:hideMark/>
            <w:tcPrChange w:id="1462" w:author="MKONDIWA, Maxwell (CIMMYT-India)" w:date="2024-07-23T07:39:00Z" w16du:dateUtc="2024-07-23T02:09:00Z">
              <w:tcPr>
                <w:tcW w:w="1240" w:type="dxa"/>
                <w:gridSpan w:val="2"/>
                <w:tcBorders>
                  <w:top w:val="nil"/>
                  <w:left w:val="nil"/>
                  <w:bottom w:val="nil"/>
                  <w:right w:val="nil"/>
                </w:tcBorders>
                <w:shd w:val="clear" w:color="000000" w:fill="747474"/>
                <w:noWrap/>
                <w:vAlign w:val="bottom"/>
                <w:hideMark/>
              </w:tcPr>
            </w:tcPrChange>
          </w:tcPr>
          <w:p w14:paraId="5296DC19" w14:textId="77777777" w:rsidR="004E265E" w:rsidRPr="006745D0" w:rsidRDefault="004E265E" w:rsidP="006745D0">
            <w:pPr>
              <w:jc w:val="right"/>
              <w:rPr>
                <w:ins w:id="146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64" w:author="MKONDIWA, Maxwell (CIMMYT-India)" w:date="2024-07-23T07:39:00Z" w16du:dateUtc="2024-07-23T02:09:00Z">
                  <w:rPr>
                    <w:ins w:id="146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6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6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37.53</w:t>
              </w:r>
            </w:ins>
          </w:p>
        </w:tc>
        <w:tc>
          <w:tcPr>
            <w:tcW w:w="1280" w:type="dxa"/>
            <w:shd w:val="clear" w:color="auto" w:fill="AEAAAA" w:themeFill="background2" w:themeFillShade="BF"/>
            <w:noWrap/>
            <w:hideMark/>
            <w:tcPrChange w:id="1468"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008697BB" w14:textId="77777777" w:rsidR="004E265E" w:rsidRPr="006745D0" w:rsidRDefault="004E265E" w:rsidP="006745D0">
            <w:pPr>
              <w:jc w:val="right"/>
              <w:rPr>
                <w:ins w:id="146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70" w:author="MKONDIWA, Maxwell (CIMMYT-India)" w:date="2024-07-23T07:39:00Z" w16du:dateUtc="2024-07-23T02:09:00Z">
                  <w:rPr>
                    <w:ins w:id="147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7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7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34.19</w:t>
              </w:r>
            </w:ins>
          </w:p>
        </w:tc>
        <w:tc>
          <w:tcPr>
            <w:tcW w:w="1360" w:type="dxa"/>
            <w:shd w:val="clear" w:color="auto" w:fill="AEAAAA" w:themeFill="background2" w:themeFillShade="BF"/>
            <w:noWrap/>
            <w:hideMark/>
            <w:tcPrChange w:id="1474" w:author="MKONDIWA, Maxwell (CIMMYT-India)" w:date="2024-07-23T07:39:00Z" w16du:dateUtc="2024-07-23T02:09:00Z">
              <w:tcPr>
                <w:tcW w:w="1360" w:type="dxa"/>
                <w:gridSpan w:val="2"/>
                <w:tcBorders>
                  <w:top w:val="nil"/>
                  <w:left w:val="nil"/>
                  <w:bottom w:val="nil"/>
                  <w:right w:val="nil"/>
                </w:tcBorders>
                <w:shd w:val="clear" w:color="000000" w:fill="747474"/>
                <w:noWrap/>
                <w:vAlign w:val="bottom"/>
                <w:hideMark/>
              </w:tcPr>
            </w:tcPrChange>
          </w:tcPr>
          <w:p w14:paraId="4677A2F2" w14:textId="77777777" w:rsidR="004E265E" w:rsidRPr="006745D0" w:rsidRDefault="004E265E" w:rsidP="006745D0">
            <w:pPr>
              <w:jc w:val="right"/>
              <w:rPr>
                <w:ins w:id="147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76" w:author="MKONDIWA, Maxwell (CIMMYT-India)" w:date="2024-07-23T07:39:00Z" w16du:dateUtc="2024-07-23T02:09:00Z">
                  <w:rPr>
                    <w:ins w:id="147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7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7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31.64</w:t>
              </w:r>
            </w:ins>
          </w:p>
        </w:tc>
      </w:tr>
      <w:tr w:rsidR="006745D0" w:rsidRPr="006745D0" w14:paraId="13AF50A3" w14:textId="77777777" w:rsidTr="00853750">
        <w:trPr>
          <w:trHeight w:val="288"/>
          <w:ins w:id="1480" w:author="MKONDIWA, Maxwell (CIMMYT-India)" w:date="2024-07-23T07:38:00Z"/>
          <w:trPrChange w:id="1481" w:author="MKONDIWA, Maxwell (CIMMYT-India)" w:date="2024-07-23T07:39:00Z" w16du:dateUtc="2024-07-23T02:09:00Z">
            <w:trPr>
              <w:gridAfter w:val="0"/>
              <w:trHeight w:val="288"/>
            </w:trPr>
          </w:trPrChange>
        </w:trPr>
        <w:tc>
          <w:tcPr>
            <w:tcW w:w="2421" w:type="dxa"/>
            <w:noWrap/>
            <w:hideMark/>
            <w:tcPrChange w:id="1482" w:author="MKONDIWA, Maxwell (CIMMYT-India)" w:date="2024-07-23T07:39:00Z" w16du:dateUtc="2024-07-23T02:09:00Z">
              <w:tcPr>
                <w:tcW w:w="2421" w:type="dxa"/>
                <w:gridSpan w:val="2"/>
                <w:tcBorders>
                  <w:top w:val="nil"/>
                  <w:left w:val="nil"/>
                  <w:bottom w:val="nil"/>
                  <w:right w:val="nil"/>
                </w:tcBorders>
                <w:shd w:val="clear" w:color="auto" w:fill="auto"/>
                <w:noWrap/>
                <w:vAlign w:val="bottom"/>
                <w:hideMark/>
              </w:tcPr>
            </w:tcPrChange>
          </w:tcPr>
          <w:p w14:paraId="4AFCE291" w14:textId="77777777" w:rsidR="004E265E" w:rsidRPr="006745D0" w:rsidRDefault="004E265E" w:rsidP="006745D0">
            <w:pPr>
              <w:jc w:val="left"/>
              <w:rPr>
                <w:ins w:id="148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84" w:author="MKONDIWA, Maxwell (CIMMYT-India)" w:date="2024-07-23T07:39:00Z" w16du:dateUtc="2024-07-23T02:09:00Z">
                  <w:rPr>
                    <w:ins w:id="148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8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8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Phosphate</w:t>
              </w:r>
            </w:ins>
          </w:p>
        </w:tc>
        <w:tc>
          <w:tcPr>
            <w:tcW w:w="960" w:type="dxa"/>
            <w:shd w:val="clear" w:color="auto" w:fill="AEAAAA" w:themeFill="background2" w:themeFillShade="BF"/>
            <w:noWrap/>
            <w:hideMark/>
            <w:tcPrChange w:id="1488" w:author="MKONDIWA, Maxwell (CIMMYT-India)" w:date="2024-07-23T07:39:00Z" w16du:dateUtc="2024-07-23T02:09:00Z">
              <w:tcPr>
                <w:tcW w:w="960" w:type="dxa"/>
                <w:gridSpan w:val="2"/>
                <w:tcBorders>
                  <w:top w:val="nil"/>
                  <w:left w:val="nil"/>
                  <w:bottom w:val="nil"/>
                  <w:right w:val="nil"/>
                </w:tcBorders>
                <w:shd w:val="clear" w:color="auto" w:fill="auto"/>
                <w:noWrap/>
                <w:vAlign w:val="bottom"/>
                <w:hideMark/>
              </w:tcPr>
            </w:tcPrChange>
          </w:tcPr>
          <w:p w14:paraId="628CBD33" w14:textId="77777777" w:rsidR="004E265E" w:rsidRPr="006745D0" w:rsidRDefault="004E265E" w:rsidP="006745D0">
            <w:pPr>
              <w:jc w:val="left"/>
              <w:rPr>
                <w:ins w:id="148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90" w:author="MKONDIWA, Maxwell (CIMMYT-India)" w:date="2024-07-23T07:39:00Z" w16du:dateUtc="2024-07-23T02:09:00Z">
                  <w:rPr>
                    <w:ins w:id="149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9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9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shd w:val="clear" w:color="auto" w:fill="AEAAAA" w:themeFill="background2" w:themeFillShade="BF"/>
            <w:noWrap/>
            <w:hideMark/>
            <w:tcPrChange w:id="1494"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4C433647" w14:textId="77777777" w:rsidR="004E265E" w:rsidRPr="006745D0" w:rsidRDefault="004E265E" w:rsidP="006745D0">
            <w:pPr>
              <w:jc w:val="right"/>
              <w:rPr>
                <w:ins w:id="149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496" w:author="MKONDIWA, Maxwell (CIMMYT-India)" w:date="2024-07-23T07:39:00Z" w16du:dateUtc="2024-07-23T02:09:00Z">
                  <w:rPr>
                    <w:ins w:id="149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49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49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52.74</w:t>
              </w:r>
            </w:ins>
          </w:p>
        </w:tc>
        <w:tc>
          <w:tcPr>
            <w:tcW w:w="1240" w:type="dxa"/>
            <w:shd w:val="clear" w:color="auto" w:fill="AEAAAA" w:themeFill="background2" w:themeFillShade="BF"/>
            <w:noWrap/>
            <w:hideMark/>
            <w:tcPrChange w:id="1500" w:author="MKONDIWA, Maxwell (CIMMYT-India)" w:date="2024-07-23T07:39:00Z" w16du:dateUtc="2024-07-23T02:09:00Z">
              <w:tcPr>
                <w:tcW w:w="1240" w:type="dxa"/>
                <w:gridSpan w:val="2"/>
                <w:tcBorders>
                  <w:top w:val="nil"/>
                  <w:left w:val="nil"/>
                  <w:bottom w:val="nil"/>
                  <w:right w:val="nil"/>
                </w:tcBorders>
                <w:shd w:val="clear" w:color="000000" w:fill="747474"/>
                <w:noWrap/>
                <w:vAlign w:val="bottom"/>
                <w:hideMark/>
              </w:tcPr>
            </w:tcPrChange>
          </w:tcPr>
          <w:p w14:paraId="49861916" w14:textId="77777777" w:rsidR="004E265E" w:rsidRPr="006745D0" w:rsidRDefault="004E265E" w:rsidP="006745D0">
            <w:pPr>
              <w:jc w:val="right"/>
              <w:rPr>
                <w:ins w:id="150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02" w:author="MKONDIWA, Maxwell (CIMMYT-India)" w:date="2024-07-23T07:39:00Z" w16du:dateUtc="2024-07-23T02:09:00Z">
                  <w:rPr>
                    <w:ins w:id="150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50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0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57.26</w:t>
              </w:r>
            </w:ins>
          </w:p>
        </w:tc>
        <w:tc>
          <w:tcPr>
            <w:tcW w:w="1280" w:type="dxa"/>
            <w:shd w:val="clear" w:color="auto" w:fill="AEAAAA" w:themeFill="background2" w:themeFillShade="BF"/>
            <w:noWrap/>
            <w:hideMark/>
            <w:tcPrChange w:id="1506"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387D2BEC" w14:textId="77777777" w:rsidR="004E265E" w:rsidRPr="006745D0" w:rsidRDefault="004E265E" w:rsidP="006745D0">
            <w:pPr>
              <w:jc w:val="right"/>
              <w:rPr>
                <w:ins w:id="150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08" w:author="MKONDIWA, Maxwell (CIMMYT-India)" w:date="2024-07-23T07:39:00Z" w16du:dateUtc="2024-07-23T02:09:00Z">
                  <w:rPr>
                    <w:ins w:id="150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51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1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60.6</w:t>
              </w:r>
            </w:ins>
          </w:p>
        </w:tc>
        <w:tc>
          <w:tcPr>
            <w:tcW w:w="1360" w:type="dxa"/>
            <w:shd w:val="clear" w:color="auto" w:fill="AEAAAA" w:themeFill="background2" w:themeFillShade="BF"/>
            <w:noWrap/>
            <w:hideMark/>
            <w:tcPrChange w:id="1512" w:author="MKONDIWA, Maxwell (CIMMYT-India)" w:date="2024-07-23T07:39:00Z" w16du:dateUtc="2024-07-23T02:09:00Z">
              <w:tcPr>
                <w:tcW w:w="1360" w:type="dxa"/>
                <w:gridSpan w:val="2"/>
                <w:tcBorders>
                  <w:top w:val="nil"/>
                  <w:left w:val="nil"/>
                  <w:bottom w:val="nil"/>
                  <w:right w:val="nil"/>
                </w:tcBorders>
                <w:shd w:val="clear" w:color="000000" w:fill="747474"/>
                <w:noWrap/>
                <w:vAlign w:val="bottom"/>
                <w:hideMark/>
              </w:tcPr>
            </w:tcPrChange>
          </w:tcPr>
          <w:p w14:paraId="350AC8CA" w14:textId="77777777" w:rsidR="004E265E" w:rsidRPr="006745D0" w:rsidRDefault="004E265E" w:rsidP="006745D0">
            <w:pPr>
              <w:jc w:val="right"/>
              <w:rPr>
                <w:ins w:id="151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14" w:author="MKONDIWA, Maxwell (CIMMYT-India)" w:date="2024-07-23T07:39:00Z" w16du:dateUtc="2024-07-23T02:09:00Z">
                  <w:rPr>
                    <w:ins w:id="151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51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1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65.26</w:t>
              </w:r>
            </w:ins>
          </w:p>
        </w:tc>
      </w:tr>
      <w:tr w:rsidR="006745D0" w:rsidRPr="006745D0" w14:paraId="27D30612" w14:textId="77777777" w:rsidTr="00853750">
        <w:trPr>
          <w:trHeight w:val="288"/>
          <w:ins w:id="1518" w:author="MKONDIWA, Maxwell (CIMMYT-India)" w:date="2024-07-23T07:38:00Z"/>
          <w:trPrChange w:id="1519" w:author="MKONDIWA, Maxwell (CIMMYT-India)" w:date="2024-07-23T07:39:00Z" w16du:dateUtc="2024-07-23T02:09:00Z">
            <w:trPr>
              <w:gridAfter w:val="0"/>
              <w:trHeight w:val="288"/>
            </w:trPr>
          </w:trPrChange>
        </w:trPr>
        <w:tc>
          <w:tcPr>
            <w:tcW w:w="2421" w:type="dxa"/>
            <w:noWrap/>
            <w:hideMark/>
            <w:tcPrChange w:id="1520" w:author="MKONDIWA, Maxwell (CIMMYT-India)" w:date="2024-07-23T07:39:00Z" w16du:dateUtc="2024-07-23T02:09:00Z">
              <w:tcPr>
                <w:tcW w:w="2421" w:type="dxa"/>
                <w:gridSpan w:val="2"/>
                <w:tcBorders>
                  <w:top w:val="nil"/>
                  <w:left w:val="nil"/>
                  <w:bottom w:val="nil"/>
                  <w:right w:val="nil"/>
                </w:tcBorders>
                <w:shd w:val="clear" w:color="auto" w:fill="auto"/>
                <w:noWrap/>
                <w:vAlign w:val="bottom"/>
                <w:hideMark/>
              </w:tcPr>
            </w:tcPrChange>
          </w:tcPr>
          <w:p w14:paraId="2FD27169" w14:textId="77777777" w:rsidR="004E265E" w:rsidRPr="006745D0" w:rsidRDefault="004E265E" w:rsidP="006745D0">
            <w:pPr>
              <w:jc w:val="right"/>
              <w:rPr>
                <w:ins w:id="152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22" w:author="MKONDIWA, Maxwell (CIMMYT-India)" w:date="2024-07-23T07:39:00Z" w16du:dateUtc="2024-07-23T02:09:00Z">
                  <w:rPr>
                    <w:ins w:id="152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shd w:val="clear" w:color="auto" w:fill="AEAAAA" w:themeFill="background2" w:themeFillShade="BF"/>
            <w:noWrap/>
            <w:hideMark/>
            <w:tcPrChange w:id="1524" w:author="MKONDIWA, Maxwell (CIMMYT-India)" w:date="2024-07-23T07:39:00Z" w16du:dateUtc="2024-07-23T02:09:00Z">
              <w:tcPr>
                <w:tcW w:w="960" w:type="dxa"/>
                <w:gridSpan w:val="2"/>
                <w:tcBorders>
                  <w:top w:val="nil"/>
                  <w:left w:val="nil"/>
                  <w:bottom w:val="nil"/>
                  <w:right w:val="nil"/>
                </w:tcBorders>
                <w:shd w:val="clear" w:color="auto" w:fill="auto"/>
                <w:noWrap/>
                <w:vAlign w:val="bottom"/>
                <w:hideMark/>
              </w:tcPr>
            </w:tcPrChange>
          </w:tcPr>
          <w:p w14:paraId="37559F3D" w14:textId="77777777" w:rsidR="004E265E" w:rsidRPr="006745D0" w:rsidRDefault="004E265E" w:rsidP="006745D0">
            <w:pPr>
              <w:jc w:val="left"/>
              <w:rPr>
                <w:ins w:id="152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26" w:author="MKONDIWA, Maxwell (CIMMYT-India)" w:date="2024-07-23T07:39:00Z" w16du:dateUtc="2024-07-23T02:09:00Z">
                  <w:rPr>
                    <w:ins w:id="152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52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2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shd w:val="clear" w:color="auto" w:fill="AEAAAA" w:themeFill="background2" w:themeFillShade="BF"/>
            <w:noWrap/>
            <w:hideMark/>
            <w:tcPrChange w:id="1530"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6ACAB5AF" w14:textId="77777777" w:rsidR="004E265E" w:rsidRPr="006745D0" w:rsidRDefault="004E265E" w:rsidP="006745D0">
            <w:pPr>
              <w:jc w:val="right"/>
              <w:rPr>
                <w:ins w:id="153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32" w:author="MKONDIWA, Maxwell (CIMMYT-India)" w:date="2024-07-23T07:39:00Z" w16du:dateUtc="2024-07-23T02:09:00Z">
                  <w:rPr>
                    <w:ins w:id="153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53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3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20.68</w:t>
              </w:r>
            </w:ins>
          </w:p>
        </w:tc>
        <w:tc>
          <w:tcPr>
            <w:tcW w:w="1240" w:type="dxa"/>
            <w:shd w:val="clear" w:color="auto" w:fill="AEAAAA" w:themeFill="background2" w:themeFillShade="BF"/>
            <w:noWrap/>
            <w:hideMark/>
            <w:tcPrChange w:id="1536" w:author="MKONDIWA, Maxwell (CIMMYT-India)" w:date="2024-07-23T07:39:00Z" w16du:dateUtc="2024-07-23T02:09:00Z">
              <w:tcPr>
                <w:tcW w:w="1240" w:type="dxa"/>
                <w:gridSpan w:val="2"/>
                <w:tcBorders>
                  <w:top w:val="nil"/>
                  <w:left w:val="nil"/>
                  <w:bottom w:val="nil"/>
                  <w:right w:val="nil"/>
                </w:tcBorders>
                <w:shd w:val="clear" w:color="000000" w:fill="747474"/>
                <w:noWrap/>
                <w:vAlign w:val="bottom"/>
                <w:hideMark/>
              </w:tcPr>
            </w:tcPrChange>
          </w:tcPr>
          <w:p w14:paraId="7DA8E232" w14:textId="77777777" w:rsidR="004E265E" w:rsidRPr="006745D0" w:rsidRDefault="004E265E" w:rsidP="006745D0">
            <w:pPr>
              <w:jc w:val="right"/>
              <w:rPr>
                <w:ins w:id="153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38" w:author="MKONDIWA, Maxwell (CIMMYT-India)" w:date="2024-07-23T07:39:00Z" w16du:dateUtc="2024-07-23T02:09:00Z">
                  <w:rPr>
                    <w:ins w:id="153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54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4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19.33</w:t>
              </w:r>
            </w:ins>
          </w:p>
        </w:tc>
        <w:tc>
          <w:tcPr>
            <w:tcW w:w="1280" w:type="dxa"/>
            <w:shd w:val="clear" w:color="auto" w:fill="AEAAAA" w:themeFill="background2" w:themeFillShade="BF"/>
            <w:noWrap/>
            <w:hideMark/>
            <w:tcPrChange w:id="1542"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52FAA075" w14:textId="77777777" w:rsidR="004E265E" w:rsidRPr="006745D0" w:rsidRDefault="004E265E" w:rsidP="006745D0">
            <w:pPr>
              <w:jc w:val="right"/>
              <w:rPr>
                <w:ins w:id="154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44" w:author="MKONDIWA, Maxwell (CIMMYT-India)" w:date="2024-07-23T07:39:00Z" w16du:dateUtc="2024-07-23T02:09:00Z">
                  <w:rPr>
                    <w:ins w:id="154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54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4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17.73</w:t>
              </w:r>
            </w:ins>
          </w:p>
        </w:tc>
        <w:tc>
          <w:tcPr>
            <w:tcW w:w="1360" w:type="dxa"/>
            <w:shd w:val="clear" w:color="auto" w:fill="AEAAAA" w:themeFill="background2" w:themeFillShade="BF"/>
            <w:noWrap/>
            <w:hideMark/>
            <w:tcPrChange w:id="1548" w:author="MKONDIWA, Maxwell (CIMMYT-India)" w:date="2024-07-23T07:39:00Z" w16du:dateUtc="2024-07-23T02:09:00Z">
              <w:tcPr>
                <w:tcW w:w="1360" w:type="dxa"/>
                <w:gridSpan w:val="2"/>
                <w:tcBorders>
                  <w:top w:val="nil"/>
                  <w:left w:val="nil"/>
                  <w:bottom w:val="nil"/>
                  <w:right w:val="nil"/>
                </w:tcBorders>
                <w:shd w:val="clear" w:color="000000" w:fill="747474"/>
                <w:noWrap/>
                <w:vAlign w:val="bottom"/>
                <w:hideMark/>
              </w:tcPr>
            </w:tcPrChange>
          </w:tcPr>
          <w:p w14:paraId="73EA91ED" w14:textId="77777777" w:rsidR="004E265E" w:rsidRPr="006745D0" w:rsidRDefault="004E265E" w:rsidP="006745D0">
            <w:pPr>
              <w:jc w:val="right"/>
              <w:rPr>
                <w:ins w:id="154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50" w:author="MKONDIWA, Maxwell (CIMMYT-India)" w:date="2024-07-23T07:39:00Z" w16du:dateUtc="2024-07-23T02:09:00Z">
                  <w:rPr>
                    <w:ins w:id="155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55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5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18.58</w:t>
              </w:r>
            </w:ins>
          </w:p>
        </w:tc>
      </w:tr>
      <w:tr w:rsidR="006745D0" w:rsidRPr="006745D0" w14:paraId="143B3379" w14:textId="77777777" w:rsidTr="00853750">
        <w:trPr>
          <w:trHeight w:val="288"/>
          <w:ins w:id="1554" w:author="MKONDIWA, Maxwell (CIMMYT-India)" w:date="2024-07-23T07:38:00Z"/>
          <w:trPrChange w:id="1555" w:author="MKONDIWA, Maxwell (CIMMYT-India)" w:date="2024-07-23T07:39:00Z" w16du:dateUtc="2024-07-23T02:09:00Z">
            <w:trPr>
              <w:gridAfter w:val="0"/>
              <w:trHeight w:val="288"/>
            </w:trPr>
          </w:trPrChange>
        </w:trPr>
        <w:tc>
          <w:tcPr>
            <w:tcW w:w="2421" w:type="dxa"/>
            <w:noWrap/>
            <w:hideMark/>
            <w:tcPrChange w:id="1556" w:author="MKONDIWA, Maxwell (CIMMYT-India)" w:date="2024-07-23T07:39:00Z" w16du:dateUtc="2024-07-23T02:09:00Z">
              <w:tcPr>
                <w:tcW w:w="2421" w:type="dxa"/>
                <w:gridSpan w:val="2"/>
                <w:tcBorders>
                  <w:top w:val="nil"/>
                  <w:left w:val="nil"/>
                  <w:bottom w:val="nil"/>
                  <w:right w:val="nil"/>
                </w:tcBorders>
                <w:shd w:val="clear" w:color="auto" w:fill="auto"/>
                <w:noWrap/>
                <w:vAlign w:val="bottom"/>
                <w:hideMark/>
              </w:tcPr>
            </w:tcPrChange>
          </w:tcPr>
          <w:p w14:paraId="0C0DE561" w14:textId="77777777" w:rsidR="004E265E" w:rsidRPr="006745D0" w:rsidRDefault="004E265E" w:rsidP="006745D0">
            <w:pPr>
              <w:jc w:val="left"/>
              <w:rPr>
                <w:ins w:id="155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58" w:author="MKONDIWA, Maxwell (CIMMYT-India)" w:date="2024-07-23T07:39:00Z" w16du:dateUtc="2024-07-23T02:09:00Z">
                  <w:rPr>
                    <w:ins w:id="155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56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6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Long duration variety</w:t>
              </w:r>
            </w:ins>
          </w:p>
        </w:tc>
        <w:tc>
          <w:tcPr>
            <w:tcW w:w="960" w:type="dxa"/>
            <w:shd w:val="clear" w:color="auto" w:fill="AEAAAA" w:themeFill="background2" w:themeFillShade="BF"/>
            <w:noWrap/>
            <w:hideMark/>
            <w:tcPrChange w:id="1562" w:author="MKONDIWA, Maxwell (CIMMYT-India)" w:date="2024-07-23T07:39:00Z" w16du:dateUtc="2024-07-23T02:09:00Z">
              <w:tcPr>
                <w:tcW w:w="960" w:type="dxa"/>
                <w:gridSpan w:val="2"/>
                <w:tcBorders>
                  <w:top w:val="nil"/>
                  <w:left w:val="nil"/>
                  <w:bottom w:val="nil"/>
                  <w:right w:val="nil"/>
                </w:tcBorders>
                <w:shd w:val="clear" w:color="auto" w:fill="auto"/>
                <w:noWrap/>
                <w:vAlign w:val="bottom"/>
                <w:hideMark/>
              </w:tcPr>
            </w:tcPrChange>
          </w:tcPr>
          <w:p w14:paraId="0C25713D" w14:textId="77777777" w:rsidR="004E265E" w:rsidRPr="006745D0" w:rsidRDefault="004E265E" w:rsidP="006745D0">
            <w:pPr>
              <w:jc w:val="left"/>
              <w:rPr>
                <w:ins w:id="156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64" w:author="MKONDIWA, Maxwell (CIMMYT-India)" w:date="2024-07-23T07:39:00Z" w16du:dateUtc="2024-07-23T02:09:00Z">
                  <w:rPr>
                    <w:ins w:id="156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56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6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shd w:val="clear" w:color="auto" w:fill="AEAAAA" w:themeFill="background2" w:themeFillShade="BF"/>
            <w:noWrap/>
            <w:hideMark/>
            <w:tcPrChange w:id="1568"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1375F114" w14:textId="77777777" w:rsidR="004E265E" w:rsidRPr="006745D0" w:rsidRDefault="004E265E" w:rsidP="006745D0">
            <w:pPr>
              <w:jc w:val="right"/>
              <w:rPr>
                <w:ins w:id="156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70" w:author="MKONDIWA, Maxwell (CIMMYT-India)" w:date="2024-07-23T07:39:00Z" w16du:dateUtc="2024-07-23T02:09:00Z">
                  <w:rPr>
                    <w:ins w:id="157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57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7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0.2</w:t>
              </w:r>
            </w:ins>
          </w:p>
        </w:tc>
        <w:tc>
          <w:tcPr>
            <w:tcW w:w="1240" w:type="dxa"/>
            <w:shd w:val="clear" w:color="auto" w:fill="AEAAAA" w:themeFill="background2" w:themeFillShade="BF"/>
            <w:noWrap/>
            <w:hideMark/>
            <w:tcPrChange w:id="1574" w:author="MKONDIWA, Maxwell (CIMMYT-India)" w:date="2024-07-23T07:39:00Z" w16du:dateUtc="2024-07-23T02:09:00Z">
              <w:tcPr>
                <w:tcW w:w="1240" w:type="dxa"/>
                <w:gridSpan w:val="2"/>
                <w:tcBorders>
                  <w:top w:val="nil"/>
                  <w:left w:val="nil"/>
                  <w:bottom w:val="nil"/>
                  <w:right w:val="nil"/>
                </w:tcBorders>
                <w:shd w:val="clear" w:color="000000" w:fill="747474"/>
                <w:noWrap/>
                <w:vAlign w:val="bottom"/>
                <w:hideMark/>
              </w:tcPr>
            </w:tcPrChange>
          </w:tcPr>
          <w:p w14:paraId="2EAE3D6C" w14:textId="77777777" w:rsidR="004E265E" w:rsidRPr="006745D0" w:rsidRDefault="004E265E" w:rsidP="006745D0">
            <w:pPr>
              <w:jc w:val="right"/>
              <w:rPr>
                <w:ins w:id="157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76" w:author="MKONDIWA, Maxwell (CIMMYT-India)" w:date="2024-07-23T07:39:00Z" w16du:dateUtc="2024-07-23T02:09:00Z">
                  <w:rPr>
                    <w:ins w:id="157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57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7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0.39</w:t>
              </w:r>
            </w:ins>
          </w:p>
        </w:tc>
        <w:tc>
          <w:tcPr>
            <w:tcW w:w="1280" w:type="dxa"/>
            <w:shd w:val="clear" w:color="auto" w:fill="AEAAAA" w:themeFill="background2" w:themeFillShade="BF"/>
            <w:noWrap/>
            <w:hideMark/>
            <w:tcPrChange w:id="1580"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6D7711B4" w14:textId="77777777" w:rsidR="004E265E" w:rsidRPr="006745D0" w:rsidRDefault="004E265E" w:rsidP="006745D0">
            <w:pPr>
              <w:jc w:val="right"/>
              <w:rPr>
                <w:ins w:id="158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82" w:author="MKONDIWA, Maxwell (CIMMYT-India)" w:date="2024-07-23T07:39:00Z" w16du:dateUtc="2024-07-23T02:09:00Z">
                  <w:rPr>
                    <w:ins w:id="158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58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8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0.57</w:t>
              </w:r>
            </w:ins>
          </w:p>
        </w:tc>
        <w:tc>
          <w:tcPr>
            <w:tcW w:w="1360" w:type="dxa"/>
            <w:shd w:val="clear" w:color="auto" w:fill="AEAAAA" w:themeFill="background2" w:themeFillShade="BF"/>
            <w:noWrap/>
            <w:hideMark/>
            <w:tcPrChange w:id="1586" w:author="MKONDIWA, Maxwell (CIMMYT-India)" w:date="2024-07-23T07:39:00Z" w16du:dateUtc="2024-07-23T02:09:00Z">
              <w:tcPr>
                <w:tcW w:w="1360" w:type="dxa"/>
                <w:gridSpan w:val="2"/>
                <w:tcBorders>
                  <w:top w:val="nil"/>
                  <w:left w:val="nil"/>
                  <w:bottom w:val="nil"/>
                  <w:right w:val="nil"/>
                </w:tcBorders>
                <w:shd w:val="clear" w:color="000000" w:fill="747474"/>
                <w:noWrap/>
                <w:vAlign w:val="bottom"/>
                <w:hideMark/>
              </w:tcPr>
            </w:tcPrChange>
          </w:tcPr>
          <w:p w14:paraId="0BEF0C72" w14:textId="77777777" w:rsidR="004E265E" w:rsidRPr="006745D0" w:rsidRDefault="004E265E" w:rsidP="006745D0">
            <w:pPr>
              <w:jc w:val="right"/>
              <w:rPr>
                <w:ins w:id="158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88" w:author="MKONDIWA, Maxwell (CIMMYT-India)" w:date="2024-07-23T07:39:00Z" w16du:dateUtc="2024-07-23T02:09:00Z">
                  <w:rPr>
                    <w:ins w:id="158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59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59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0.82</w:t>
              </w:r>
            </w:ins>
          </w:p>
        </w:tc>
      </w:tr>
      <w:tr w:rsidR="006745D0" w:rsidRPr="006745D0" w14:paraId="684538E8" w14:textId="77777777" w:rsidTr="00853750">
        <w:trPr>
          <w:trHeight w:val="288"/>
          <w:ins w:id="1592" w:author="MKONDIWA, Maxwell (CIMMYT-India)" w:date="2024-07-23T07:38:00Z"/>
          <w:trPrChange w:id="1593" w:author="MKONDIWA, Maxwell (CIMMYT-India)" w:date="2024-07-23T07:39:00Z" w16du:dateUtc="2024-07-23T02:09:00Z">
            <w:trPr>
              <w:gridAfter w:val="0"/>
              <w:trHeight w:val="288"/>
            </w:trPr>
          </w:trPrChange>
        </w:trPr>
        <w:tc>
          <w:tcPr>
            <w:tcW w:w="2421" w:type="dxa"/>
            <w:noWrap/>
            <w:hideMark/>
            <w:tcPrChange w:id="1594" w:author="MKONDIWA, Maxwell (CIMMYT-India)" w:date="2024-07-23T07:39:00Z" w16du:dateUtc="2024-07-23T02:09:00Z">
              <w:tcPr>
                <w:tcW w:w="2421" w:type="dxa"/>
                <w:gridSpan w:val="2"/>
                <w:tcBorders>
                  <w:top w:val="nil"/>
                  <w:left w:val="nil"/>
                  <w:bottom w:val="nil"/>
                  <w:right w:val="nil"/>
                </w:tcBorders>
                <w:shd w:val="clear" w:color="auto" w:fill="auto"/>
                <w:noWrap/>
                <w:vAlign w:val="bottom"/>
                <w:hideMark/>
              </w:tcPr>
            </w:tcPrChange>
          </w:tcPr>
          <w:p w14:paraId="3187761E" w14:textId="77777777" w:rsidR="004E265E" w:rsidRPr="006745D0" w:rsidRDefault="004E265E" w:rsidP="006745D0">
            <w:pPr>
              <w:jc w:val="right"/>
              <w:rPr>
                <w:ins w:id="159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596" w:author="MKONDIWA, Maxwell (CIMMYT-India)" w:date="2024-07-23T07:39:00Z" w16du:dateUtc="2024-07-23T02:09:00Z">
                  <w:rPr>
                    <w:ins w:id="159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shd w:val="clear" w:color="auto" w:fill="AEAAAA" w:themeFill="background2" w:themeFillShade="BF"/>
            <w:noWrap/>
            <w:hideMark/>
            <w:tcPrChange w:id="1598" w:author="MKONDIWA, Maxwell (CIMMYT-India)" w:date="2024-07-23T07:39:00Z" w16du:dateUtc="2024-07-23T02:09:00Z">
              <w:tcPr>
                <w:tcW w:w="960" w:type="dxa"/>
                <w:gridSpan w:val="2"/>
                <w:tcBorders>
                  <w:top w:val="nil"/>
                  <w:left w:val="nil"/>
                  <w:bottom w:val="nil"/>
                  <w:right w:val="nil"/>
                </w:tcBorders>
                <w:shd w:val="clear" w:color="auto" w:fill="auto"/>
                <w:noWrap/>
                <w:vAlign w:val="bottom"/>
                <w:hideMark/>
              </w:tcPr>
            </w:tcPrChange>
          </w:tcPr>
          <w:p w14:paraId="34CB39BC" w14:textId="77777777" w:rsidR="004E265E" w:rsidRPr="006745D0" w:rsidRDefault="004E265E" w:rsidP="006745D0">
            <w:pPr>
              <w:jc w:val="left"/>
              <w:rPr>
                <w:ins w:id="159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00" w:author="MKONDIWA, Maxwell (CIMMYT-India)" w:date="2024-07-23T07:39:00Z" w16du:dateUtc="2024-07-23T02:09:00Z">
                  <w:rPr>
                    <w:ins w:id="160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60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0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shd w:val="clear" w:color="auto" w:fill="AEAAAA" w:themeFill="background2" w:themeFillShade="BF"/>
            <w:noWrap/>
            <w:hideMark/>
            <w:tcPrChange w:id="1604"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7372BD28" w14:textId="77777777" w:rsidR="004E265E" w:rsidRPr="006745D0" w:rsidRDefault="004E265E" w:rsidP="006745D0">
            <w:pPr>
              <w:jc w:val="right"/>
              <w:rPr>
                <w:ins w:id="160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06" w:author="MKONDIWA, Maxwell (CIMMYT-India)" w:date="2024-07-23T07:39:00Z" w16du:dateUtc="2024-07-23T02:09:00Z">
                  <w:rPr>
                    <w:ins w:id="160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0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0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w:t>
              </w:r>
            </w:ins>
          </w:p>
        </w:tc>
        <w:tc>
          <w:tcPr>
            <w:tcW w:w="1240" w:type="dxa"/>
            <w:shd w:val="clear" w:color="auto" w:fill="AEAAAA" w:themeFill="background2" w:themeFillShade="BF"/>
            <w:noWrap/>
            <w:hideMark/>
            <w:tcPrChange w:id="1610" w:author="MKONDIWA, Maxwell (CIMMYT-India)" w:date="2024-07-23T07:39:00Z" w16du:dateUtc="2024-07-23T02:09:00Z">
              <w:tcPr>
                <w:tcW w:w="1240" w:type="dxa"/>
                <w:gridSpan w:val="2"/>
                <w:tcBorders>
                  <w:top w:val="nil"/>
                  <w:left w:val="nil"/>
                  <w:bottom w:val="nil"/>
                  <w:right w:val="nil"/>
                </w:tcBorders>
                <w:shd w:val="clear" w:color="000000" w:fill="747474"/>
                <w:noWrap/>
                <w:vAlign w:val="bottom"/>
                <w:hideMark/>
              </w:tcPr>
            </w:tcPrChange>
          </w:tcPr>
          <w:p w14:paraId="13CF9BE6" w14:textId="77777777" w:rsidR="004E265E" w:rsidRPr="006745D0" w:rsidRDefault="004E265E" w:rsidP="006745D0">
            <w:pPr>
              <w:jc w:val="right"/>
              <w:rPr>
                <w:ins w:id="161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12" w:author="MKONDIWA, Maxwell (CIMMYT-India)" w:date="2024-07-23T07:39:00Z" w16du:dateUtc="2024-07-23T02:09:00Z">
                  <w:rPr>
                    <w:ins w:id="161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1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1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0.49</w:t>
              </w:r>
            </w:ins>
          </w:p>
        </w:tc>
        <w:tc>
          <w:tcPr>
            <w:tcW w:w="1280" w:type="dxa"/>
            <w:shd w:val="clear" w:color="auto" w:fill="AEAAAA" w:themeFill="background2" w:themeFillShade="BF"/>
            <w:noWrap/>
            <w:hideMark/>
            <w:tcPrChange w:id="1616"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1E9C7D7B" w14:textId="77777777" w:rsidR="004E265E" w:rsidRPr="006745D0" w:rsidRDefault="004E265E" w:rsidP="006745D0">
            <w:pPr>
              <w:jc w:val="right"/>
              <w:rPr>
                <w:ins w:id="161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18" w:author="MKONDIWA, Maxwell (CIMMYT-India)" w:date="2024-07-23T07:39:00Z" w16du:dateUtc="2024-07-23T02:09:00Z">
                  <w:rPr>
                    <w:ins w:id="161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2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2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0.5</w:t>
              </w:r>
            </w:ins>
          </w:p>
        </w:tc>
        <w:tc>
          <w:tcPr>
            <w:tcW w:w="1360" w:type="dxa"/>
            <w:shd w:val="clear" w:color="auto" w:fill="AEAAAA" w:themeFill="background2" w:themeFillShade="BF"/>
            <w:noWrap/>
            <w:hideMark/>
            <w:tcPrChange w:id="1622" w:author="MKONDIWA, Maxwell (CIMMYT-India)" w:date="2024-07-23T07:39:00Z" w16du:dateUtc="2024-07-23T02:09:00Z">
              <w:tcPr>
                <w:tcW w:w="1360" w:type="dxa"/>
                <w:gridSpan w:val="2"/>
                <w:tcBorders>
                  <w:top w:val="nil"/>
                  <w:left w:val="nil"/>
                  <w:bottom w:val="nil"/>
                  <w:right w:val="nil"/>
                </w:tcBorders>
                <w:shd w:val="clear" w:color="000000" w:fill="747474"/>
                <w:noWrap/>
                <w:vAlign w:val="bottom"/>
                <w:hideMark/>
              </w:tcPr>
            </w:tcPrChange>
          </w:tcPr>
          <w:p w14:paraId="748690A0" w14:textId="77777777" w:rsidR="004E265E" w:rsidRPr="006745D0" w:rsidRDefault="004E265E" w:rsidP="006745D0">
            <w:pPr>
              <w:jc w:val="right"/>
              <w:rPr>
                <w:ins w:id="162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24" w:author="MKONDIWA, Maxwell (CIMMYT-India)" w:date="2024-07-23T07:39:00Z" w16du:dateUtc="2024-07-23T02:09:00Z">
                  <w:rPr>
                    <w:ins w:id="162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2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2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0.38</w:t>
              </w:r>
            </w:ins>
          </w:p>
        </w:tc>
      </w:tr>
      <w:tr w:rsidR="00853750" w:rsidRPr="00853750" w14:paraId="01E628C2" w14:textId="77777777" w:rsidTr="00853750">
        <w:trPr>
          <w:trHeight w:val="288"/>
          <w:ins w:id="1628" w:author="MKONDIWA, Maxwell (CIMMYT-India)" w:date="2024-07-23T07:38:00Z"/>
        </w:trPr>
        <w:tc>
          <w:tcPr>
            <w:tcW w:w="2421" w:type="dxa"/>
            <w:noWrap/>
            <w:hideMark/>
          </w:tcPr>
          <w:p w14:paraId="3AE04729" w14:textId="77777777" w:rsidR="004E265E" w:rsidRPr="006745D0" w:rsidRDefault="004E265E" w:rsidP="006745D0">
            <w:pPr>
              <w:jc w:val="left"/>
              <w:rPr>
                <w:ins w:id="162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30" w:author="MKONDIWA, Maxwell (CIMMYT-India)" w:date="2024-07-23T07:39:00Z" w16du:dateUtc="2024-07-23T02:09:00Z">
                  <w:rPr>
                    <w:ins w:id="163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3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3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Irrigation times</w:t>
              </w:r>
            </w:ins>
          </w:p>
        </w:tc>
        <w:tc>
          <w:tcPr>
            <w:tcW w:w="960" w:type="dxa"/>
            <w:noWrap/>
            <w:hideMark/>
          </w:tcPr>
          <w:p w14:paraId="4916BA13" w14:textId="77777777" w:rsidR="004E265E" w:rsidRPr="006745D0" w:rsidRDefault="004E265E" w:rsidP="006745D0">
            <w:pPr>
              <w:jc w:val="left"/>
              <w:rPr>
                <w:ins w:id="1634"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35" w:author="MKONDIWA, Maxwell (CIMMYT-India)" w:date="2024-07-23T07:39:00Z" w16du:dateUtc="2024-07-23T02:09:00Z">
                  <w:rPr>
                    <w:ins w:id="1636"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37"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38"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07ED3E00" w14:textId="77777777" w:rsidR="004E265E" w:rsidRPr="006745D0" w:rsidRDefault="004E265E" w:rsidP="006745D0">
            <w:pPr>
              <w:jc w:val="right"/>
              <w:rPr>
                <w:ins w:id="163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40" w:author="MKONDIWA, Maxwell (CIMMYT-India)" w:date="2024-07-23T07:39:00Z" w16du:dateUtc="2024-07-23T02:09:00Z">
                  <w:rPr>
                    <w:ins w:id="164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4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4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2.22</w:t>
              </w:r>
            </w:ins>
          </w:p>
        </w:tc>
        <w:tc>
          <w:tcPr>
            <w:tcW w:w="1240" w:type="dxa"/>
            <w:noWrap/>
            <w:hideMark/>
          </w:tcPr>
          <w:p w14:paraId="33704A56" w14:textId="77777777" w:rsidR="004E265E" w:rsidRPr="006745D0" w:rsidRDefault="004E265E" w:rsidP="006745D0">
            <w:pPr>
              <w:jc w:val="right"/>
              <w:rPr>
                <w:ins w:id="1644"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45" w:author="MKONDIWA, Maxwell (CIMMYT-India)" w:date="2024-07-23T07:39:00Z" w16du:dateUtc="2024-07-23T02:09:00Z">
                  <w:rPr>
                    <w:ins w:id="1646"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47"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48"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2.15</w:t>
              </w:r>
            </w:ins>
          </w:p>
        </w:tc>
        <w:tc>
          <w:tcPr>
            <w:tcW w:w="1280" w:type="dxa"/>
            <w:noWrap/>
            <w:hideMark/>
          </w:tcPr>
          <w:p w14:paraId="75E091E4" w14:textId="77777777" w:rsidR="004E265E" w:rsidRPr="006745D0" w:rsidRDefault="004E265E" w:rsidP="006745D0">
            <w:pPr>
              <w:jc w:val="right"/>
              <w:rPr>
                <w:ins w:id="164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50" w:author="MKONDIWA, Maxwell (CIMMYT-India)" w:date="2024-07-23T07:39:00Z" w16du:dateUtc="2024-07-23T02:09:00Z">
                  <w:rPr>
                    <w:ins w:id="165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5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5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2.18</w:t>
              </w:r>
            </w:ins>
          </w:p>
        </w:tc>
        <w:tc>
          <w:tcPr>
            <w:tcW w:w="1360" w:type="dxa"/>
            <w:noWrap/>
            <w:hideMark/>
          </w:tcPr>
          <w:p w14:paraId="4349D110" w14:textId="77777777" w:rsidR="004E265E" w:rsidRPr="006745D0" w:rsidRDefault="004E265E" w:rsidP="006745D0">
            <w:pPr>
              <w:jc w:val="right"/>
              <w:rPr>
                <w:ins w:id="1654"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55" w:author="MKONDIWA, Maxwell (CIMMYT-India)" w:date="2024-07-23T07:39:00Z" w16du:dateUtc="2024-07-23T02:09:00Z">
                  <w:rPr>
                    <w:ins w:id="1656"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57"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58"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2.56</w:t>
              </w:r>
            </w:ins>
          </w:p>
        </w:tc>
      </w:tr>
      <w:tr w:rsidR="00853750" w:rsidRPr="00853750" w14:paraId="5318D6AA" w14:textId="77777777" w:rsidTr="00853750">
        <w:trPr>
          <w:trHeight w:val="288"/>
          <w:ins w:id="1659" w:author="MKONDIWA, Maxwell (CIMMYT-India)" w:date="2024-07-23T07:38:00Z"/>
        </w:trPr>
        <w:tc>
          <w:tcPr>
            <w:tcW w:w="2421" w:type="dxa"/>
            <w:noWrap/>
            <w:hideMark/>
          </w:tcPr>
          <w:p w14:paraId="75B65B10" w14:textId="77777777" w:rsidR="004E265E" w:rsidRPr="006745D0" w:rsidRDefault="004E265E" w:rsidP="006745D0">
            <w:pPr>
              <w:jc w:val="right"/>
              <w:rPr>
                <w:ins w:id="1660"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61" w:author="MKONDIWA, Maxwell (CIMMYT-India)" w:date="2024-07-23T07:39:00Z" w16du:dateUtc="2024-07-23T02:09:00Z">
                  <w:rPr>
                    <w:ins w:id="1662"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6FD064AE" w14:textId="77777777" w:rsidR="004E265E" w:rsidRPr="006745D0" w:rsidRDefault="004E265E" w:rsidP="006745D0">
            <w:pPr>
              <w:jc w:val="left"/>
              <w:rPr>
                <w:ins w:id="166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64" w:author="MKONDIWA, Maxwell (CIMMYT-India)" w:date="2024-07-23T07:39:00Z" w16du:dateUtc="2024-07-23T02:09:00Z">
                  <w:rPr>
                    <w:ins w:id="166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66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6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28B35F53" w14:textId="77777777" w:rsidR="004E265E" w:rsidRPr="006745D0" w:rsidRDefault="004E265E" w:rsidP="006745D0">
            <w:pPr>
              <w:jc w:val="right"/>
              <w:rPr>
                <w:ins w:id="166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69" w:author="MKONDIWA, Maxwell (CIMMYT-India)" w:date="2024-07-23T07:39:00Z" w16du:dateUtc="2024-07-23T02:09:00Z">
                  <w:rPr>
                    <w:ins w:id="167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7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7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0.81</w:t>
              </w:r>
            </w:ins>
          </w:p>
        </w:tc>
        <w:tc>
          <w:tcPr>
            <w:tcW w:w="1240" w:type="dxa"/>
            <w:noWrap/>
            <w:hideMark/>
          </w:tcPr>
          <w:p w14:paraId="045CAD3A" w14:textId="77777777" w:rsidR="004E265E" w:rsidRPr="006745D0" w:rsidRDefault="004E265E" w:rsidP="006745D0">
            <w:pPr>
              <w:jc w:val="right"/>
              <w:rPr>
                <w:ins w:id="167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74" w:author="MKONDIWA, Maxwell (CIMMYT-India)" w:date="2024-07-23T07:39:00Z" w16du:dateUtc="2024-07-23T02:09:00Z">
                  <w:rPr>
                    <w:ins w:id="167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7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7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0.78</w:t>
              </w:r>
            </w:ins>
          </w:p>
        </w:tc>
        <w:tc>
          <w:tcPr>
            <w:tcW w:w="1280" w:type="dxa"/>
            <w:noWrap/>
            <w:hideMark/>
          </w:tcPr>
          <w:p w14:paraId="726E34C7" w14:textId="77777777" w:rsidR="004E265E" w:rsidRPr="006745D0" w:rsidRDefault="004E265E" w:rsidP="006745D0">
            <w:pPr>
              <w:jc w:val="right"/>
              <w:rPr>
                <w:ins w:id="167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79" w:author="MKONDIWA, Maxwell (CIMMYT-India)" w:date="2024-07-23T07:39:00Z" w16du:dateUtc="2024-07-23T02:09:00Z">
                  <w:rPr>
                    <w:ins w:id="168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8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8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0.67</w:t>
              </w:r>
            </w:ins>
          </w:p>
        </w:tc>
        <w:tc>
          <w:tcPr>
            <w:tcW w:w="1360" w:type="dxa"/>
            <w:noWrap/>
            <w:hideMark/>
          </w:tcPr>
          <w:p w14:paraId="08EBA4AB" w14:textId="77777777" w:rsidR="004E265E" w:rsidRPr="006745D0" w:rsidRDefault="004E265E" w:rsidP="006745D0">
            <w:pPr>
              <w:jc w:val="right"/>
              <w:rPr>
                <w:ins w:id="168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84" w:author="MKONDIWA, Maxwell (CIMMYT-India)" w:date="2024-07-23T07:39:00Z" w16du:dateUtc="2024-07-23T02:09:00Z">
                  <w:rPr>
                    <w:ins w:id="168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8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8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0.68</w:t>
              </w:r>
            </w:ins>
          </w:p>
        </w:tc>
      </w:tr>
      <w:tr w:rsidR="006745D0" w:rsidRPr="006745D0" w14:paraId="570200F6" w14:textId="77777777" w:rsidTr="00853750">
        <w:trPr>
          <w:trHeight w:val="288"/>
          <w:ins w:id="1688" w:author="MKONDIWA, Maxwell (CIMMYT-India)" w:date="2024-07-23T07:38:00Z"/>
          <w:trPrChange w:id="1689" w:author="MKONDIWA, Maxwell (CIMMYT-India)" w:date="2024-07-23T07:39:00Z" w16du:dateUtc="2024-07-23T02:09:00Z">
            <w:trPr>
              <w:gridAfter w:val="0"/>
              <w:trHeight w:val="288"/>
            </w:trPr>
          </w:trPrChange>
        </w:trPr>
        <w:tc>
          <w:tcPr>
            <w:tcW w:w="2421" w:type="dxa"/>
            <w:noWrap/>
            <w:hideMark/>
            <w:tcPrChange w:id="1690" w:author="MKONDIWA, Maxwell (CIMMYT-India)" w:date="2024-07-23T07:39:00Z" w16du:dateUtc="2024-07-23T02:09:00Z">
              <w:tcPr>
                <w:tcW w:w="2421" w:type="dxa"/>
                <w:gridSpan w:val="2"/>
                <w:tcBorders>
                  <w:top w:val="nil"/>
                  <w:left w:val="nil"/>
                  <w:bottom w:val="nil"/>
                  <w:right w:val="nil"/>
                </w:tcBorders>
                <w:shd w:val="clear" w:color="auto" w:fill="auto"/>
                <w:noWrap/>
                <w:vAlign w:val="bottom"/>
                <w:hideMark/>
              </w:tcPr>
            </w:tcPrChange>
          </w:tcPr>
          <w:p w14:paraId="7AF0077A" w14:textId="77777777" w:rsidR="004E265E" w:rsidRPr="006745D0" w:rsidRDefault="004E265E" w:rsidP="006745D0">
            <w:pPr>
              <w:jc w:val="left"/>
              <w:rPr>
                <w:ins w:id="169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92" w:author="MKONDIWA, Maxwell (CIMMYT-India)" w:date="2024-07-23T07:39:00Z" w16du:dateUtc="2024-07-23T02:09:00Z">
                  <w:rPr>
                    <w:ins w:id="169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69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69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Sowing date window</w:t>
              </w:r>
            </w:ins>
          </w:p>
        </w:tc>
        <w:tc>
          <w:tcPr>
            <w:tcW w:w="960" w:type="dxa"/>
            <w:noWrap/>
            <w:hideMark/>
            <w:tcPrChange w:id="1696" w:author="MKONDIWA, Maxwell (CIMMYT-India)" w:date="2024-07-23T07:39:00Z" w16du:dateUtc="2024-07-23T02:09:00Z">
              <w:tcPr>
                <w:tcW w:w="960" w:type="dxa"/>
                <w:gridSpan w:val="2"/>
                <w:tcBorders>
                  <w:top w:val="nil"/>
                  <w:left w:val="nil"/>
                  <w:bottom w:val="nil"/>
                  <w:right w:val="nil"/>
                </w:tcBorders>
                <w:shd w:val="clear" w:color="auto" w:fill="auto"/>
                <w:noWrap/>
                <w:vAlign w:val="bottom"/>
                <w:hideMark/>
              </w:tcPr>
            </w:tcPrChange>
          </w:tcPr>
          <w:p w14:paraId="655BDDB6" w14:textId="77777777" w:rsidR="004E265E" w:rsidRPr="006745D0" w:rsidRDefault="004E265E" w:rsidP="006745D0">
            <w:pPr>
              <w:jc w:val="left"/>
              <w:rPr>
                <w:ins w:id="169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698" w:author="MKONDIWA, Maxwell (CIMMYT-India)" w:date="2024-07-23T07:39:00Z" w16du:dateUtc="2024-07-23T02:09:00Z">
                  <w:rPr>
                    <w:ins w:id="169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0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0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Change w:id="1702"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10557BD7" w14:textId="77777777" w:rsidR="004E265E" w:rsidRPr="006745D0" w:rsidRDefault="004E265E" w:rsidP="006745D0">
            <w:pPr>
              <w:jc w:val="right"/>
              <w:rPr>
                <w:ins w:id="170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04" w:author="MKONDIWA, Maxwell (CIMMYT-India)" w:date="2024-07-23T07:39:00Z" w16du:dateUtc="2024-07-23T02:09:00Z">
                  <w:rPr>
                    <w:ins w:id="170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0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0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2.1</w:t>
              </w:r>
            </w:ins>
          </w:p>
        </w:tc>
        <w:tc>
          <w:tcPr>
            <w:tcW w:w="1240" w:type="dxa"/>
            <w:noWrap/>
            <w:hideMark/>
            <w:tcPrChange w:id="1708" w:author="MKONDIWA, Maxwell (CIMMYT-India)" w:date="2024-07-23T07:39:00Z" w16du:dateUtc="2024-07-23T02:09:00Z">
              <w:tcPr>
                <w:tcW w:w="1240" w:type="dxa"/>
                <w:gridSpan w:val="2"/>
                <w:tcBorders>
                  <w:top w:val="nil"/>
                  <w:left w:val="nil"/>
                  <w:bottom w:val="nil"/>
                  <w:right w:val="nil"/>
                </w:tcBorders>
                <w:shd w:val="clear" w:color="000000" w:fill="747474"/>
                <w:noWrap/>
                <w:vAlign w:val="bottom"/>
                <w:hideMark/>
              </w:tcPr>
            </w:tcPrChange>
          </w:tcPr>
          <w:p w14:paraId="3A7CB016" w14:textId="77777777" w:rsidR="004E265E" w:rsidRPr="006745D0" w:rsidRDefault="004E265E" w:rsidP="006745D0">
            <w:pPr>
              <w:jc w:val="right"/>
              <w:rPr>
                <w:ins w:id="170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10" w:author="MKONDIWA, Maxwell (CIMMYT-India)" w:date="2024-07-23T07:39:00Z" w16du:dateUtc="2024-07-23T02:09:00Z">
                  <w:rPr>
                    <w:ins w:id="171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1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1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2.7</w:t>
              </w:r>
            </w:ins>
          </w:p>
        </w:tc>
        <w:tc>
          <w:tcPr>
            <w:tcW w:w="1280" w:type="dxa"/>
            <w:noWrap/>
            <w:hideMark/>
            <w:tcPrChange w:id="1714"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5C7C12AF" w14:textId="77777777" w:rsidR="004E265E" w:rsidRPr="006745D0" w:rsidRDefault="004E265E" w:rsidP="006745D0">
            <w:pPr>
              <w:jc w:val="right"/>
              <w:rPr>
                <w:ins w:id="171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16" w:author="MKONDIWA, Maxwell (CIMMYT-India)" w:date="2024-07-23T07:39:00Z" w16du:dateUtc="2024-07-23T02:09:00Z">
                  <w:rPr>
                    <w:ins w:id="171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1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1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3.1</w:t>
              </w:r>
            </w:ins>
          </w:p>
        </w:tc>
        <w:tc>
          <w:tcPr>
            <w:tcW w:w="1360" w:type="dxa"/>
            <w:noWrap/>
            <w:hideMark/>
            <w:tcPrChange w:id="1720" w:author="MKONDIWA, Maxwell (CIMMYT-India)" w:date="2024-07-23T07:39:00Z" w16du:dateUtc="2024-07-23T02:09:00Z">
              <w:tcPr>
                <w:tcW w:w="1360" w:type="dxa"/>
                <w:gridSpan w:val="2"/>
                <w:tcBorders>
                  <w:top w:val="nil"/>
                  <w:left w:val="nil"/>
                  <w:bottom w:val="nil"/>
                  <w:right w:val="nil"/>
                </w:tcBorders>
                <w:shd w:val="clear" w:color="000000" w:fill="747474"/>
                <w:noWrap/>
                <w:vAlign w:val="bottom"/>
                <w:hideMark/>
              </w:tcPr>
            </w:tcPrChange>
          </w:tcPr>
          <w:p w14:paraId="1EE5A37C" w14:textId="77777777" w:rsidR="004E265E" w:rsidRPr="006745D0" w:rsidRDefault="004E265E" w:rsidP="006745D0">
            <w:pPr>
              <w:jc w:val="right"/>
              <w:rPr>
                <w:ins w:id="172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22" w:author="MKONDIWA, Maxwell (CIMMYT-India)" w:date="2024-07-23T07:39:00Z" w16du:dateUtc="2024-07-23T02:09:00Z">
                  <w:rPr>
                    <w:ins w:id="172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2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2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3.62</w:t>
              </w:r>
            </w:ins>
          </w:p>
        </w:tc>
      </w:tr>
      <w:tr w:rsidR="006745D0" w:rsidRPr="006745D0" w14:paraId="36DAFFD5" w14:textId="77777777" w:rsidTr="00853750">
        <w:trPr>
          <w:trHeight w:val="288"/>
          <w:ins w:id="1726" w:author="MKONDIWA, Maxwell (CIMMYT-India)" w:date="2024-07-23T07:38:00Z"/>
          <w:trPrChange w:id="1727" w:author="MKONDIWA, Maxwell (CIMMYT-India)" w:date="2024-07-23T07:39:00Z" w16du:dateUtc="2024-07-23T02:09:00Z">
            <w:trPr>
              <w:gridAfter w:val="0"/>
              <w:trHeight w:val="288"/>
            </w:trPr>
          </w:trPrChange>
        </w:trPr>
        <w:tc>
          <w:tcPr>
            <w:tcW w:w="2421" w:type="dxa"/>
            <w:noWrap/>
            <w:hideMark/>
            <w:tcPrChange w:id="1728" w:author="MKONDIWA, Maxwell (CIMMYT-India)" w:date="2024-07-23T07:39:00Z" w16du:dateUtc="2024-07-23T02:09:00Z">
              <w:tcPr>
                <w:tcW w:w="2421" w:type="dxa"/>
                <w:gridSpan w:val="2"/>
                <w:tcBorders>
                  <w:top w:val="nil"/>
                  <w:left w:val="nil"/>
                  <w:bottom w:val="nil"/>
                  <w:right w:val="nil"/>
                </w:tcBorders>
                <w:shd w:val="clear" w:color="auto" w:fill="auto"/>
                <w:noWrap/>
                <w:vAlign w:val="bottom"/>
                <w:hideMark/>
              </w:tcPr>
            </w:tcPrChange>
          </w:tcPr>
          <w:p w14:paraId="05B1E83F" w14:textId="77777777" w:rsidR="004E265E" w:rsidRPr="006745D0" w:rsidRDefault="004E265E" w:rsidP="006745D0">
            <w:pPr>
              <w:jc w:val="right"/>
              <w:rPr>
                <w:ins w:id="172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30" w:author="MKONDIWA, Maxwell (CIMMYT-India)" w:date="2024-07-23T07:39:00Z" w16du:dateUtc="2024-07-23T02:09:00Z">
                  <w:rPr>
                    <w:ins w:id="173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Change w:id="1732" w:author="MKONDIWA, Maxwell (CIMMYT-India)" w:date="2024-07-23T07:39:00Z" w16du:dateUtc="2024-07-23T02:09:00Z">
              <w:tcPr>
                <w:tcW w:w="960" w:type="dxa"/>
                <w:gridSpan w:val="2"/>
                <w:tcBorders>
                  <w:top w:val="nil"/>
                  <w:left w:val="nil"/>
                  <w:bottom w:val="nil"/>
                  <w:right w:val="nil"/>
                </w:tcBorders>
                <w:shd w:val="clear" w:color="auto" w:fill="auto"/>
                <w:noWrap/>
                <w:vAlign w:val="bottom"/>
                <w:hideMark/>
              </w:tcPr>
            </w:tcPrChange>
          </w:tcPr>
          <w:p w14:paraId="15277F19" w14:textId="77777777" w:rsidR="004E265E" w:rsidRPr="006745D0" w:rsidRDefault="004E265E" w:rsidP="006745D0">
            <w:pPr>
              <w:jc w:val="left"/>
              <w:rPr>
                <w:ins w:id="173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34" w:author="MKONDIWA, Maxwell (CIMMYT-India)" w:date="2024-07-23T07:39:00Z" w16du:dateUtc="2024-07-23T02:09:00Z">
                  <w:rPr>
                    <w:ins w:id="173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73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3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Change w:id="1738"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27439D21" w14:textId="77777777" w:rsidR="004E265E" w:rsidRPr="006745D0" w:rsidRDefault="004E265E" w:rsidP="006745D0">
            <w:pPr>
              <w:jc w:val="right"/>
              <w:rPr>
                <w:ins w:id="173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40" w:author="MKONDIWA, Maxwell (CIMMYT-India)" w:date="2024-07-23T07:39:00Z" w16du:dateUtc="2024-07-23T02:09:00Z">
                  <w:rPr>
                    <w:ins w:id="174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4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4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0.82</w:t>
              </w:r>
            </w:ins>
          </w:p>
        </w:tc>
        <w:tc>
          <w:tcPr>
            <w:tcW w:w="1240" w:type="dxa"/>
            <w:noWrap/>
            <w:hideMark/>
            <w:tcPrChange w:id="1744" w:author="MKONDIWA, Maxwell (CIMMYT-India)" w:date="2024-07-23T07:39:00Z" w16du:dateUtc="2024-07-23T02:09:00Z">
              <w:tcPr>
                <w:tcW w:w="1240" w:type="dxa"/>
                <w:gridSpan w:val="2"/>
                <w:tcBorders>
                  <w:top w:val="nil"/>
                  <w:left w:val="nil"/>
                  <w:bottom w:val="nil"/>
                  <w:right w:val="nil"/>
                </w:tcBorders>
                <w:shd w:val="clear" w:color="000000" w:fill="747474"/>
                <w:noWrap/>
                <w:vAlign w:val="bottom"/>
                <w:hideMark/>
              </w:tcPr>
            </w:tcPrChange>
          </w:tcPr>
          <w:p w14:paraId="67EFB38F" w14:textId="77777777" w:rsidR="004E265E" w:rsidRPr="006745D0" w:rsidRDefault="004E265E" w:rsidP="006745D0">
            <w:pPr>
              <w:jc w:val="right"/>
              <w:rPr>
                <w:ins w:id="174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46" w:author="MKONDIWA, Maxwell (CIMMYT-India)" w:date="2024-07-23T07:39:00Z" w16du:dateUtc="2024-07-23T02:09:00Z">
                  <w:rPr>
                    <w:ins w:id="174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4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4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0.92</w:t>
              </w:r>
            </w:ins>
          </w:p>
        </w:tc>
        <w:tc>
          <w:tcPr>
            <w:tcW w:w="1280" w:type="dxa"/>
            <w:noWrap/>
            <w:hideMark/>
            <w:tcPrChange w:id="1750"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71C8541B" w14:textId="77777777" w:rsidR="004E265E" w:rsidRPr="006745D0" w:rsidRDefault="004E265E" w:rsidP="006745D0">
            <w:pPr>
              <w:jc w:val="right"/>
              <w:rPr>
                <w:ins w:id="175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52" w:author="MKONDIWA, Maxwell (CIMMYT-India)" w:date="2024-07-23T07:39:00Z" w16du:dateUtc="2024-07-23T02:09:00Z">
                  <w:rPr>
                    <w:ins w:id="175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5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5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0.82</w:t>
              </w:r>
            </w:ins>
          </w:p>
        </w:tc>
        <w:tc>
          <w:tcPr>
            <w:tcW w:w="1360" w:type="dxa"/>
            <w:noWrap/>
            <w:hideMark/>
            <w:tcPrChange w:id="1756" w:author="MKONDIWA, Maxwell (CIMMYT-India)" w:date="2024-07-23T07:39:00Z" w16du:dateUtc="2024-07-23T02:09:00Z">
              <w:tcPr>
                <w:tcW w:w="1360" w:type="dxa"/>
                <w:gridSpan w:val="2"/>
                <w:tcBorders>
                  <w:top w:val="nil"/>
                  <w:left w:val="nil"/>
                  <w:bottom w:val="nil"/>
                  <w:right w:val="nil"/>
                </w:tcBorders>
                <w:shd w:val="clear" w:color="000000" w:fill="747474"/>
                <w:noWrap/>
                <w:vAlign w:val="bottom"/>
                <w:hideMark/>
              </w:tcPr>
            </w:tcPrChange>
          </w:tcPr>
          <w:p w14:paraId="2D4F83E0" w14:textId="77777777" w:rsidR="004E265E" w:rsidRPr="006745D0" w:rsidRDefault="004E265E" w:rsidP="006745D0">
            <w:pPr>
              <w:jc w:val="right"/>
              <w:rPr>
                <w:ins w:id="175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58" w:author="MKONDIWA, Maxwell (CIMMYT-India)" w:date="2024-07-23T07:39:00Z" w16du:dateUtc="2024-07-23T02:09:00Z">
                  <w:rPr>
                    <w:ins w:id="175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6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6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0.82</w:t>
              </w:r>
            </w:ins>
          </w:p>
        </w:tc>
      </w:tr>
      <w:tr w:rsidR="00853750" w:rsidRPr="00853750" w14:paraId="5CE81FFC" w14:textId="77777777" w:rsidTr="00853750">
        <w:trPr>
          <w:trHeight w:val="288"/>
          <w:ins w:id="1762" w:author="MKONDIWA, Maxwell (CIMMYT-India)" w:date="2024-07-23T07:38:00Z"/>
        </w:trPr>
        <w:tc>
          <w:tcPr>
            <w:tcW w:w="2421" w:type="dxa"/>
            <w:noWrap/>
            <w:hideMark/>
          </w:tcPr>
          <w:p w14:paraId="5F4FB3D0" w14:textId="77777777" w:rsidR="004E265E" w:rsidRPr="006745D0" w:rsidRDefault="004E265E" w:rsidP="006745D0">
            <w:pPr>
              <w:jc w:val="left"/>
              <w:rPr>
                <w:ins w:id="176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64" w:author="MKONDIWA, Maxwell (CIMMYT-India)" w:date="2024-07-23T07:39:00Z" w16du:dateUtc="2024-07-23T02:09:00Z">
                  <w:rPr>
                    <w:ins w:id="176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6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6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Gender</w:t>
              </w:r>
            </w:ins>
          </w:p>
        </w:tc>
        <w:tc>
          <w:tcPr>
            <w:tcW w:w="960" w:type="dxa"/>
            <w:noWrap/>
            <w:hideMark/>
          </w:tcPr>
          <w:p w14:paraId="0FB20CB4" w14:textId="77777777" w:rsidR="004E265E" w:rsidRPr="006745D0" w:rsidRDefault="004E265E" w:rsidP="006745D0">
            <w:pPr>
              <w:jc w:val="left"/>
              <w:rPr>
                <w:ins w:id="176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69" w:author="MKONDIWA, Maxwell (CIMMYT-India)" w:date="2024-07-23T07:39:00Z" w16du:dateUtc="2024-07-23T02:09:00Z">
                  <w:rPr>
                    <w:ins w:id="177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7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7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3C9E1C93" w14:textId="77777777" w:rsidR="004E265E" w:rsidRPr="006745D0" w:rsidRDefault="004E265E" w:rsidP="006745D0">
            <w:pPr>
              <w:jc w:val="right"/>
              <w:rPr>
                <w:ins w:id="177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74" w:author="MKONDIWA, Maxwell (CIMMYT-India)" w:date="2024-07-23T07:39:00Z" w16du:dateUtc="2024-07-23T02:09:00Z">
                  <w:rPr>
                    <w:ins w:id="177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7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7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0.04</w:t>
              </w:r>
            </w:ins>
          </w:p>
        </w:tc>
        <w:tc>
          <w:tcPr>
            <w:tcW w:w="1240" w:type="dxa"/>
            <w:noWrap/>
            <w:hideMark/>
          </w:tcPr>
          <w:p w14:paraId="18BAFC4F" w14:textId="77777777" w:rsidR="004E265E" w:rsidRPr="006745D0" w:rsidRDefault="004E265E" w:rsidP="006745D0">
            <w:pPr>
              <w:jc w:val="right"/>
              <w:rPr>
                <w:ins w:id="177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79" w:author="MKONDIWA, Maxwell (CIMMYT-India)" w:date="2024-07-23T07:39:00Z" w16du:dateUtc="2024-07-23T02:09:00Z">
                  <w:rPr>
                    <w:ins w:id="178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8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8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0.03</w:t>
              </w:r>
            </w:ins>
          </w:p>
        </w:tc>
        <w:tc>
          <w:tcPr>
            <w:tcW w:w="1280" w:type="dxa"/>
            <w:noWrap/>
            <w:hideMark/>
          </w:tcPr>
          <w:p w14:paraId="586E326C" w14:textId="77777777" w:rsidR="004E265E" w:rsidRPr="006745D0" w:rsidRDefault="004E265E" w:rsidP="006745D0">
            <w:pPr>
              <w:jc w:val="right"/>
              <w:rPr>
                <w:ins w:id="178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84" w:author="MKONDIWA, Maxwell (CIMMYT-India)" w:date="2024-07-23T07:39:00Z" w16du:dateUtc="2024-07-23T02:09:00Z">
                  <w:rPr>
                    <w:ins w:id="178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8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8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0.03</w:t>
              </w:r>
            </w:ins>
          </w:p>
        </w:tc>
        <w:tc>
          <w:tcPr>
            <w:tcW w:w="1360" w:type="dxa"/>
            <w:noWrap/>
            <w:hideMark/>
          </w:tcPr>
          <w:p w14:paraId="16913D44" w14:textId="77777777" w:rsidR="004E265E" w:rsidRPr="006745D0" w:rsidRDefault="004E265E" w:rsidP="006745D0">
            <w:pPr>
              <w:jc w:val="right"/>
              <w:rPr>
                <w:ins w:id="178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89" w:author="MKONDIWA, Maxwell (CIMMYT-India)" w:date="2024-07-23T07:39:00Z" w16du:dateUtc="2024-07-23T02:09:00Z">
                  <w:rPr>
                    <w:ins w:id="179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79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79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0.03</w:t>
              </w:r>
            </w:ins>
          </w:p>
        </w:tc>
      </w:tr>
      <w:tr w:rsidR="00853750" w:rsidRPr="00853750" w14:paraId="25B55015" w14:textId="77777777" w:rsidTr="00853750">
        <w:trPr>
          <w:trHeight w:val="288"/>
          <w:ins w:id="1793" w:author="MKONDIWA, Maxwell (CIMMYT-India)" w:date="2024-07-23T07:38:00Z"/>
        </w:trPr>
        <w:tc>
          <w:tcPr>
            <w:tcW w:w="2421" w:type="dxa"/>
            <w:noWrap/>
            <w:hideMark/>
          </w:tcPr>
          <w:p w14:paraId="501FEEEC" w14:textId="77777777" w:rsidR="004E265E" w:rsidRPr="006745D0" w:rsidRDefault="004E265E" w:rsidP="006745D0">
            <w:pPr>
              <w:jc w:val="right"/>
              <w:rPr>
                <w:ins w:id="1794"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95" w:author="MKONDIWA, Maxwell (CIMMYT-India)" w:date="2024-07-23T07:39:00Z" w16du:dateUtc="2024-07-23T02:09:00Z">
                  <w:rPr>
                    <w:ins w:id="1796"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741DAE8B" w14:textId="77777777" w:rsidR="004E265E" w:rsidRPr="006745D0" w:rsidRDefault="004E265E" w:rsidP="006745D0">
            <w:pPr>
              <w:jc w:val="left"/>
              <w:rPr>
                <w:ins w:id="179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798" w:author="MKONDIWA, Maxwell (CIMMYT-India)" w:date="2024-07-23T07:39:00Z" w16du:dateUtc="2024-07-23T02:09:00Z">
                  <w:rPr>
                    <w:ins w:id="179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80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0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31BE1065" w14:textId="77777777" w:rsidR="004E265E" w:rsidRPr="006745D0" w:rsidRDefault="004E265E" w:rsidP="006745D0">
            <w:pPr>
              <w:jc w:val="right"/>
              <w:rPr>
                <w:ins w:id="180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03" w:author="MKONDIWA, Maxwell (CIMMYT-India)" w:date="2024-07-23T07:39:00Z" w16du:dateUtc="2024-07-23T02:09:00Z">
                  <w:rPr>
                    <w:ins w:id="180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0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0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0.19</w:t>
              </w:r>
            </w:ins>
          </w:p>
        </w:tc>
        <w:tc>
          <w:tcPr>
            <w:tcW w:w="1240" w:type="dxa"/>
            <w:noWrap/>
            <w:hideMark/>
          </w:tcPr>
          <w:p w14:paraId="6387BCF2" w14:textId="77777777" w:rsidR="004E265E" w:rsidRPr="006745D0" w:rsidRDefault="004E265E" w:rsidP="006745D0">
            <w:pPr>
              <w:jc w:val="right"/>
              <w:rPr>
                <w:ins w:id="180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08" w:author="MKONDIWA, Maxwell (CIMMYT-India)" w:date="2024-07-23T07:39:00Z" w16du:dateUtc="2024-07-23T02:09:00Z">
                  <w:rPr>
                    <w:ins w:id="180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1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1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0.16</w:t>
              </w:r>
            </w:ins>
          </w:p>
        </w:tc>
        <w:tc>
          <w:tcPr>
            <w:tcW w:w="1280" w:type="dxa"/>
            <w:noWrap/>
            <w:hideMark/>
          </w:tcPr>
          <w:p w14:paraId="696869FA" w14:textId="77777777" w:rsidR="004E265E" w:rsidRPr="006745D0" w:rsidRDefault="004E265E" w:rsidP="006745D0">
            <w:pPr>
              <w:jc w:val="right"/>
              <w:rPr>
                <w:ins w:id="181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13" w:author="MKONDIWA, Maxwell (CIMMYT-India)" w:date="2024-07-23T07:39:00Z" w16du:dateUtc="2024-07-23T02:09:00Z">
                  <w:rPr>
                    <w:ins w:id="181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1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1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0.18</w:t>
              </w:r>
            </w:ins>
          </w:p>
        </w:tc>
        <w:tc>
          <w:tcPr>
            <w:tcW w:w="1360" w:type="dxa"/>
            <w:noWrap/>
            <w:hideMark/>
          </w:tcPr>
          <w:p w14:paraId="65B68265" w14:textId="77777777" w:rsidR="004E265E" w:rsidRPr="006745D0" w:rsidRDefault="004E265E" w:rsidP="006745D0">
            <w:pPr>
              <w:jc w:val="right"/>
              <w:rPr>
                <w:ins w:id="181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18" w:author="MKONDIWA, Maxwell (CIMMYT-India)" w:date="2024-07-23T07:39:00Z" w16du:dateUtc="2024-07-23T02:09:00Z">
                  <w:rPr>
                    <w:ins w:id="181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2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2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0.17</w:t>
              </w:r>
            </w:ins>
          </w:p>
        </w:tc>
      </w:tr>
      <w:tr w:rsidR="00853750" w:rsidRPr="00853750" w14:paraId="68CF458A" w14:textId="77777777" w:rsidTr="00853750">
        <w:trPr>
          <w:trHeight w:val="288"/>
          <w:ins w:id="1822" w:author="MKONDIWA, Maxwell (CIMMYT-India)" w:date="2024-07-23T07:38:00Z"/>
        </w:trPr>
        <w:tc>
          <w:tcPr>
            <w:tcW w:w="2421" w:type="dxa"/>
            <w:noWrap/>
            <w:hideMark/>
          </w:tcPr>
          <w:p w14:paraId="37CE04FB" w14:textId="77777777" w:rsidR="004E265E" w:rsidRPr="006745D0" w:rsidRDefault="004E265E" w:rsidP="006745D0">
            <w:pPr>
              <w:jc w:val="left"/>
              <w:rPr>
                <w:ins w:id="182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24" w:author="MKONDIWA, Maxwell (CIMMYT-India)" w:date="2024-07-23T07:39:00Z" w16du:dateUtc="2024-07-23T02:09:00Z">
                  <w:rPr>
                    <w:ins w:id="182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2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2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Annual temperature (2017)</w:t>
              </w:r>
            </w:ins>
          </w:p>
        </w:tc>
        <w:tc>
          <w:tcPr>
            <w:tcW w:w="960" w:type="dxa"/>
            <w:noWrap/>
            <w:hideMark/>
          </w:tcPr>
          <w:p w14:paraId="75A1D25E" w14:textId="77777777" w:rsidR="004E265E" w:rsidRPr="006745D0" w:rsidRDefault="004E265E" w:rsidP="006745D0">
            <w:pPr>
              <w:jc w:val="left"/>
              <w:rPr>
                <w:ins w:id="182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29" w:author="MKONDIWA, Maxwell (CIMMYT-India)" w:date="2024-07-23T07:39:00Z" w16du:dateUtc="2024-07-23T02:09:00Z">
                  <w:rPr>
                    <w:ins w:id="183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3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3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5C106166" w14:textId="77777777" w:rsidR="004E265E" w:rsidRPr="006745D0" w:rsidRDefault="004E265E" w:rsidP="006745D0">
            <w:pPr>
              <w:jc w:val="right"/>
              <w:rPr>
                <w:ins w:id="183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34" w:author="MKONDIWA, Maxwell (CIMMYT-India)" w:date="2024-07-23T07:39:00Z" w16du:dateUtc="2024-07-23T02:09:00Z">
                  <w:rPr>
                    <w:ins w:id="183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3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3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26.04</w:t>
              </w:r>
            </w:ins>
          </w:p>
        </w:tc>
        <w:tc>
          <w:tcPr>
            <w:tcW w:w="1240" w:type="dxa"/>
            <w:noWrap/>
            <w:hideMark/>
          </w:tcPr>
          <w:p w14:paraId="7B756CA1" w14:textId="77777777" w:rsidR="004E265E" w:rsidRPr="006745D0" w:rsidRDefault="004E265E" w:rsidP="006745D0">
            <w:pPr>
              <w:jc w:val="right"/>
              <w:rPr>
                <w:ins w:id="183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39" w:author="MKONDIWA, Maxwell (CIMMYT-India)" w:date="2024-07-23T07:39:00Z" w16du:dateUtc="2024-07-23T02:09:00Z">
                  <w:rPr>
                    <w:ins w:id="184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4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4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26.08</w:t>
              </w:r>
            </w:ins>
          </w:p>
        </w:tc>
        <w:tc>
          <w:tcPr>
            <w:tcW w:w="1280" w:type="dxa"/>
            <w:noWrap/>
            <w:hideMark/>
          </w:tcPr>
          <w:p w14:paraId="62D54FE0" w14:textId="77777777" w:rsidR="004E265E" w:rsidRPr="006745D0" w:rsidRDefault="004E265E" w:rsidP="006745D0">
            <w:pPr>
              <w:jc w:val="right"/>
              <w:rPr>
                <w:ins w:id="184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44" w:author="MKONDIWA, Maxwell (CIMMYT-India)" w:date="2024-07-23T07:39:00Z" w16du:dateUtc="2024-07-23T02:09:00Z">
                  <w:rPr>
                    <w:ins w:id="184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4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4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26.05</w:t>
              </w:r>
            </w:ins>
          </w:p>
        </w:tc>
        <w:tc>
          <w:tcPr>
            <w:tcW w:w="1360" w:type="dxa"/>
            <w:noWrap/>
            <w:hideMark/>
          </w:tcPr>
          <w:p w14:paraId="2C663A17" w14:textId="77777777" w:rsidR="004E265E" w:rsidRPr="006745D0" w:rsidRDefault="004E265E" w:rsidP="006745D0">
            <w:pPr>
              <w:jc w:val="right"/>
              <w:rPr>
                <w:ins w:id="184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49" w:author="MKONDIWA, Maxwell (CIMMYT-India)" w:date="2024-07-23T07:39:00Z" w16du:dateUtc="2024-07-23T02:09:00Z">
                  <w:rPr>
                    <w:ins w:id="185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5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5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26.05</w:t>
              </w:r>
            </w:ins>
          </w:p>
        </w:tc>
      </w:tr>
      <w:tr w:rsidR="00853750" w:rsidRPr="00853750" w14:paraId="14DF19CF" w14:textId="77777777" w:rsidTr="00853750">
        <w:trPr>
          <w:trHeight w:val="288"/>
          <w:ins w:id="1853" w:author="MKONDIWA, Maxwell (CIMMYT-India)" w:date="2024-07-23T07:38:00Z"/>
        </w:trPr>
        <w:tc>
          <w:tcPr>
            <w:tcW w:w="2421" w:type="dxa"/>
            <w:noWrap/>
            <w:hideMark/>
          </w:tcPr>
          <w:p w14:paraId="72ABC062" w14:textId="77777777" w:rsidR="004E265E" w:rsidRPr="006745D0" w:rsidRDefault="004E265E" w:rsidP="006745D0">
            <w:pPr>
              <w:jc w:val="right"/>
              <w:rPr>
                <w:ins w:id="1854"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55" w:author="MKONDIWA, Maxwell (CIMMYT-India)" w:date="2024-07-23T07:39:00Z" w16du:dateUtc="2024-07-23T02:09:00Z">
                  <w:rPr>
                    <w:ins w:id="1856"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4200561B" w14:textId="77777777" w:rsidR="004E265E" w:rsidRPr="006745D0" w:rsidRDefault="004E265E" w:rsidP="006745D0">
            <w:pPr>
              <w:jc w:val="left"/>
              <w:rPr>
                <w:ins w:id="185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58" w:author="MKONDIWA, Maxwell (CIMMYT-India)" w:date="2024-07-23T07:39:00Z" w16du:dateUtc="2024-07-23T02:09:00Z">
                  <w:rPr>
                    <w:ins w:id="185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86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6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21F40FDE" w14:textId="77777777" w:rsidR="004E265E" w:rsidRPr="006745D0" w:rsidRDefault="004E265E" w:rsidP="006745D0">
            <w:pPr>
              <w:jc w:val="right"/>
              <w:rPr>
                <w:ins w:id="186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63" w:author="MKONDIWA, Maxwell (CIMMYT-India)" w:date="2024-07-23T07:39:00Z" w16du:dateUtc="2024-07-23T02:09:00Z">
                  <w:rPr>
                    <w:ins w:id="186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6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6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0.33</w:t>
              </w:r>
            </w:ins>
          </w:p>
        </w:tc>
        <w:tc>
          <w:tcPr>
            <w:tcW w:w="1240" w:type="dxa"/>
            <w:noWrap/>
            <w:hideMark/>
          </w:tcPr>
          <w:p w14:paraId="2B118B1F" w14:textId="77777777" w:rsidR="004E265E" w:rsidRPr="006745D0" w:rsidRDefault="004E265E" w:rsidP="006745D0">
            <w:pPr>
              <w:jc w:val="right"/>
              <w:rPr>
                <w:ins w:id="186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68" w:author="MKONDIWA, Maxwell (CIMMYT-India)" w:date="2024-07-23T07:39:00Z" w16du:dateUtc="2024-07-23T02:09:00Z">
                  <w:rPr>
                    <w:ins w:id="186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7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7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0.31</w:t>
              </w:r>
            </w:ins>
          </w:p>
        </w:tc>
        <w:tc>
          <w:tcPr>
            <w:tcW w:w="1280" w:type="dxa"/>
            <w:noWrap/>
            <w:hideMark/>
          </w:tcPr>
          <w:p w14:paraId="5B12E513" w14:textId="77777777" w:rsidR="004E265E" w:rsidRPr="006745D0" w:rsidRDefault="004E265E" w:rsidP="006745D0">
            <w:pPr>
              <w:jc w:val="right"/>
              <w:rPr>
                <w:ins w:id="187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73" w:author="MKONDIWA, Maxwell (CIMMYT-India)" w:date="2024-07-23T07:39:00Z" w16du:dateUtc="2024-07-23T02:09:00Z">
                  <w:rPr>
                    <w:ins w:id="187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7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7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0.3</w:t>
              </w:r>
            </w:ins>
          </w:p>
        </w:tc>
        <w:tc>
          <w:tcPr>
            <w:tcW w:w="1360" w:type="dxa"/>
            <w:noWrap/>
            <w:hideMark/>
          </w:tcPr>
          <w:p w14:paraId="7EEAE84F" w14:textId="77777777" w:rsidR="004E265E" w:rsidRPr="006745D0" w:rsidRDefault="004E265E" w:rsidP="006745D0">
            <w:pPr>
              <w:jc w:val="right"/>
              <w:rPr>
                <w:ins w:id="187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78" w:author="MKONDIWA, Maxwell (CIMMYT-India)" w:date="2024-07-23T07:39:00Z" w16du:dateUtc="2024-07-23T02:09:00Z">
                  <w:rPr>
                    <w:ins w:id="187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8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8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0.3</w:t>
              </w:r>
            </w:ins>
          </w:p>
        </w:tc>
      </w:tr>
      <w:tr w:rsidR="00853750" w:rsidRPr="00853750" w14:paraId="6831D0E3" w14:textId="77777777" w:rsidTr="00853750">
        <w:trPr>
          <w:trHeight w:val="288"/>
          <w:ins w:id="1882" w:author="MKONDIWA, Maxwell (CIMMYT-India)" w:date="2024-07-23T07:38:00Z"/>
        </w:trPr>
        <w:tc>
          <w:tcPr>
            <w:tcW w:w="2421" w:type="dxa"/>
            <w:noWrap/>
            <w:hideMark/>
          </w:tcPr>
          <w:p w14:paraId="4DEDDE75" w14:textId="77777777" w:rsidR="004E265E" w:rsidRPr="006745D0" w:rsidRDefault="004E265E" w:rsidP="006745D0">
            <w:pPr>
              <w:jc w:val="left"/>
              <w:rPr>
                <w:ins w:id="188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84" w:author="MKONDIWA, Maxwell (CIMMYT-India)" w:date="2024-07-23T07:39:00Z" w16du:dateUtc="2024-07-23T02:09:00Z">
                  <w:rPr>
                    <w:ins w:id="188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8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8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Annual precipitation (2017)</w:t>
              </w:r>
            </w:ins>
          </w:p>
        </w:tc>
        <w:tc>
          <w:tcPr>
            <w:tcW w:w="960" w:type="dxa"/>
            <w:noWrap/>
            <w:hideMark/>
          </w:tcPr>
          <w:p w14:paraId="397C1A8D" w14:textId="77777777" w:rsidR="004E265E" w:rsidRPr="006745D0" w:rsidRDefault="004E265E" w:rsidP="006745D0">
            <w:pPr>
              <w:jc w:val="left"/>
              <w:rPr>
                <w:ins w:id="188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89" w:author="MKONDIWA, Maxwell (CIMMYT-India)" w:date="2024-07-23T07:39:00Z" w16du:dateUtc="2024-07-23T02:09:00Z">
                  <w:rPr>
                    <w:ins w:id="189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9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9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69136A36" w14:textId="77777777" w:rsidR="004E265E" w:rsidRPr="006745D0" w:rsidRDefault="004E265E" w:rsidP="006745D0">
            <w:pPr>
              <w:jc w:val="right"/>
              <w:rPr>
                <w:ins w:id="189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94" w:author="MKONDIWA, Maxwell (CIMMYT-India)" w:date="2024-07-23T07:39:00Z" w16du:dateUtc="2024-07-23T02:09:00Z">
                  <w:rPr>
                    <w:ins w:id="189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89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89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895.22</w:t>
              </w:r>
            </w:ins>
          </w:p>
        </w:tc>
        <w:tc>
          <w:tcPr>
            <w:tcW w:w="1240" w:type="dxa"/>
            <w:noWrap/>
            <w:hideMark/>
          </w:tcPr>
          <w:p w14:paraId="28DE9567" w14:textId="77777777" w:rsidR="004E265E" w:rsidRPr="006745D0" w:rsidRDefault="004E265E" w:rsidP="006745D0">
            <w:pPr>
              <w:jc w:val="right"/>
              <w:rPr>
                <w:ins w:id="189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899" w:author="MKONDIWA, Maxwell (CIMMYT-India)" w:date="2024-07-23T07:39:00Z" w16du:dateUtc="2024-07-23T02:09:00Z">
                  <w:rPr>
                    <w:ins w:id="190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0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0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937.87</w:t>
              </w:r>
            </w:ins>
          </w:p>
        </w:tc>
        <w:tc>
          <w:tcPr>
            <w:tcW w:w="1280" w:type="dxa"/>
            <w:noWrap/>
            <w:hideMark/>
          </w:tcPr>
          <w:p w14:paraId="7E164696" w14:textId="77777777" w:rsidR="004E265E" w:rsidRPr="006745D0" w:rsidRDefault="004E265E" w:rsidP="006745D0">
            <w:pPr>
              <w:jc w:val="right"/>
              <w:rPr>
                <w:ins w:id="190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04" w:author="MKONDIWA, Maxwell (CIMMYT-India)" w:date="2024-07-23T07:39:00Z" w16du:dateUtc="2024-07-23T02:09:00Z">
                  <w:rPr>
                    <w:ins w:id="190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0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0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978.39</w:t>
              </w:r>
            </w:ins>
          </w:p>
        </w:tc>
        <w:tc>
          <w:tcPr>
            <w:tcW w:w="1360" w:type="dxa"/>
            <w:noWrap/>
            <w:hideMark/>
          </w:tcPr>
          <w:p w14:paraId="379EF535" w14:textId="77777777" w:rsidR="004E265E" w:rsidRPr="006745D0" w:rsidRDefault="004E265E" w:rsidP="006745D0">
            <w:pPr>
              <w:jc w:val="right"/>
              <w:rPr>
                <w:ins w:id="190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09" w:author="MKONDIWA, Maxwell (CIMMYT-India)" w:date="2024-07-23T07:39:00Z" w16du:dateUtc="2024-07-23T02:09:00Z">
                  <w:rPr>
                    <w:ins w:id="191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1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1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1023.09</w:t>
              </w:r>
            </w:ins>
          </w:p>
        </w:tc>
      </w:tr>
      <w:tr w:rsidR="00853750" w:rsidRPr="00853750" w14:paraId="5A32F858" w14:textId="77777777" w:rsidTr="00853750">
        <w:trPr>
          <w:trHeight w:val="288"/>
          <w:ins w:id="1913" w:author="MKONDIWA, Maxwell (CIMMYT-India)" w:date="2024-07-23T07:38:00Z"/>
        </w:trPr>
        <w:tc>
          <w:tcPr>
            <w:tcW w:w="2421" w:type="dxa"/>
            <w:noWrap/>
            <w:hideMark/>
          </w:tcPr>
          <w:p w14:paraId="5A277E1D" w14:textId="77777777" w:rsidR="004E265E" w:rsidRPr="006745D0" w:rsidRDefault="004E265E" w:rsidP="006745D0">
            <w:pPr>
              <w:jc w:val="right"/>
              <w:rPr>
                <w:ins w:id="1914"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15" w:author="MKONDIWA, Maxwell (CIMMYT-India)" w:date="2024-07-23T07:39:00Z" w16du:dateUtc="2024-07-23T02:09:00Z">
                  <w:rPr>
                    <w:ins w:id="1916"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381DFCB9" w14:textId="77777777" w:rsidR="004E265E" w:rsidRPr="006745D0" w:rsidRDefault="004E265E" w:rsidP="006745D0">
            <w:pPr>
              <w:jc w:val="left"/>
              <w:rPr>
                <w:ins w:id="191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18" w:author="MKONDIWA, Maxwell (CIMMYT-India)" w:date="2024-07-23T07:39:00Z" w16du:dateUtc="2024-07-23T02:09:00Z">
                  <w:rPr>
                    <w:ins w:id="191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92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2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7175050B" w14:textId="77777777" w:rsidR="004E265E" w:rsidRPr="006745D0" w:rsidRDefault="004E265E" w:rsidP="006745D0">
            <w:pPr>
              <w:jc w:val="right"/>
              <w:rPr>
                <w:ins w:id="192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23" w:author="MKONDIWA, Maxwell (CIMMYT-India)" w:date="2024-07-23T07:39:00Z" w16du:dateUtc="2024-07-23T02:09:00Z">
                  <w:rPr>
                    <w:ins w:id="192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2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2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205.51</w:t>
              </w:r>
            </w:ins>
          </w:p>
        </w:tc>
        <w:tc>
          <w:tcPr>
            <w:tcW w:w="1240" w:type="dxa"/>
            <w:noWrap/>
            <w:hideMark/>
          </w:tcPr>
          <w:p w14:paraId="314F6DE9" w14:textId="77777777" w:rsidR="004E265E" w:rsidRPr="006745D0" w:rsidRDefault="004E265E" w:rsidP="006745D0">
            <w:pPr>
              <w:jc w:val="right"/>
              <w:rPr>
                <w:ins w:id="192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28" w:author="MKONDIWA, Maxwell (CIMMYT-India)" w:date="2024-07-23T07:39:00Z" w16du:dateUtc="2024-07-23T02:09:00Z">
                  <w:rPr>
                    <w:ins w:id="192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3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3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238.28</w:t>
              </w:r>
            </w:ins>
          </w:p>
        </w:tc>
        <w:tc>
          <w:tcPr>
            <w:tcW w:w="1280" w:type="dxa"/>
            <w:noWrap/>
            <w:hideMark/>
          </w:tcPr>
          <w:p w14:paraId="4F38414F" w14:textId="77777777" w:rsidR="004E265E" w:rsidRPr="006745D0" w:rsidRDefault="004E265E" w:rsidP="006745D0">
            <w:pPr>
              <w:jc w:val="right"/>
              <w:rPr>
                <w:ins w:id="193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33" w:author="MKONDIWA, Maxwell (CIMMYT-India)" w:date="2024-07-23T07:39:00Z" w16du:dateUtc="2024-07-23T02:09:00Z">
                  <w:rPr>
                    <w:ins w:id="193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3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3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266.57</w:t>
              </w:r>
            </w:ins>
          </w:p>
        </w:tc>
        <w:tc>
          <w:tcPr>
            <w:tcW w:w="1360" w:type="dxa"/>
            <w:noWrap/>
            <w:hideMark/>
          </w:tcPr>
          <w:p w14:paraId="3C2E6059" w14:textId="77777777" w:rsidR="004E265E" w:rsidRPr="006745D0" w:rsidRDefault="004E265E" w:rsidP="006745D0">
            <w:pPr>
              <w:jc w:val="right"/>
              <w:rPr>
                <w:ins w:id="193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38" w:author="MKONDIWA, Maxwell (CIMMYT-India)" w:date="2024-07-23T07:39:00Z" w16du:dateUtc="2024-07-23T02:09:00Z">
                  <w:rPr>
                    <w:ins w:id="193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4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4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284.01</w:t>
              </w:r>
            </w:ins>
          </w:p>
        </w:tc>
      </w:tr>
      <w:tr w:rsidR="006745D0" w:rsidRPr="006745D0" w14:paraId="3F101EB7" w14:textId="77777777" w:rsidTr="00853750">
        <w:trPr>
          <w:trHeight w:val="288"/>
          <w:ins w:id="1942" w:author="MKONDIWA, Maxwell (CIMMYT-India)" w:date="2024-07-23T07:38:00Z"/>
          <w:trPrChange w:id="1943" w:author="MKONDIWA, Maxwell (CIMMYT-India)" w:date="2024-07-23T07:39:00Z" w16du:dateUtc="2024-07-23T02:09:00Z">
            <w:trPr>
              <w:gridAfter w:val="0"/>
              <w:trHeight w:val="288"/>
            </w:trPr>
          </w:trPrChange>
        </w:trPr>
        <w:tc>
          <w:tcPr>
            <w:tcW w:w="2421" w:type="dxa"/>
            <w:noWrap/>
            <w:hideMark/>
            <w:tcPrChange w:id="1944" w:author="MKONDIWA, Maxwell (CIMMYT-India)" w:date="2024-07-23T07:39:00Z" w16du:dateUtc="2024-07-23T02:09:00Z">
              <w:tcPr>
                <w:tcW w:w="2421" w:type="dxa"/>
                <w:gridSpan w:val="2"/>
                <w:tcBorders>
                  <w:top w:val="nil"/>
                  <w:left w:val="nil"/>
                  <w:bottom w:val="nil"/>
                  <w:right w:val="nil"/>
                </w:tcBorders>
                <w:shd w:val="clear" w:color="auto" w:fill="auto"/>
                <w:noWrap/>
                <w:vAlign w:val="bottom"/>
                <w:hideMark/>
              </w:tcPr>
            </w:tcPrChange>
          </w:tcPr>
          <w:p w14:paraId="706E22C7" w14:textId="77777777" w:rsidR="004E265E" w:rsidRPr="006745D0" w:rsidRDefault="004E265E" w:rsidP="006745D0">
            <w:pPr>
              <w:jc w:val="left"/>
              <w:rPr>
                <w:ins w:id="194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46" w:author="MKONDIWA, Maxwell (CIMMYT-India)" w:date="2024-07-23T07:39:00Z" w16du:dateUtc="2024-07-23T02:09:00Z">
                  <w:rPr>
                    <w:ins w:id="194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4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4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Elevation (</w:t>
              </w:r>
              <w:proofErr w:type="spellStart"/>
              <w:r w:rsidRPr="006745D0">
                <w:rPr>
                  <w:rFonts w:ascii="Aptos Narrow" w:eastAsia="Times New Roman" w:hAnsi="Aptos Narrow" w:cs="Times New Roman"/>
                  <w:color w:val="000000"/>
                  <w:kern w:val="0"/>
                  <w:sz w:val="16"/>
                  <w:szCs w:val="16"/>
                  <w:lang w:eastAsia="en-ZW"/>
                  <w14:ligatures w14:val="none"/>
                  <w:rPrChange w:id="195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masl</w:t>
              </w:r>
              <w:proofErr w:type="spellEnd"/>
              <w:r w:rsidRPr="006745D0">
                <w:rPr>
                  <w:rFonts w:ascii="Aptos Narrow" w:eastAsia="Times New Roman" w:hAnsi="Aptos Narrow" w:cs="Times New Roman"/>
                  <w:color w:val="000000"/>
                  <w:kern w:val="0"/>
                  <w:sz w:val="16"/>
                  <w:szCs w:val="16"/>
                  <w:lang w:eastAsia="en-ZW"/>
                  <w14:ligatures w14:val="none"/>
                  <w:rPrChange w:id="195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w:t>
              </w:r>
            </w:ins>
          </w:p>
        </w:tc>
        <w:tc>
          <w:tcPr>
            <w:tcW w:w="960" w:type="dxa"/>
            <w:noWrap/>
            <w:hideMark/>
            <w:tcPrChange w:id="1952" w:author="MKONDIWA, Maxwell (CIMMYT-India)" w:date="2024-07-23T07:39:00Z" w16du:dateUtc="2024-07-23T02:09:00Z">
              <w:tcPr>
                <w:tcW w:w="960" w:type="dxa"/>
                <w:gridSpan w:val="2"/>
                <w:tcBorders>
                  <w:top w:val="nil"/>
                  <w:left w:val="nil"/>
                  <w:bottom w:val="nil"/>
                  <w:right w:val="nil"/>
                </w:tcBorders>
                <w:shd w:val="clear" w:color="auto" w:fill="auto"/>
                <w:noWrap/>
                <w:vAlign w:val="bottom"/>
                <w:hideMark/>
              </w:tcPr>
            </w:tcPrChange>
          </w:tcPr>
          <w:p w14:paraId="4C393230" w14:textId="77777777" w:rsidR="004E265E" w:rsidRPr="006745D0" w:rsidRDefault="004E265E" w:rsidP="006745D0">
            <w:pPr>
              <w:jc w:val="left"/>
              <w:rPr>
                <w:ins w:id="195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54" w:author="MKONDIWA, Maxwell (CIMMYT-India)" w:date="2024-07-23T07:39:00Z" w16du:dateUtc="2024-07-23T02:09:00Z">
                  <w:rPr>
                    <w:ins w:id="195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5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5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Change w:id="1958"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49474C0E" w14:textId="77777777" w:rsidR="004E265E" w:rsidRPr="006745D0" w:rsidRDefault="004E265E" w:rsidP="006745D0">
            <w:pPr>
              <w:jc w:val="right"/>
              <w:rPr>
                <w:ins w:id="195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60" w:author="MKONDIWA, Maxwell (CIMMYT-India)" w:date="2024-07-23T07:39:00Z" w16du:dateUtc="2024-07-23T02:09:00Z">
                  <w:rPr>
                    <w:ins w:id="196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6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6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81.12</w:t>
              </w:r>
            </w:ins>
          </w:p>
        </w:tc>
        <w:tc>
          <w:tcPr>
            <w:tcW w:w="1240" w:type="dxa"/>
            <w:noWrap/>
            <w:hideMark/>
            <w:tcPrChange w:id="1964" w:author="MKONDIWA, Maxwell (CIMMYT-India)" w:date="2024-07-23T07:39:00Z" w16du:dateUtc="2024-07-23T02:09:00Z">
              <w:tcPr>
                <w:tcW w:w="1240" w:type="dxa"/>
                <w:gridSpan w:val="2"/>
                <w:tcBorders>
                  <w:top w:val="nil"/>
                  <w:left w:val="nil"/>
                  <w:bottom w:val="nil"/>
                  <w:right w:val="nil"/>
                </w:tcBorders>
                <w:shd w:val="clear" w:color="000000" w:fill="747474"/>
                <w:noWrap/>
                <w:vAlign w:val="bottom"/>
                <w:hideMark/>
              </w:tcPr>
            </w:tcPrChange>
          </w:tcPr>
          <w:p w14:paraId="4F3D8F26" w14:textId="77777777" w:rsidR="004E265E" w:rsidRPr="006745D0" w:rsidRDefault="004E265E" w:rsidP="006745D0">
            <w:pPr>
              <w:jc w:val="right"/>
              <w:rPr>
                <w:ins w:id="196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66" w:author="MKONDIWA, Maxwell (CIMMYT-India)" w:date="2024-07-23T07:39:00Z" w16du:dateUtc="2024-07-23T02:09:00Z">
                  <w:rPr>
                    <w:ins w:id="196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6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6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68.71</w:t>
              </w:r>
            </w:ins>
          </w:p>
        </w:tc>
        <w:tc>
          <w:tcPr>
            <w:tcW w:w="1280" w:type="dxa"/>
            <w:noWrap/>
            <w:hideMark/>
            <w:tcPrChange w:id="1970"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07A98B63" w14:textId="77777777" w:rsidR="004E265E" w:rsidRPr="006745D0" w:rsidRDefault="004E265E" w:rsidP="006745D0">
            <w:pPr>
              <w:jc w:val="right"/>
              <w:rPr>
                <w:ins w:id="197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72" w:author="MKONDIWA, Maxwell (CIMMYT-India)" w:date="2024-07-23T07:39:00Z" w16du:dateUtc="2024-07-23T02:09:00Z">
                  <w:rPr>
                    <w:ins w:id="197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7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7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62.05</w:t>
              </w:r>
            </w:ins>
          </w:p>
        </w:tc>
        <w:tc>
          <w:tcPr>
            <w:tcW w:w="1360" w:type="dxa"/>
            <w:noWrap/>
            <w:hideMark/>
            <w:tcPrChange w:id="1976" w:author="MKONDIWA, Maxwell (CIMMYT-India)" w:date="2024-07-23T07:39:00Z" w16du:dateUtc="2024-07-23T02:09:00Z">
              <w:tcPr>
                <w:tcW w:w="1360" w:type="dxa"/>
                <w:gridSpan w:val="2"/>
                <w:tcBorders>
                  <w:top w:val="nil"/>
                  <w:left w:val="nil"/>
                  <w:bottom w:val="nil"/>
                  <w:right w:val="nil"/>
                </w:tcBorders>
                <w:shd w:val="clear" w:color="000000" w:fill="747474"/>
                <w:noWrap/>
                <w:vAlign w:val="bottom"/>
                <w:hideMark/>
              </w:tcPr>
            </w:tcPrChange>
          </w:tcPr>
          <w:p w14:paraId="0E54FBA2" w14:textId="77777777" w:rsidR="004E265E" w:rsidRPr="006745D0" w:rsidRDefault="004E265E" w:rsidP="006745D0">
            <w:pPr>
              <w:jc w:val="right"/>
              <w:rPr>
                <w:ins w:id="197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78" w:author="MKONDIWA, Maxwell (CIMMYT-India)" w:date="2024-07-23T07:39:00Z" w16du:dateUtc="2024-07-23T02:09:00Z">
                  <w:rPr>
                    <w:ins w:id="197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8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8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56.04</w:t>
              </w:r>
            </w:ins>
          </w:p>
        </w:tc>
      </w:tr>
      <w:tr w:rsidR="006745D0" w:rsidRPr="006745D0" w14:paraId="299DD311" w14:textId="77777777" w:rsidTr="00853750">
        <w:trPr>
          <w:trHeight w:val="288"/>
          <w:ins w:id="1982" w:author="MKONDIWA, Maxwell (CIMMYT-India)" w:date="2024-07-23T07:38:00Z"/>
          <w:trPrChange w:id="1983" w:author="MKONDIWA, Maxwell (CIMMYT-India)" w:date="2024-07-23T07:39:00Z" w16du:dateUtc="2024-07-23T02:09:00Z">
            <w:trPr>
              <w:gridAfter w:val="0"/>
              <w:trHeight w:val="288"/>
            </w:trPr>
          </w:trPrChange>
        </w:trPr>
        <w:tc>
          <w:tcPr>
            <w:tcW w:w="2421" w:type="dxa"/>
            <w:noWrap/>
            <w:hideMark/>
            <w:tcPrChange w:id="1984" w:author="MKONDIWA, Maxwell (CIMMYT-India)" w:date="2024-07-23T07:39:00Z" w16du:dateUtc="2024-07-23T02:09:00Z">
              <w:tcPr>
                <w:tcW w:w="2421" w:type="dxa"/>
                <w:gridSpan w:val="2"/>
                <w:tcBorders>
                  <w:top w:val="nil"/>
                  <w:left w:val="nil"/>
                  <w:bottom w:val="nil"/>
                  <w:right w:val="nil"/>
                </w:tcBorders>
                <w:shd w:val="clear" w:color="auto" w:fill="auto"/>
                <w:noWrap/>
                <w:vAlign w:val="bottom"/>
                <w:hideMark/>
              </w:tcPr>
            </w:tcPrChange>
          </w:tcPr>
          <w:p w14:paraId="3619DF4B" w14:textId="77777777" w:rsidR="004E265E" w:rsidRPr="006745D0" w:rsidRDefault="004E265E" w:rsidP="006745D0">
            <w:pPr>
              <w:jc w:val="right"/>
              <w:rPr>
                <w:ins w:id="198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86" w:author="MKONDIWA, Maxwell (CIMMYT-India)" w:date="2024-07-23T07:39:00Z" w16du:dateUtc="2024-07-23T02:09:00Z">
                  <w:rPr>
                    <w:ins w:id="198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Change w:id="1988" w:author="MKONDIWA, Maxwell (CIMMYT-India)" w:date="2024-07-23T07:39:00Z" w16du:dateUtc="2024-07-23T02:09:00Z">
              <w:tcPr>
                <w:tcW w:w="960" w:type="dxa"/>
                <w:gridSpan w:val="2"/>
                <w:tcBorders>
                  <w:top w:val="nil"/>
                  <w:left w:val="nil"/>
                  <w:bottom w:val="nil"/>
                  <w:right w:val="nil"/>
                </w:tcBorders>
                <w:shd w:val="clear" w:color="auto" w:fill="auto"/>
                <w:noWrap/>
                <w:vAlign w:val="bottom"/>
                <w:hideMark/>
              </w:tcPr>
            </w:tcPrChange>
          </w:tcPr>
          <w:p w14:paraId="19981B49" w14:textId="77777777" w:rsidR="004E265E" w:rsidRPr="006745D0" w:rsidRDefault="004E265E" w:rsidP="006745D0">
            <w:pPr>
              <w:jc w:val="left"/>
              <w:rPr>
                <w:ins w:id="198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90" w:author="MKONDIWA, Maxwell (CIMMYT-India)" w:date="2024-07-23T07:39:00Z" w16du:dateUtc="2024-07-23T02:09:00Z">
                  <w:rPr>
                    <w:ins w:id="199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199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9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Change w:id="1994"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7B5B8D97" w14:textId="77777777" w:rsidR="004E265E" w:rsidRPr="006745D0" w:rsidRDefault="004E265E" w:rsidP="006745D0">
            <w:pPr>
              <w:jc w:val="right"/>
              <w:rPr>
                <w:ins w:id="199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1996" w:author="MKONDIWA, Maxwell (CIMMYT-India)" w:date="2024-07-23T07:39:00Z" w16du:dateUtc="2024-07-23T02:09:00Z">
                  <w:rPr>
                    <w:ins w:id="199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199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199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23.58</w:t>
              </w:r>
            </w:ins>
          </w:p>
        </w:tc>
        <w:tc>
          <w:tcPr>
            <w:tcW w:w="1240" w:type="dxa"/>
            <w:noWrap/>
            <w:hideMark/>
            <w:tcPrChange w:id="2000" w:author="MKONDIWA, Maxwell (CIMMYT-India)" w:date="2024-07-23T07:39:00Z" w16du:dateUtc="2024-07-23T02:09:00Z">
              <w:tcPr>
                <w:tcW w:w="1240" w:type="dxa"/>
                <w:gridSpan w:val="2"/>
                <w:tcBorders>
                  <w:top w:val="nil"/>
                  <w:left w:val="nil"/>
                  <w:bottom w:val="nil"/>
                  <w:right w:val="nil"/>
                </w:tcBorders>
                <w:shd w:val="clear" w:color="000000" w:fill="747474"/>
                <w:noWrap/>
                <w:vAlign w:val="bottom"/>
                <w:hideMark/>
              </w:tcPr>
            </w:tcPrChange>
          </w:tcPr>
          <w:p w14:paraId="0253E467" w14:textId="77777777" w:rsidR="004E265E" w:rsidRPr="006745D0" w:rsidRDefault="004E265E" w:rsidP="006745D0">
            <w:pPr>
              <w:jc w:val="right"/>
              <w:rPr>
                <w:ins w:id="200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02" w:author="MKONDIWA, Maxwell (CIMMYT-India)" w:date="2024-07-23T07:39:00Z" w16du:dateUtc="2024-07-23T02:09:00Z">
                  <w:rPr>
                    <w:ins w:id="200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0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0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20.86</w:t>
              </w:r>
            </w:ins>
          </w:p>
        </w:tc>
        <w:tc>
          <w:tcPr>
            <w:tcW w:w="1280" w:type="dxa"/>
            <w:noWrap/>
            <w:hideMark/>
            <w:tcPrChange w:id="2006"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676DF159" w14:textId="77777777" w:rsidR="004E265E" w:rsidRPr="006745D0" w:rsidRDefault="004E265E" w:rsidP="006745D0">
            <w:pPr>
              <w:jc w:val="right"/>
              <w:rPr>
                <w:ins w:id="200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08" w:author="MKONDIWA, Maxwell (CIMMYT-India)" w:date="2024-07-23T07:39:00Z" w16du:dateUtc="2024-07-23T02:09:00Z">
                  <w:rPr>
                    <w:ins w:id="200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1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1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18.6</w:t>
              </w:r>
            </w:ins>
          </w:p>
        </w:tc>
        <w:tc>
          <w:tcPr>
            <w:tcW w:w="1360" w:type="dxa"/>
            <w:noWrap/>
            <w:hideMark/>
            <w:tcPrChange w:id="2012" w:author="MKONDIWA, Maxwell (CIMMYT-India)" w:date="2024-07-23T07:39:00Z" w16du:dateUtc="2024-07-23T02:09:00Z">
              <w:tcPr>
                <w:tcW w:w="1360" w:type="dxa"/>
                <w:gridSpan w:val="2"/>
                <w:tcBorders>
                  <w:top w:val="nil"/>
                  <w:left w:val="nil"/>
                  <w:bottom w:val="nil"/>
                  <w:right w:val="nil"/>
                </w:tcBorders>
                <w:shd w:val="clear" w:color="000000" w:fill="747474"/>
                <w:noWrap/>
                <w:vAlign w:val="bottom"/>
                <w:hideMark/>
              </w:tcPr>
            </w:tcPrChange>
          </w:tcPr>
          <w:p w14:paraId="7FD0CA6F" w14:textId="77777777" w:rsidR="004E265E" w:rsidRPr="006745D0" w:rsidRDefault="004E265E" w:rsidP="006745D0">
            <w:pPr>
              <w:jc w:val="right"/>
              <w:rPr>
                <w:ins w:id="201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14" w:author="MKONDIWA, Maxwell (CIMMYT-India)" w:date="2024-07-23T07:39:00Z" w16du:dateUtc="2024-07-23T02:09:00Z">
                  <w:rPr>
                    <w:ins w:id="201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1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1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15.92</w:t>
              </w:r>
            </w:ins>
          </w:p>
        </w:tc>
      </w:tr>
      <w:tr w:rsidR="00853750" w:rsidRPr="00853750" w14:paraId="5A6B9F03" w14:textId="77777777" w:rsidTr="00853750">
        <w:trPr>
          <w:trHeight w:val="288"/>
          <w:ins w:id="2018" w:author="MKONDIWA, Maxwell (CIMMYT-India)" w:date="2024-07-23T07:38:00Z"/>
        </w:trPr>
        <w:tc>
          <w:tcPr>
            <w:tcW w:w="2421" w:type="dxa"/>
            <w:noWrap/>
            <w:hideMark/>
          </w:tcPr>
          <w:p w14:paraId="0E583F85" w14:textId="77777777" w:rsidR="004E265E" w:rsidRPr="006745D0" w:rsidRDefault="004E265E" w:rsidP="006745D0">
            <w:pPr>
              <w:jc w:val="left"/>
              <w:rPr>
                <w:ins w:id="201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20" w:author="MKONDIWA, Maxwell (CIMMYT-India)" w:date="2024-07-23T07:39:00Z" w16du:dateUtc="2024-07-23T02:09:00Z">
                  <w:rPr>
                    <w:ins w:id="202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2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2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Distance to market (km)</w:t>
              </w:r>
            </w:ins>
          </w:p>
        </w:tc>
        <w:tc>
          <w:tcPr>
            <w:tcW w:w="960" w:type="dxa"/>
            <w:noWrap/>
            <w:hideMark/>
          </w:tcPr>
          <w:p w14:paraId="6A897D86" w14:textId="77777777" w:rsidR="004E265E" w:rsidRPr="006745D0" w:rsidRDefault="004E265E" w:rsidP="006745D0">
            <w:pPr>
              <w:jc w:val="left"/>
              <w:rPr>
                <w:ins w:id="2024"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25" w:author="MKONDIWA, Maxwell (CIMMYT-India)" w:date="2024-07-23T07:39:00Z" w16du:dateUtc="2024-07-23T02:09:00Z">
                  <w:rPr>
                    <w:ins w:id="2026"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27"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28"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37A15DF7" w14:textId="77777777" w:rsidR="004E265E" w:rsidRPr="006745D0" w:rsidRDefault="004E265E" w:rsidP="006745D0">
            <w:pPr>
              <w:jc w:val="right"/>
              <w:rPr>
                <w:ins w:id="202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30" w:author="MKONDIWA, Maxwell (CIMMYT-India)" w:date="2024-07-23T07:39:00Z" w16du:dateUtc="2024-07-23T02:09:00Z">
                  <w:rPr>
                    <w:ins w:id="203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3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3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5.47</w:t>
              </w:r>
            </w:ins>
          </w:p>
        </w:tc>
        <w:tc>
          <w:tcPr>
            <w:tcW w:w="1240" w:type="dxa"/>
            <w:noWrap/>
            <w:hideMark/>
          </w:tcPr>
          <w:p w14:paraId="449E8FDE" w14:textId="77777777" w:rsidR="004E265E" w:rsidRPr="006745D0" w:rsidRDefault="004E265E" w:rsidP="006745D0">
            <w:pPr>
              <w:jc w:val="right"/>
              <w:rPr>
                <w:ins w:id="2034"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35" w:author="MKONDIWA, Maxwell (CIMMYT-India)" w:date="2024-07-23T07:39:00Z" w16du:dateUtc="2024-07-23T02:09:00Z">
                  <w:rPr>
                    <w:ins w:id="2036"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37"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38"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3.97</w:t>
              </w:r>
            </w:ins>
          </w:p>
        </w:tc>
        <w:tc>
          <w:tcPr>
            <w:tcW w:w="1280" w:type="dxa"/>
            <w:noWrap/>
            <w:hideMark/>
          </w:tcPr>
          <w:p w14:paraId="120207E6" w14:textId="77777777" w:rsidR="004E265E" w:rsidRPr="006745D0" w:rsidRDefault="004E265E" w:rsidP="006745D0">
            <w:pPr>
              <w:jc w:val="right"/>
              <w:rPr>
                <w:ins w:id="203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40" w:author="MKONDIWA, Maxwell (CIMMYT-India)" w:date="2024-07-23T07:39:00Z" w16du:dateUtc="2024-07-23T02:09:00Z">
                  <w:rPr>
                    <w:ins w:id="204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4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4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4.13</w:t>
              </w:r>
            </w:ins>
          </w:p>
        </w:tc>
        <w:tc>
          <w:tcPr>
            <w:tcW w:w="1360" w:type="dxa"/>
            <w:noWrap/>
            <w:hideMark/>
          </w:tcPr>
          <w:p w14:paraId="72F5CAA2" w14:textId="77777777" w:rsidR="004E265E" w:rsidRPr="006745D0" w:rsidRDefault="004E265E" w:rsidP="006745D0">
            <w:pPr>
              <w:jc w:val="right"/>
              <w:rPr>
                <w:ins w:id="2044"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45" w:author="MKONDIWA, Maxwell (CIMMYT-India)" w:date="2024-07-23T07:39:00Z" w16du:dateUtc="2024-07-23T02:09:00Z">
                  <w:rPr>
                    <w:ins w:id="2046"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47"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48"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4.53</w:t>
              </w:r>
            </w:ins>
          </w:p>
        </w:tc>
      </w:tr>
      <w:tr w:rsidR="00853750" w:rsidRPr="00853750" w14:paraId="771CEA36" w14:textId="77777777" w:rsidTr="00853750">
        <w:trPr>
          <w:trHeight w:val="288"/>
          <w:ins w:id="2049" w:author="MKONDIWA, Maxwell (CIMMYT-India)" w:date="2024-07-23T07:38:00Z"/>
        </w:trPr>
        <w:tc>
          <w:tcPr>
            <w:tcW w:w="2421" w:type="dxa"/>
            <w:noWrap/>
            <w:hideMark/>
          </w:tcPr>
          <w:p w14:paraId="6DC02129" w14:textId="77777777" w:rsidR="004E265E" w:rsidRPr="006745D0" w:rsidRDefault="004E265E" w:rsidP="006745D0">
            <w:pPr>
              <w:jc w:val="right"/>
              <w:rPr>
                <w:ins w:id="2050"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51" w:author="MKONDIWA, Maxwell (CIMMYT-India)" w:date="2024-07-23T07:39:00Z" w16du:dateUtc="2024-07-23T02:09:00Z">
                  <w:rPr>
                    <w:ins w:id="2052"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7EC51162" w14:textId="77777777" w:rsidR="004E265E" w:rsidRPr="006745D0" w:rsidRDefault="004E265E" w:rsidP="006745D0">
            <w:pPr>
              <w:jc w:val="left"/>
              <w:rPr>
                <w:ins w:id="205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54" w:author="MKONDIWA, Maxwell (CIMMYT-India)" w:date="2024-07-23T07:39:00Z" w16du:dateUtc="2024-07-23T02:09:00Z">
                  <w:rPr>
                    <w:ins w:id="205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205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5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6938E797" w14:textId="77777777" w:rsidR="004E265E" w:rsidRPr="006745D0" w:rsidRDefault="004E265E" w:rsidP="006745D0">
            <w:pPr>
              <w:jc w:val="right"/>
              <w:rPr>
                <w:ins w:id="205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59" w:author="MKONDIWA, Maxwell (CIMMYT-India)" w:date="2024-07-23T07:39:00Z" w16du:dateUtc="2024-07-23T02:09:00Z">
                  <w:rPr>
                    <w:ins w:id="206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6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6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4.45</w:t>
              </w:r>
            </w:ins>
          </w:p>
        </w:tc>
        <w:tc>
          <w:tcPr>
            <w:tcW w:w="1240" w:type="dxa"/>
            <w:noWrap/>
            <w:hideMark/>
          </w:tcPr>
          <w:p w14:paraId="471989F6" w14:textId="77777777" w:rsidR="004E265E" w:rsidRPr="006745D0" w:rsidRDefault="004E265E" w:rsidP="006745D0">
            <w:pPr>
              <w:jc w:val="right"/>
              <w:rPr>
                <w:ins w:id="206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64" w:author="MKONDIWA, Maxwell (CIMMYT-India)" w:date="2024-07-23T07:39:00Z" w16du:dateUtc="2024-07-23T02:09:00Z">
                  <w:rPr>
                    <w:ins w:id="206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6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6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3.69</w:t>
              </w:r>
            </w:ins>
          </w:p>
        </w:tc>
        <w:tc>
          <w:tcPr>
            <w:tcW w:w="1280" w:type="dxa"/>
            <w:noWrap/>
            <w:hideMark/>
          </w:tcPr>
          <w:p w14:paraId="39CE70BE" w14:textId="77777777" w:rsidR="004E265E" w:rsidRPr="006745D0" w:rsidRDefault="004E265E" w:rsidP="006745D0">
            <w:pPr>
              <w:jc w:val="right"/>
              <w:rPr>
                <w:ins w:id="206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69" w:author="MKONDIWA, Maxwell (CIMMYT-India)" w:date="2024-07-23T07:39:00Z" w16du:dateUtc="2024-07-23T02:09:00Z">
                  <w:rPr>
                    <w:ins w:id="207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7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7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4.09</w:t>
              </w:r>
            </w:ins>
          </w:p>
        </w:tc>
        <w:tc>
          <w:tcPr>
            <w:tcW w:w="1360" w:type="dxa"/>
            <w:noWrap/>
            <w:hideMark/>
          </w:tcPr>
          <w:p w14:paraId="3FC802B7" w14:textId="77777777" w:rsidR="004E265E" w:rsidRPr="006745D0" w:rsidRDefault="004E265E" w:rsidP="006745D0">
            <w:pPr>
              <w:jc w:val="right"/>
              <w:rPr>
                <w:ins w:id="207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74" w:author="MKONDIWA, Maxwell (CIMMYT-India)" w:date="2024-07-23T07:39:00Z" w16du:dateUtc="2024-07-23T02:09:00Z">
                  <w:rPr>
                    <w:ins w:id="207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7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7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3.76</w:t>
              </w:r>
            </w:ins>
          </w:p>
        </w:tc>
      </w:tr>
      <w:tr w:rsidR="006745D0" w:rsidRPr="006745D0" w14:paraId="26C080BA" w14:textId="77777777" w:rsidTr="00DF24BB">
        <w:trPr>
          <w:trHeight w:val="288"/>
          <w:ins w:id="2078" w:author="MKONDIWA, Maxwell (CIMMYT-India)" w:date="2024-07-23T07:38:00Z"/>
          <w:trPrChange w:id="2079" w:author="MKONDIWA, Maxwell (CIMMYT-India)" w:date="2024-07-23T07:47:00Z" w16du:dateUtc="2024-07-23T02:17:00Z">
            <w:trPr>
              <w:gridAfter w:val="0"/>
              <w:trHeight w:val="288"/>
            </w:trPr>
          </w:trPrChange>
        </w:trPr>
        <w:tc>
          <w:tcPr>
            <w:tcW w:w="2421" w:type="dxa"/>
            <w:noWrap/>
            <w:hideMark/>
            <w:tcPrChange w:id="2080" w:author="MKONDIWA, Maxwell (CIMMYT-India)" w:date="2024-07-23T07:47:00Z" w16du:dateUtc="2024-07-23T02:17:00Z">
              <w:tcPr>
                <w:tcW w:w="2421" w:type="dxa"/>
                <w:gridSpan w:val="2"/>
                <w:tcBorders>
                  <w:top w:val="nil"/>
                  <w:left w:val="nil"/>
                  <w:bottom w:val="nil"/>
                  <w:right w:val="nil"/>
                </w:tcBorders>
                <w:shd w:val="clear" w:color="auto" w:fill="auto"/>
                <w:noWrap/>
                <w:vAlign w:val="bottom"/>
                <w:hideMark/>
              </w:tcPr>
            </w:tcPrChange>
          </w:tcPr>
          <w:p w14:paraId="2B52219D" w14:textId="77777777" w:rsidR="004E265E" w:rsidRPr="006745D0" w:rsidRDefault="004E265E" w:rsidP="006745D0">
            <w:pPr>
              <w:jc w:val="left"/>
              <w:rPr>
                <w:ins w:id="208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82" w:author="MKONDIWA, Maxwell (CIMMYT-India)" w:date="2024-07-23T07:39:00Z" w16du:dateUtc="2024-07-23T02:09:00Z">
                  <w:rPr>
                    <w:ins w:id="208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8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8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Plot size (ha)</w:t>
              </w:r>
            </w:ins>
          </w:p>
        </w:tc>
        <w:tc>
          <w:tcPr>
            <w:tcW w:w="960" w:type="dxa"/>
            <w:shd w:val="clear" w:color="auto" w:fill="AEAAAA" w:themeFill="background2" w:themeFillShade="BF"/>
            <w:noWrap/>
            <w:hideMark/>
            <w:tcPrChange w:id="2086" w:author="MKONDIWA, Maxwell (CIMMYT-India)" w:date="2024-07-23T07:47:00Z" w16du:dateUtc="2024-07-23T02:17:00Z">
              <w:tcPr>
                <w:tcW w:w="960" w:type="dxa"/>
                <w:gridSpan w:val="2"/>
                <w:tcBorders>
                  <w:top w:val="nil"/>
                  <w:left w:val="nil"/>
                  <w:bottom w:val="nil"/>
                  <w:right w:val="nil"/>
                </w:tcBorders>
                <w:shd w:val="clear" w:color="auto" w:fill="auto"/>
                <w:noWrap/>
                <w:vAlign w:val="bottom"/>
                <w:hideMark/>
              </w:tcPr>
            </w:tcPrChange>
          </w:tcPr>
          <w:p w14:paraId="08E05197" w14:textId="77777777" w:rsidR="004E265E" w:rsidRPr="006745D0" w:rsidRDefault="004E265E" w:rsidP="006745D0">
            <w:pPr>
              <w:jc w:val="left"/>
              <w:rPr>
                <w:ins w:id="208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88" w:author="MKONDIWA, Maxwell (CIMMYT-India)" w:date="2024-07-23T07:39:00Z" w16du:dateUtc="2024-07-23T02:09:00Z">
                  <w:rPr>
                    <w:ins w:id="208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9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9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shd w:val="clear" w:color="auto" w:fill="AEAAAA" w:themeFill="background2" w:themeFillShade="BF"/>
            <w:noWrap/>
            <w:hideMark/>
            <w:tcPrChange w:id="2092" w:author="MKONDIWA, Maxwell (CIMMYT-India)" w:date="2024-07-23T07:47:00Z" w16du:dateUtc="2024-07-23T02:17:00Z">
              <w:tcPr>
                <w:tcW w:w="1280" w:type="dxa"/>
                <w:gridSpan w:val="2"/>
                <w:tcBorders>
                  <w:top w:val="nil"/>
                  <w:left w:val="nil"/>
                  <w:bottom w:val="nil"/>
                  <w:right w:val="nil"/>
                </w:tcBorders>
                <w:shd w:val="clear" w:color="000000" w:fill="747474"/>
                <w:noWrap/>
                <w:vAlign w:val="bottom"/>
                <w:hideMark/>
              </w:tcPr>
            </w:tcPrChange>
          </w:tcPr>
          <w:p w14:paraId="20A6C142" w14:textId="77777777" w:rsidR="004E265E" w:rsidRPr="006745D0" w:rsidRDefault="004E265E" w:rsidP="006745D0">
            <w:pPr>
              <w:jc w:val="right"/>
              <w:rPr>
                <w:ins w:id="209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094" w:author="MKONDIWA, Maxwell (CIMMYT-India)" w:date="2024-07-23T07:39:00Z" w16du:dateUtc="2024-07-23T02:09:00Z">
                  <w:rPr>
                    <w:ins w:id="209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09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09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0.16</w:t>
              </w:r>
            </w:ins>
          </w:p>
        </w:tc>
        <w:tc>
          <w:tcPr>
            <w:tcW w:w="1240" w:type="dxa"/>
            <w:shd w:val="clear" w:color="auto" w:fill="AEAAAA" w:themeFill="background2" w:themeFillShade="BF"/>
            <w:noWrap/>
            <w:hideMark/>
            <w:tcPrChange w:id="2098" w:author="MKONDIWA, Maxwell (CIMMYT-India)" w:date="2024-07-23T07:47:00Z" w16du:dateUtc="2024-07-23T02:17:00Z">
              <w:tcPr>
                <w:tcW w:w="1240" w:type="dxa"/>
                <w:gridSpan w:val="2"/>
                <w:tcBorders>
                  <w:top w:val="nil"/>
                  <w:left w:val="nil"/>
                  <w:bottom w:val="nil"/>
                  <w:right w:val="nil"/>
                </w:tcBorders>
                <w:shd w:val="clear" w:color="000000" w:fill="747474"/>
                <w:noWrap/>
                <w:vAlign w:val="bottom"/>
                <w:hideMark/>
              </w:tcPr>
            </w:tcPrChange>
          </w:tcPr>
          <w:p w14:paraId="3850CBAE" w14:textId="77777777" w:rsidR="004E265E" w:rsidRPr="006745D0" w:rsidRDefault="004E265E" w:rsidP="006745D0">
            <w:pPr>
              <w:jc w:val="right"/>
              <w:rPr>
                <w:ins w:id="209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00" w:author="MKONDIWA, Maxwell (CIMMYT-India)" w:date="2024-07-23T07:39:00Z" w16du:dateUtc="2024-07-23T02:09:00Z">
                  <w:rPr>
                    <w:ins w:id="210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0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0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0.22</w:t>
              </w:r>
            </w:ins>
          </w:p>
        </w:tc>
        <w:tc>
          <w:tcPr>
            <w:tcW w:w="1280" w:type="dxa"/>
            <w:shd w:val="clear" w:color="auto" w:fill="AEAAAA" w:themeFill="background2" w:themeFillShade="BF"/>
            <w:noWrap/>
            <w:hideMark/>
            <w:tcPrChange w:id="2104" w:author="MKONDIWA, Maxwell (CIMMYT-India)" w:date="2024-07-23T07:47:00Z" w16du:dateUtc="2024-07-23T02:17:00Z">
              <w:tcPr>
                <w:tcW w:w="1280" w:type="dxa"/>
                <w:gridSpan w:val="2"/>
                <w:tcBorders>
                  <w:top w:val="nil"/>
                  <w:left w:val="nil"/>
                  <w:bottom w:val="nil"/>
                  <w:right w:val="nil"/>
                </w:tcBorders>
                <w:shd w:val="clear" w:color="000000" w:fill="747474"/>
                <w:noWrap/>
                <w:vAlign w:val="bottom"/>
                <w:hideMark/>
              </w:tcPr>
            </w:tcPrChange>
          </w:tcPr>
          <w:p w14:paraId="0EA2AFBA" w14:textId="77777777" w:rsidR="004E265E" w:rsidRPr="006745D0" w:rsidRDefault="004E265E" w:rsidP="006745D0">
            <w:pPr>
              <w:jc w:val="right"/>
              <w:rPr>
                <w:ins w:id="210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06" w:author="MKONDIWA, Maxwell (CIMMYT-India)" w:date="2024-07-23T07:39:00Z" w16du:dateUtc="2024-07-23T02:09:00Z">
                  <w:rPr>
                    <w:ins w:id="210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0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0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0.23</w:t>
              </w:r>
            </w:ins>
          </w:p>
        </w:tc>
        <w:tc>
          <w:tcPr>
            <w:tcW w:w="1360" w:type="dxa"/>
            <w:shd w:val="clear" w:color="auto" w:fill="AEAAAA" w:themeFill="background2" w:themeFillShade="BF"/>
            <w:noWrap/>
            <w:hideMark/>
            <w:tcPrChange w:id="2110" w:author="MKONDIWA, Maxwell (CIMMYT-India)" w:date="2024-07-23T07:47:00Z" w16du:dateUtc="2024-07-23T02:17:00Z">
              <w:tcPr>
                <w:tcW w:w="1360" w:type="dxa"/>
                <w:gridSpan w:val="2"/>
                <w:tcBorders>
                  <w:top w:val="nil"/>
                  <w:left w:val="nil"/>
                  <w:bottom w:val="nil"/>
                  <w:right w:val="nil"/>
                </w:tcBorders>
                <w:shd w:val="clear" w:color="000000" w:fill="747474"/>
                <w:noWrap/>
                <w:vAlign w:val="bottom"/>
                <w:hideMark/>
              </w:tcPr>
            </w:tcPrChange>
          </w:tcPr>
          <w:p w14:paraId="123C1A10" w14:textId="77777777" w:rsidR="004E265E" w:rsidRPr="006745D0" w:rsidRDefault="004E265E" w:rsidP="006745D0">
            <w:pPr>
              <w:jc w:val="right"/>
              <w:rPr>
                <w:ins w:id="211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12" w:author="MKONDIWA, Maxwell (CIMMYT-India)" w:date="2024-07-23T07:39:00Z" w16du:dateUtc="2024-07-23T02:09:00Z">
                  <w:rPr>
                    <w:ins w:id="211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1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1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0.32</w:t>
              </w:r>
            </w:ins>
          </w:p>
        </w:tc>
      </w:tr>
      <w:tr w:rsidR="006745D0" w:rsidRPr="006745D0" w14:paraId="76A20619" w14:textId="77777777" w:rsidTr="00DF24BB">
        <w:trPr>
          <w:trHeight w:val="288"/>
          <w:ins w:id="2116" w:author="MKONDIWA, Maxwell (CIMMYT-India)" w:date="2024-07-23T07:38:00Z"/>
          <w:trPrChange w:id="2117" w:author="MKONDIWA, Maxwell (CIMMYT-India)" w:date="2024-07-23T07:47:00Z" w16du:dateUtc="2024-07-23T02:17:00Z">
            <w:trPr>
              <w:gridAfter w:val="0"/>
              <w:trHeight w:val="288"/>
            </w:trPr>
          </w:trPrChange>
        </w:trPr>
        <w:tc>
          <w:tcPr>
            <w:tcW w:w="2421" w:type="dxa"/>
            <w:noWrap/>
            <w:hideMark/>
            <w:tcPrChange w:id="2118" w:author="MKONDIWA, Maxwell (CIMMYT-India)" w:date="2024-07-23T07:47:00Z" w16du:dateUtc="2024-07-23T02:17:00Z">
              <w:tcPr>
                <w:tcW w:w="2421" w:type="dxa"/>
                <w:gridSpan w:val="2"/>
                <w:tcBorders>
                  <w:top w:val="nil"/>
                  <w:left w:val="nil"/>
                  <w:bottom w:val="nil"/>
                  <w:right w:val="nil"/>
                </w:tcBorders>
                <w:shd w:val="clear" w:color="auto" w:fill="auto"/>
                <w:noWrap/>
                <w:vAlign w:val="bottom"/>
                <w:hideMark/>
              </w:tcPr>
            </w:tcPrChange>
          </w:tcPr>
          <w:p w14:paraId="421719CA" w14:textId="77777777" w:rsidR="004E265E" w:rsidRPr="006745D0" w:rsidRDefault="004E265E" w:rsidP="006745D0">
            <w:pPr>
              <w:jc w:val="right"/>
              <w:rPr>
                <w:ins w:id="211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20" w:author="MKONDIWA, Maxwell (CIMMYT-India)" w:date="2024-07-23T07:39:00Z" w16du:dateUtc="2024-07-23T02:09:00Z">
                  <w:rPr>
                    <w:ins w:id="212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shd w:val="clear" w:color="auto" w:fill="AEAAAA" w:themeFill="background2" w:themeFillShade="BF"/>
            <w:noWrap/>
            <w:hideMark/>
            <w:tcPrChange w:id="2122" w:author="MKONDIWA, Maxwell (CIMMYT-India)" w:date="2024-07-23T07:47:00Z" w16du:dateUtc="2024-07-23T02:17:00Z">
              <w:tcPr>
                <w:tcW w:w="960" w:type="dxa"/>
                <w:gridSpan w:val="2"/>
                <w:tcBorders>
                  <w:top w:val="nil"/>
                  <w:left w:val="nil"/>
                  <w:bottom w:val="nil"/>
                  <w:right w:val="nil"/>
                </w:tcBorders>
                <w:shd w:val="clear" w:color="auto" w:fill="auto"/>
                <w:noWrap/>
                <w:vAlign w:val="bottom"/>
                <w:hideMark/>
              </w:tcPr>
            </w:tcPrChange>
          </w:tcPr>
          <w:p w14:paraId="0B453965" w14:textId="77777777" w:rsidR="004E265E" w:rsidRPr="006745D0" w:rsidRDefault="004E265E" w:rsidP="006745D0">
            <w:pPr>
              <w:jc w:val="left"/>
              <w:rPr>
                <w:ins w:id="212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24" w:author="MKONDIWA, Maxwell (CIMMYT-India)" w:date="2024-07-23T07:39:00Z" w16du:dateUtc="2024-07-23T02:09:00Z">
                  <w:rPr>
                    <w:ins w:id="212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212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2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shd w:val="clear" w:color="auto" w:fill="AEAAAA" w:themeFill="background2" w:themeFillShade="BF"/>
            <w:noWrap/>
            <w:hideMark/>
            <w:tcPrChange w:id="2128" w:author="MKONDIWA, Maxwell (CIMMYT-India)" w:date="2024-07-23T07:47:00Z" w16du:dateUtc="2024-07-23T02:17:00Z">
              <w:tcPr>
                <w:tcW w:w="1280" w:type="dxa"/>
                <w:gridSpan w:val="2"/>
                <w:tcBorders>
                  <w:top w:val="nil"/>
                  <w:left w:val="nil"/>
                  <w:bottom w:val="nil"/>
                  <w:right w:val="nil"/>
                </w:tcBorders>
                <w:shd w:val="clear" w:color="000000" w:fill="747474"/>
                <w:noWrap/>
                <w:vAlign w:val="bottom"/>
                <w:hideMark/>
              </w:tcPr>
            </w:tcPrChange>
          </w:tcPr>
          <w:p w14:paraId="79B79774" w14:textId="77777777" w:rsidR="004E265E" w:rsidRPr="006745D0" w:rsidRDefault="004E265E" w:rsidP="006745D0">
            <w:pPr>
              <w:jc w:val="right"/>
              <w:rPr>
                <w:ins w:id="212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30" w:author="MKONDIWA, Maxwell (CIMMYT-India)" w:date="2024-07-23T07:39:00Z" w16du:dateUtc="2024-07-23T02:09:00Z">
                  <w:rPr>
                    <w:ins w:id="213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3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3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0.13</w:t>
              </w:r>
            </w:ins>
          </w:p>
        </w:tc>
        <w:tc>
          <w:tcPr>
            <w:tcW w:w="1240" w:type="dxa"/>
            <w:shd w:val="clear" w:color="auto" w:fill="AEAAAA" w:themeFill="background2" w:themeFillShade="BF"/>
            <w:noWrap/>
            <w:hideMark/>
            <w:tcPrChange w:id="2134" w:author="MKONDIWA, Maxwell (CIMMYT-India)" w:date="2024-07-23T07:47:00Z" w16du:dateUtc="2024-07-23T02:17:00Z">
              <w:tcPr>
                <w:tcW w:w="1240" w:type="dxa"/>
                <w:gridSpan w:val="2"/>
                <w:tcBorders>
                  <w:top w:val="nil"/>
                  <w:left w:val="nil"/>
                  <w:bottom w:val="nil"/>
                  <w:right w:val="nil"/>
                </w:tcBorders>
                <w:shd w:val="clear" w:color="000000" w:fill="747474"/>
                <w:noWrap/>
                <w:vAlign w:val="bottom"/>
                <w:hideMark/>
              </w:tcPr>
            </w:tcPrChange>
          </w:tcPr>
          <w:p w14:paraId="133A2D16" w14:textId="77777777" w:rsidR="004E265E" w:rsidRPr="006745D0" w:rsidRDefault="004E265E" w:rsidP="006745D0">
            <w:pPr>
              <w:jc w:val="right"/>
              <w:rPr>
                <w:ins w:id="213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36" w:author="MKONDIWA, Maxwell (CIMMYT-India)" w:date="2024-07-23T07:39:00Z" w16du:dateUtc="2024-07-23T02:09:00Z">
                  <w:rPr>
                    <w:ins w:id="213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3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3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0.24</w:t>
              </w:r>
            </w:ins>
          </w:p>
        </w:tc>
        <w:tc>
          <w:tcPr>
            <w:tcW w:w="1280" w:type="dxa"/>
            <w:shd w:val="clear" w:color="auto" w:fill="AEAAAA" w:themeFill="background2" w:themeFillShade="BF"/>
            <w:noWrap/>
            <w:hideMark/>
            <w:tcPrChange w:id="2140" w:author="MKONDIWA, Maxwell (CIMMYT-India)" w:date="2024-07-23T07:47:00Z" w16du:dateUtc="2024-07-23T02:17:00Z">
              <w:tcPr>
                <w:tcW w:w="1280" w:type="dxa"/>
                <w:gridSpan w:val="2"/>
                <w:tcBorders>
                  <w:top w:val="nil"/>
                  <w:left w:val="nil"/>
                  <w:bottom w:val="nil"/>
                  <w:right w:val="nil"/>
                </w:tcBorders>
                <w:shd w:val="clear" w:color="000000" w:fill="747474"/>
                <w:noWrap/>
                <w:vAlign w:val="bottom"/>
                <w:hideMark/>
              </w:tcPr>
            </w:tcPrChange>
          </w:tcPr>
          <w:p w14:paraId="39E066DB" w14:textId="77777777" w:rsidR="004E265E" w:rsidRPr="006745D0" w:rsidRDefault="004E265E" w:rsidP="006745D0">
            <w:pPr>
              <w:jc w:val="right"/>
              <w:rPr>
                <w:ins w:id="214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42" w:author="MKONDIWA, Maxwell (CIMMYT-India)" w:date="2024-07-23T07:39:00Z" w16du:dateUtc="2024-07-23T02:09:00Z">
                  <w:rPr>
                    <w:ins w:id="214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4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4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0.24</w:t>
              </w:r>
            </w:ins>
          </w:p>
        </w:tc>
        <w:tc>
          <w:tcPr>
            <w:tcW w:w="1360" w:type="dxa"/>
            <w:shd w:val="clear" w:color="auto" w:fill="AEAAAA" w:themeFill="background2" w:themeFillShade="BF"/>
            <w:noWrap/>
            <w:hideMark/>
            <w:tcPrChange w:id="2146" w:author="MKONDIWA, Maxwell (CIMMYT-India)" w:date="2024-07-23T07:47:00Z" w16du:dateUtc="2024-07-23T02:17:00Z">
              <w:tcPr>
                <w:tcW w:w="1360" w:type="dxa"/>
                <w:gridSpan w:val="2"/>
                <w:tcBorders>
                  <w:top w:val="nil"/>
                  <w:left w:val="nil"/>
                  <w:bottom w:val="nil"/>
                  <w:right w:val="nil"/>
                </w:tcBorders>
                <w:shd w:val="clear" w:color="000000" w:fill="747474"/>
                <w:noWrap/>
                <w:vAlign w:val="bottom"/>
                <w:hideMark/>
              </w:tcPr>
            </w:tcPrChange>
          </w:tcPr>
          <w:p w14:paraId="70D6AC6F" w14:textId="77777777" w:rsidR="004E265E" w:rsidRPr="006745D0" w:rsidRDefault="004E265E" w:rsidP="006745D0">
            <w:pPr>
              <w:jc w:val="right"/>
              <w:rPr>
                <w:ins w:id="214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48" w:author="MKONDIWA, Maxwell (CIMMYT-India)" w:date="2024-07-23T07:39:00Z" w16du:dateUtc="2024-07-23T02:09:00Z">
                  <w:rPr>
                    <w:ins w:id="214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5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5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0.31</w:t>
              </w:r>
            </w:ins>
          </w:p>
        </w:tc>
      </w:tr>
      <w:tr w:rsidR="00853750" w:rsidRPr="00853750" w14:paraId="2CB2E55A" w14:textId="77777777" w:rsidTr="00853750">
        <w:trPr>
          <w:trHeight w:val="288"/>
          <w:ins w:id="2152" w:author="MKONDIWA, Maxwell (CIMMYT-India)" w:date="2024-07-23T07:38:00Z"/>
        </w:trPr>
        <w:tc>
          <w:tcPr>
            <w:tcW w:w="2421" w:type="dxa"/>
            <w:noWrap/>
            <w:hideMark/>
          </w:tcPr>
          <w:p w14:paraId="40D0DCF3" w14:textId="77777777" w:rsidR="004E265E" w:rsidRPr="006745D0" w:rsidRDefault="004E265E" w:rsidP="006745D0">
            <w:pPr>
              <w:jc w:val="left"/>
              <w:rPr>
                <w:ins w:id="215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54" w:author="MKONDIWA, Maxwell (CIMMYT-India)" w:date="2024-07-23T07:39:00Z" w16du:dateUtc="2024-07-23T02:09:00Z">
                  <w:rPr>
                    <w:ins w:id="215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5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5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Education</w:t>
              </w:r>
            </w:ins>
          </w:p>
        </w:tc>
        <w:tc>
          <w:tcPr>
            <w:tcW w:w="960" w:type="dxa"/>
            <w:noWrap/>
            <w:hideMark/>
          </w:tcPr>
          <w:p w14:paraId="27B93776" w14:textId="77777777" w:rsidR="004E265E" w:rsidRPr="006745D0" w:rsidRDefault="004E265E" w:rsidP="006745D0">
            <w:pPr>
              <w:jc w:val="left"/>
              <w:rPr>
                <w:ins w:id="215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59" w:author="MKONDIWA, Maxwell (CIMMYT-India)" w:date="2024-07-23T07:39:00Z" w16du:dateUtc="2024-07-23T02:09:00Z">
                  <w:rPr>
                    <w:ins w:id="216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6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6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079173E6" w14:textId="77777777" w:rsidR="004E265E" w:rsidRPr="006745D0" w:rsidRDefault="004E265E" w:rsidP="006745D0">
            <w:pPr>
              <w:jc w:val="right"/>
              <w:rPr>
                <w:ins w:id="216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64" w:author="MKONDIWA, Maxwell (CIMMYT-India)" w:date="2024-07-23T07:39:00Z" w16du:dateUtc="2024-07-23T02:09:00Z">
                  <w:rPr>
                    <w:ins w:id="216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6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6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1.39</w:t>
              </w:r>
            </w:ins>
          </w:p>
        </w:tc>
        <w:tc>
          <w:tcPr>
            <w:tcW w:w="1240" w:type="dxa"/>
            <w:noWrap/>
            <w:hideMark/>
          </w:tcPr>
          <w:p w14:paraId="721803B6" w14:textId="77777777" w:rsidR="004E265E" w:rsidRPr="006745D0" w:rsidRDefault="004E265E" w:rsidP="006745D0">
            <w:pPr>
              <w:jc w:val="right"/>
              <w:rPr>
                <w:ins w:id="216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69" w:author="MKONDIWA, Maxwell (CIMMYT-India)" w:date="2024-07-23T07:39:00Z" w16du:dateUtc="2024-07-23T02:09:00Z">
                  <w:rPr>
                    <w:ins w:id="217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7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7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1.46</w:t>
              </w:r>
            </w:ins>
          </w:p>
        </w:tc>
        <w:tc>
          <w:tcPr>
            <w:tcW w:w="1280" w:type="dxa"/>
            <w:noWrap/>
            <w:hideMark/>
          </w:tcPr>
          <w:p w14:paraId="1E53500F" w14:textId="77777777" w:rsidR="004E265E" w:rsidRPr="006745D0" w:rsidRDefault="004E265E" w:rsidP="006745D0">
            <w:pPr>
              <w:jc w:val="right"/>
              <w:rPr>
                <w:ins w:id="217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74" w:author="MKONDIWA, Maxwell (CIMMYT-India)" w:date="2024-07-23T07:39:00Z" w16du:dateUtc="2024-07-23T02:09:00Z">
                  <w:rPr>
                    <w:ins w:id="217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7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7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1.4</w:t>
              </w:r>
            </w:ins>
          </w:p>
        </w:tc>
        <w:tc>
          <w:tcPr>
            <w:tcW w:w="1360" w:type="dxa"/>
            <w:noWrap/>
            <w:hideMark/>
          </w:tcPr>
          <w:p w14:paraId="7D331B7F" w14:textId="77777777" w:rsidR="004E265E" w:rsidRPr="006745D0" w:rsidRDefault="004E265E" w:rsidP="006745D0">
            <w:pPr>
              <w:jc w:val="right"/>
              <w:rPr>
                <w:ins w:id="217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79" w:author="MKONDIWA, Maxwell (CIMMYT-India)" w:date="2024-07-23T07:39:00Z" w16du:dateUtc="2024-07-23T02:09:00Z">
                  <w:rPr>
                    <w:ins w:id="218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8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8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1.58</w:t>
              </w:r>
            </w:ins>
          </w:p>
        </w:tc>
      </w:tr>
      <w:tr w:rsidR="00853750" w:rsidRPr="00853750" w14:paraId="1A2C81A0" w14:textId="77777777" w:rsidTr="00853750">
        <w:trPr>
          <w:trHeight w:val="288"/>
          <w:ins w:id="2183" w:author="MKONDIWA, Maxwell (CIMMYT-India)" w:date="2024-07-23T07:38:00Z"/>
        </w:trPr>
        <w:tc>
          <w:tcPr>
            <w:tcW w:w="2421" w:type="dxa"/>
            <w:noWrap/>
            <w:hideMark/>
          </w:tcPr>
          <w:p w14:paraId="66157E3E" w14:textId="77777777" w:rsidR="004E265E" w:rsidRPr="006745D0" w:rsidRDefault="004E265E" w:rsidP="006745D0">
            <w:pPr>
              <w:jc w:val="right"/>
              <w:rPr>
                <w:ins w:id="2184"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85" w:author="MKONDIWA, Maxwell (CIMMYT-India)" w:date="2024-07-23T07:39:00Z" w16du:dateUtc="2024-07-23T02:09:00Z">
                  <w:rPr>
                    <w:ins w:id="2186"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6198F47A" w14:textId="77777777" w:rsidR="004E265E" w:rsidRPr="006745D0" w:rsidRDefault="004E265E" w:rsidP="006745D0">
            <w:pPr>
              <w:jc w:val="left"/>
              <w:rPr>
                <w:ins w:id="218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88" w:author="MKONDIWA, Maxwell (CIMMYT-India)" w:date="2024-07-23T07:39:00Z" w16du:dateUtc="2024-07-23T02:09:00Z">
                  <w:rPr>
                    <w:ins w:id="218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219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9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43E7D200" w14:textId="77777777" w:rsidR="004E265E" w:rsidRPr="006745D0" w:rsidRDefault="004E265E" w:rsidP="006745D0">
            <w:pPr>
              <w:jc w:val="right"/>
              <w:rPr>
                <w:ins w:id="219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93" w:author="MKONDIWA, Maxwell (CIMMYT-India)" w:date="2024-07-23T07:39:00Z" w16du:dateUtc="2024-07-23T02:09:00Z">
                  <w:rPr>
                    <w:ins w:id="219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19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19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1.24</w:t>
              </w:r>
            </w:ins>
          </w:p>
        </w:tc>
        <w:tc>
          <w:tcPr>
            <w:tcW w:w="1240" w:type="dxa"/>
            <w:noWrap/>
            <w:hideMark/>
          </w:tcPr>
          <w:p w14:paraId="2F701022" w14:textId="77777777" w:rsidR="004E265E" w:rsidRPr="006745D0" w:rsidRDefault="004E265E" w:rsidP="006745D0">
            <w:pPr>
              <w:jc w:val="right"/>
              <w:rPr>
                <w:ins w:id="219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198" w:author="MKONDIWA, Maxwell (CIMMYT-India)" w:date="2024-07-23T07:39:00Z" w16du:dateUtc="2024-07-23T02:09:00Z">
                  <w:rPr>
                    <w:ins w:id="219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0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0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1.32</w:t>
              </w:r>
            </w:ins>
          </w:p>
        </w:tc>
        <w:tc>
          <w:tcPr>
            <w:tcW w:w="1280" w:type="dxa"/>
            <w:noWrap/>
            <w:hideMark/>
          </w:tcPr>
          <w:p w14:paraId="7927C2C9" w14:textId="77777777" w:rsidR="004E265E" w:rsidRPr="006745D0" w:rsidRDefault="004E265E" w:rsidP="006745D0">
            <w:pPr>
              <w:jc w:val="right"/>
              <w:rPr>
                <w:ins w:id="220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03" w:author="MKONDIWA, Maxwell (CIMMYT-India)" w:date="2024-07-23T07:39:00Z" w16du:dateUtc="2024-07-23T02:09:00Z">
                  <w:rPr>
                    <w:ins w:id="220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0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0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1.31</w:t>
              </w:r>
            </w:ins>
          </w:p>
        </w:tc>
        <w:tc>
          <w:tcPr>
            <w:tcW w:w="1360" w:type="dxa"/>
            <w:noWrap/>
            <w:hideMark/>
          </w:tcPr>
          <w:p w14:paraId="0568A271" w14:textId="77777777" w:rsidR="004E265E" w:rsidRPr="006745D0" w:rsidRDefault="004E265E" w:rsidP="006745D0">
            <w:pPr>
              <w:jc w:val="right"/>
              <w:rPr>
                <w:ins w:id="220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08" w:author="MKONDIWA, Maxwell (CIMMYT-India)" w:date="2024-07-23T07:39:00Z" w16du:dateUtc="2024-07-23T02:09:00Z">
                  <w:rPr>
                    <w:ins w:id="220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1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1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1.38</w:t>
              </w:r>
            </w:ins>
          </w:p>
        </w:tc>
      </w:tr>
      <w:tr w:rsidR="00853750" w:rsidRPr="00853750" w14:paraId="7AF46623" w14:textId="77777777" w:rsidTr="00853750">
        <w:trPr>
          <w:trHeight w:val="288"/>
          <w:ins w:id="2212" w:author="MKONDIWA, Maxwell (CIMMYT-India)" w:date="2024-07-23T07:38:00Z"/>
        </w:trPr>
        <w:tc>
          <w:tcPr>
            <w:tcW w:w="2421" w:type="dxa"/>
            <w:noWrap/>
            <w:hideMark/>
          </w:tcPr>
          <w:p w14:paraId="38758FEC" w14:textId="77777777" w:rsidR="004E265E" w:rsidRPr="006745D0" w:rsidRDefault="004E265E" w:rsidP="006745D0">
            <w:pPr>
              <w:jc w:val="left"/>
              <w:rPr>
                <w:ins w:id="221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14" w:author="MKONDIWA, Maxwell (CIMMYT-India)" w:date="2024-07-23T07:39:00Z" w16du:dateUtc="2024-07-23T02:09:00Z">
                  <w:rPr>
                    <w:ins w:id="221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1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1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Marginalized caste</w:t>
              </w:r>
            </w:ins>
          </w:p>
        </w:tc>
        <w:tc>
          <w:tcPr>
            <w:tcW w:w="960" w:type="dxa"/>
            <w:noWrap/>
            <w:hideMark/>
          </w:tcPr>
          <w:p w14:paraId="111F1E70" w14:textId="77777777" w:rsidR="004E265E" w:rsidRPr="006745D0" w:rsidRDefault="004E265E" w:rsidP="006745D0">
            <w:pPr>
              <w:jc w:val="left"/>
              <w:rPr>
                <w:ins w:id="221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19" w:author="MKONDIWA, Maxwell (CIMMYT-India)" w:date="2024-07-23T07:39:00Z" w16du:dateUtc="2024-07-23T02:09:00Z">
                  <w:rPr>
                    <w:ins w:id="222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2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2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71DF7006" w14:textId="77777777" w:rsidR="004E265E" w:rsidRPr="006745D0" w:rsidRDefault="004E265E" w:rsidP="006745D0">
            <w:pPr>
              <w:jc w:val="right"/>
              <w:rPr>
                <w:ins w:id="222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24" w:author="MKONDIWA, Maxwell (CIMMYT-India)" w:date="2024-07-23T07:39:00Z" w16du:dateUtc="2024-07-23T02:09:00Z">
                  <w:rPr>
                    <w:ins w:id="222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2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2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0.81</w:t>
              </w:r>
            </w:ins>
          </w:p>
        </w:tc>
        <w:tc>
          <w:tcPr>
            <w:tcW w:w="1240" w:type="dxa"/>
            <w:noWrap/>
            <w:hideMark/>
          </w:tcPr>
          <w:p w14:paraId="23D97F02" w14:textId="77777777" w:rsidR="004E265E" w:rsidRPr="006745D0" w:rsidRDefault="004E265E" w:rsidP="006745D0">
            <w:pPr>
              <w:jc w:val="right"/>
              <w:rPr>
                <w:ins w:id="222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29" w:author="MKONDIWA, Maxwell (CIMMYT-India)" w:date="2024-07-23T07:39:00Z" w16du:dateUtc="2024-07-23T02:09:00Z">
                  <w:rPr>
                    <w:ins w:id="223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3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3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0.74</w:t>
              </w:r>
            </w:ins>
          </w:p>
        </w:tc>
        <w:tc>
          <w:tcPr>
            <w:tcW w:w="1280" w:type="dxa"/>
            <w:noWrap/>
            <w:hideMark/>
          </w:tcPr>
          <w:p w14:paraId="69EA27B2" w14:textId="77777777" w:rsidR="004E265E" w:rsidRPr="006745D0" w:rsidRDefault="004E265E" w:rsidP="006745D0">
            <w:pPr>
              <w:jc w:val="right"/>
              <w:rPr>
                <w:ins w:id="223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34" w:author="MKONDIWA, Maxwell (CIMMYT-India)" w:date="2024-07-23T07:39:00Z" w16du:dateUtc="2024-07-23T02:09:00Z">
                  <w:rPr>
                    <w:ins w:id="223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3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3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0.77</w:t>
              </w:r>
            </w:ins>
          </w:p>
        </w:tc>
        <w:tc>
          <w:tcPr>
            <w:tcW w:w="1360" w:type="dxa"/>
            <w:noWrap/>
            <w:hideMark/>
          </w:tcPr>
          <w:p w14:paraId="5701CBCD" w14:textId="77777777" w:rsidR="004E265E" w:rsidRPr="006745D0" w:rsidRDefault="004E265E" w:rsidP="006745D0">
            <w:pPr>
              <w:jc w:val="right"/>
              <w:rPr>
                <w:ins w:id="223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39" w:author="MKONDIWA, Maxwell (CIMMYT-India)" w:date="2024-07-23T07:39:00Z" w16du:dateUtc="2024-07-23T02:09:00Z">
                  <w:rPr>
                    <w:ins w:id="224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41"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42"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0.73</w:t>
              </w:r>
            </w:ins>
          </w:p>
        </w:tc>
      </w:tr>
      <w:tr w:rsidR="00853750" w:rsidRPr="00853750" w14:paraId="3E5EBB7B" w14:textId="77777777" w:rsidTr="00853750">
        <w:trPr>
          <w:trHeight w:val="288"/>
          <w:ins w:id="2243" w:author="MKONDIWA, Maxwell (CIMMYT-India)" w:date="2024-07-23T07:38:00Z"/>
        </w:trPr>
        <w:tc>
          <w:tcPr>
            <w:tcW w:w="2421" w:type="dxa"/>
            <w:noWrap/>
            <w:hideMark/>
          </w:tcPr>
          <w:p w14:paraId="0CFF57C9" w14:textId="77777777" w:rsidR="004E265E" w:rsidRPr="006745D0" w:rsidRDefault="004E265E" w:rsidP="006745D0">
            <w:pPr>
              <w:jc w:val="right"/>
              <w:rPr>
                <w:ins w:id="2244"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45" w:author="MKONDIWA, Maxwell (CIMMYT-India)" w:date="2024-07-23T07:39:00Z" w16du:dateUtc="2024-07-23T02:09:00Z">
                  <w:rPr>
                    <w:ins w:id="2246"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3AD7724B" w14:textId="77777777" w:rsidR="004E265E" w:rsidRPr="006745D0" w:rsidRDefault="004E265E" w:rsidP="006745D0">
            <w:pPr>
              <w:jc w:val="left"/>
              <w:rPr>
                <w:ins w:id="224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48" w:author="MKONDIWA, Maxwell (CIMMYT-India)" w:date="2024-07-23T07:39:00Z" w16du:dateUtc="2024-07-23T02:09:00Z">
                  <w:rPr>
                    <w:ins w:id="224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225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5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76486A87" w14:textId="77777777" w:rsidR="004E265E" w:rsidRPr="006745D0" w:rsidRDefault="004E265E" w:rsidP="006745D0">
            <w:pPr>
              <w:jc w:val="right"/>
              <w:rPr>
                <w:ins w:id="225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53" w:author="MKONDIWA, Maxwell (CIMMYT-India)" w:date="2024-07-23T07:39:00Z" w16du:dateUtc="2024-07-23T02:09:00Z">
                  <w:rPr>
                    <w:ins w:id="225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5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5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w:t>
              </w:r>
            </w:ins>
          </w:p>
        </w:tc>
        <w:tc>
          <w:tcPr>
            <w:tcW w:w="1240" w:type="dxa"/>
            <w:noWrap/>
            <w:hideMark/>
          </w:tcPr>
          <w:p w14:paraId="532BC197" w14:textId="77777777" w:rsidR="004E265E" w:rsidRPr="006745D0" w:rsidRDefault="004E265E" w:rsidP="006745D0">
            <w:pPr>
              <w:jc w:val="right"/>
              <w:rPr>
                <w:ins w:id="225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58" w:author="MKONDIWA, Maxwell (CIMMYT-India)" w:date="2024-07-23T07:39:00Z" w16du:dateUtc="2024-07-23T02:09:00Z">
                  <w:rPr>
                    <w:ins w:id="225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6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6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0.44</w:t>
              </w:r>
            </w:ins>
          </w:p>
        </w:tc>
        <w:tc>
          <w:tcPr>
            <w:tcW w:w="1280" w:type="dxa"/>
            <w:noWrap/>
            <w:hideMark/>
          </w:tcPr>
          <w:p w14:paraId="50AEA422" w14:textId="77777777" w:rsidR="004E265E" w:rsidRPr="006745D0" w:rsidRDefault="004E265E" w:rsidP="006745D0">
            <w:pPr>
              <w:jc w:val="right"/>
              <w:rPr>
                <w:ins w:id="226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63" w:author="MKONDIWA, Maxwell (CIMMYT-India)" w:date="2024-07-23T07:39:00Z" w16du:dateUtc="2024-07-23T02:09:00Z">
                  <w:rPr>
                    <w:ins w:id="226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6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6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0.42</w:t>
              </w:r>
            </w:ins>
          </w:p>
        </w:tc>
        <w:tc>
          <w:tcPr>
            <w:tcW w:w="1360" w:type="dxa"/>
            <w:noWrap/>
            <w:hideMark/>
          </w:tcPr>
          <w:p w14:paraId="56DB83DE" w14:textId="77777777" w:rsidR="004E265E" w:rsidRPr="006745D0" w:rsidRDefault="004E265E" w:rsidP="006745D0">
            <w:pPr>
              <w:jc w:val="right"/>
              <w:rPr>
                <w:ins w:id="226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68" w:author="MKONDIWA, Maxwell (CIMMYT-India)" w:date="2024-07-23T07:39:00Z" w16du:dateUtc="2024-07-23T02:09:00Z">
                  <w:rPr>
                    <w:ins w:id="226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7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7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0.44</w:t>
              </w:r>
            </w:ins>
          </w:p>
        </w:tc>
      </w:tr>
      <w:tr w:rsidR="006745D0" w:rsidRPr="006745D0" w14:paraId="6A1CAD81" w14:textId="77777777" w:rsidTr="00853750">
        <w:trPr>
          <w:trHeight w:val="288"/>
          <w:ins w:id="2272" w:author="MKONDIWA, Maxwell (CIMMYT-India)" w:date="2024-07-23T07:38:00Z"/>
          <w:trPrChange w:id="2273" w:author="MKONDIWA, Maxwell (CIMMYT-India)" w:date="2024-07-23T07:39:00Z" w16du:dateUtc="2024-07-23T02:09:00Z">
            <w:trPr>
              <w:gridAfter w:val="0"/>
              <w:trHeight w:val="288"/>
            </w:trPr>
          </w:trPrChange>
        </w:trPr>
        <w:tc>
          <w:tcPr>
            <w:tcW w:w="2421" w:type="dxa"/>
            <w:noWrap/>
            <w:hideMark/>
            <w:tcPrChange w:id="2274" w:author="MKONDIWA, Maxwell (CIMMYT-India)" w:date="2024-07-23T07:39:00Z" w16du:dateUtc="2024-07-23T02:09:00Z">
              <w:tcPr>
                <w:tcW w:w="2421" w:type="dxa"/>
                <w:gridSpan w:val="2"/>
                <w:tcBorders>
                  <w:top w:val="nil"/>
                  <w:left w:val="nil"/>
                  <w:bottom w:val="nil"/>
                  <w:right w:val="nil"/>
                </w:tcBorders>
                <w:shd w:val="clear" w:color="auto" w:fill="auto"/>
                <w:noWrap/>
                <w:vAlign w:val="bottom"/>
                <w:hideMark/>
              </w:tcPr>
            </w:tcPrChange>
          </w:tcPr>
          <w:p w14:paraId="534B43BC" w14:textId="77777777" w:rsidR="004E265E" w:rsidRPr="006745D0" w:rsidRDefault="004E265E" w:rsidP="006745D0">
            <w:pPr>
              <w:jc w:val="left"/>
              <w:rPr>
                <w:ins w:id="227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76" w:author="MKONDIWA, Maxwell (CIMMYT-India)" w:date="2024-07-23T07:39:00Z" w16du:dateUtc="2024-07-23T02:09:00Z">
                  <w:rPr>
                    <w:ins w:id="227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7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7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Plot owned</w:t>
              </w:r>
            </w:ins>
          </w:p>
        </w:tc>
        <w:tc>
          <w:tcPr>
            <w:tcW w:w="960" w:type="dxa"/>
            <w:noWrap/>
            <w:hideMark/>
            <w:tcPrChange w:id="2280" w:author="MKONDIWA, Maxwell (CIMMYT-India)" w:date="2024-07-23T07:39:00Z" w16du:dateUtc="2024-07-23T02:09:00Z">
              <w:tcPr>
                <w:tcW w:w="960" w:type="dxa"/>
                <w:gridSpan w:val="2"/>
                <w:tcBorders>
                  <w:top w:val="nil"/>
                  <w:left w:val="nil"/>
                  <w:bottom w:val="nil"/>
                  <w:right w:val="nil"/>
                </w:tcBorders>
                <w:shd w:val="clear" w:color="auto" w:fill="auto"/>
                <w:noWrap/>
                <w:vAlign w:val="bottom"/>
                <w:hideMark/>
              </w:tcPr>
            </w:tcPrChange>
          </w:tcPr>
          <w:p w14:paraId="09726C46" w14:textId="77777777" w:rsidR="004E265E" w:rsidRPr="006745D0" w:rsidRDefault="004E265E" w:rsidP="006745D0">
            <w:pPr>
              <w:jc w:val="left"/>
              <w:rPr>
                <w:ins w:id="228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82" w:author="MKONDIWA, Maxwell (CIMMYT-India)" w:date="2024-07-23T07:39:00Z" w16du:dateUtc="2024-07-23T02:09:00Z">
                  <w:rPr>
                    <w:ins w:id="228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8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8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Change w:id="2286"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05B07F44" w14:textId="77777777" w:rsidR="004E265E" w:rsidRPr="006745D0" w:rsidRDefault="004E265E" w:rsidP="006745D0">
            <w:pPr>
              <w:jc w:val="right"/>
              <w:rPr>
                <w:ins w:id="228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88" w:author="MKONDIWA, Maxwell (CIMMYT-India)" w:date="2024-07-23T07:39:00Z" w16du:dateUtc="2024-07-23T02:09:00Z">
                  <w:rPr>
                    <w:ins w:id="228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9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9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0.77</w:t>
              </w:r>
            </w:ins>
          </w:p>
        </w:tc>
        <w:tc>
          <w:tcPr>
            <w:tcW w:w="1240" w:type="dxa"/>
            <w:noWrap/>
            <w:hideMark/>
            <w:tcPrChange w:id="2292" w:author="MKONDIWA, Maxwell (CIMMYT-India)" w:date="2024-07-23T07:39:00Z" w16du:dateUtc="2024-07-23T02:09:00Z">
              <w:tcPr>
                <w:tcW w:w="1240" w:type="dxa"/>
                <w:gridSpan w:val="2"/>
                <w:tcBorders>
                  <w:top w:val="nil"/>
                  <w:left w:val="nil"/>
                  <w:bottom w:val="nil"/>
                  <w:right w:val="nil"/>
                </w:tcBorders>
                <w:shd w:val="clear" w:color="000000" w:fill="747474"/>
                <w:noWrap/>
                <w:vAlign w:val="bottom"/>
                <w:hideMark/>
              </w:tcPr>
            </w:tcPrChange>
          </w:tcPr>
          <w:p w14:paraId="5F0F1244" w14:textId="77777777" w:rsidR="004E265E" w:rsidRPr="006745D0" w:rsidRDefault="004E265E" w:rsidP="006745D0">
            <w:pPr>
              <w:jc w:val="right"/>
              <w:rPr>
                <w:ins w:id="229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294" w:author="MKONDIWA, Maxwell (CIMMYT-India)" w:date="2024-07-23T07:39:00Z" w16du:dateUtc="2024-07-23T02:09:00Z">
                  <w:rPr>
                    <w:ins w:id="229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29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29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0.79</w:t>
              </w:r>
            </w:ins>
          </w:p>
        </w:tc>
        <w:tc>
          <w:tcPr>
            <w:tcW w:w="1280" w:type="dxa"/>
            <w:noWrap/>
            <w:hideMark/>
            <w:tcPrChange w:id="2298"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603CAE3E" w14:textId="77777777" w:rsidR="004E265E" w:rsidRPr="006745D0" w:rsidRDefault="004E265E" w:rsidP="006745D0">
            <w:pPr>
              <w:jc w:val="right"/>
              <w:rPr>
                <w:ins w:id="229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00" w:author="MKONDIWA, Maxwell (CIMMYT-India)" w:date="2024-07-23T07:39:00Z" w16du:dateUtc="2024-07-23T02:09:00Z">
                  <w:rPr>
                    <w:ins w:id="230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0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0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0.79</w:t>
              </w:r>
            </w:ins>
          </w:p>
        </w:tc>
        <w:tc>
          <w:tcPr>
            <w:tcW w:w="1360" w:type="dxa"/>
            <w:noWrap/>
            <w:hideMark/>
            <w:tcPrChange w:id="2304" w:author="MKONDIWA, Maxwell (CIMMYT-India)" w:date="2024-07-23T07:39:00Z" w16du:dateUtc="2024-07-23T02:09:00Z">
              <w:tcPr>
                <w:tcW w:w="1360" w:type="dxa"/>
                <w:gridSpan w:val="2"/>
                <w:tcBorders>
                  <w:top w:val="nil"/>
                  <w:left w:val="nil"/>
                  <w:bottom w:val="nil"/>
                  <w:right w:val="nil"/>
                </w:tcBorders>
                <w:shd w:val="clear" w:color="000000" w:fill="747474"/>
                <w:noWrap/>
                <w:vAlign w:val="bottom"/>
                <w:hideMark/>
              </w:tcPr>
            </w:tcPrChange>
          </w:tcPr>
          <w:p w14:paraId="12F55DD0" w14:textId="77777777" w:rsidR="004E265E" w:rsidRPr="006745D0" w:rsidRDefault="004E265E" w:rsidP="006745D0">
            <w:pPr>
              <w:jc w:val="right"/>
              <w:rPr>
                <w:ins w:id="230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06" w:author="MKONDIWA, Maxwell (CIMMYT-India)" w:date="2024-07-23T07:39:00Z" w16du:dateUtc="2024-07-23T02:09:00Z">
                  <w:rPr>
                    <w:ins w:id="230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0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0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0.85</w:t>
              </w:r>
            </w:ins>
          </w:p>
        </w:tc>
      </w:tr>
      <w:tr w:rsidR="006745D0" w:rsidRPr="006745D0" w14:paraId="6C9D5B9C" w14:textId="77777777" w:rsidTr="00853750">
        <w:trPr>
          <w:trHeight w:val="288"/>
          <w:ins w:id="2310" w:author="MKONDIWA, Maxwell (CIMMYT-India)" w:date="2024-07-23T07:38:00Z"/>
          <w:trPrChange w:id="2311" w:author="MKONDIWA, Maxwell (CIMMYT-India)" w:date="2024-07-23T07:39:00Z" w16du:dateUtc="2024-07-23T02:09:00Z">
            <w:trPr>
              <w:gridAfter w:val="0"/>
              <w:trHeight w:val="288"/>
            </w:trPr>
          </w:trPrChange>
        </w:trPr>
        <w:tc>
          <w:tcPr>
            <w:tcW w:w="2421" w:type="dxa"/>
            <w:noWrap/>
            <w:hideMark/>
            <w:tcPrChange w:id="2312" w:author="MKONDIWA, Maxwell (CIMMYT-India)" w:date="2024-07-23T07:39:00Z" w16du:dateUtc="2024-07-23T02:09:00Z">
              <w:tcPr>
                <w:tcW w:w="2421" w:type="dxa"/>
                <w:gridSpan w:val="2"/>
                <w:tcBorders>
                  <w:top w:val="nil"/>
                  <w:left w:val="nil"/>
                  <w:bottom w:val="nil"/>
                  <w:right w:val="nil"/>
                </w:tcBorders>
                <w:shd w:val="clear" w:color="auto" w:fill="auto"/>
                <w:noWrap/>
                <w:vAlign w:val="bottom"/>
                <w:hideMark/>
              </w:tcPr>
            </w:tcPrChange>
          </w:tcPr>
          <w:p w14:paraId="69392FDD" w14:textId="77777777" w:rsidR="004E265E" w:rsidRPr="006745D0" w:rsidRDefault="004E265E" w:rsidP="006745D0">
            <w:pPr>
              <w:jc w:val="right"/>
              <w:rPr>
                <w:ins w:id="231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14" w:author="MKONDIWA, Maxwell (CIMMYT-India)" w:date="2024-07-23T07:39:00Z" w16du:dateUtc="2024-07-23T02:09:00Z">
                  <w:rPr>
                    <w:ins w:id="231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Change w:id="2316" w:author="MKONDIWA, Maxwell (CIMMYT-India)" w:date="2024-07-23T07:39:00Z" w16du:dateUtc="2024-07-23T02:09:00Z">
              <w:tcPr>
                <w:tcW w:w="960" w:type="dxa"/>
                <w:gridSpan w:val="2"/>
                <w:tcBorders>
                  <w:top w:val="nil"/>
                  <w:left w:val="nil"/>
                  <w:bottom w:val="nil"/>
                  <w:right w:val="nil"/>
                </w:tcBorders>
                <w:shd w:val="clear" w:color="auto" w:fill="auto"/>
                <w:noWrap/>
                <w:vAlign w:val="bottom"/>
                <w:hideMark/>
              </w:tcPr>
            </w:tcPrChange>
          </w:tcPr>
          <w:p w14:paraId="51EE10BE" w14:textId="77777777" w:rsidR="004E265E" w:rsidRPr="006745D0" w:rsidRDefault="004E265E" w:rsidP="006745D0">
            <w:pPr>
              <w:jc w:val="left"/>
              <w:rPr>
                <w:ins w:id="231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18" w:author="MKONDIWA, Maxwell (CIMMYT-India)" w:date="2024-07-23T07:39:00Z" w16du:dateUtc="2024-07-23T02:09:00Z">
                  <w:rPr>
                    <w:ins w:id="231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232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2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Change w:id="2322"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35053299" w14:textId="77777777" w:rsidR="004E265E" w:rsidRPr="006745D0" w:rsidRDefault="004E265E" w:rsidP="006745D0">
            <w:pPr>
              <w:jc w:val="right"/>
              <w:rPr>
                <w:ins w:id="2323"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24" w:author="MKONDIWA, Maxwell (CIMMYT-India)" w:date="2024-07-23T07:39:00Z" w16du:dateUtc="2024-07-23T02:09:00Z">
                  <w:rPr>
                    <w:ins w:id="2325"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26"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27"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0.42</w:t>
              </w:r>
            </w:ins>
          </w:p>
        </w:tc>
        <w:tc>
          <w:tcPr>
            <w:tcW w:w="1240" w:type="dxa"/>
            <w:noWrap/>
            <w:hideMark/>
            <w:tcPrChange w:id="2328" w:author="MKONDIWA, Maxwell (CIMMYT-India)" w:date="2024-07-23T07:39:00Z" w16du:dateUtc="2024-07-23T02:09:00Z">
              <w:tcPr>
                <w:tcW w:w="1240" w:type="dxa"/>
                <w:gridSpan w:val="2"/>
                <w:tcBorders>
                  <w:top w:val="nil"/>
                  <w:left w:val="nil"/>
                  <w:bottom w:val="nil"/>
                  <w:right w:val="nil"/>
                </w:tcBorders>
                <w:shd w:val="clear" w:color="000000" w:fill="747474"/>
                <w:noWrap/>
                <w:vAlign w:val="bottom"/>
                <w:hideMark/>
              </w:tcPr>
            </w:tcPrChange>
          </w:tcPr>
          <w:p w14:paraId="2372EECD" w14:textId="77777777" w:rsidR="004E265E" w:rsidRPr="006745D0" w:rsidRDefault="004E265E" w:rsidP="006745D0">
            <w:pPr>
              <w:jc w:val="right"/>
              <w:rPr>
                <w:ins w:id="2329"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30" w:author="MKONDIWA, Maxwell (CIMMYT-India)" w:date="2024-07-23T07:39:00Z" w16du:dateUtc="2024-07-23T02:09:00Z">
                  <w:rPr>
                    <w:ins w:id="2331"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32"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33"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0.41</w:t>
              </w:r>
            </w:ins>
          </w:p>
        </w:tc>
        <w:tc>
          <w:tcPr>
            <w:tcW w:w="1280" w:type="dxa"/>
            <w:noWrap/>
            <w:hideMark/>
            <w:tcPrChange w:id="2334" w:author="MKONDIWA, Maxwell (CIMMYT-India)" w:date="2024-07-23T07:39:00Z" w16du:dateUtc="2024-07-23T02:09:00Z">
              <w:tcPr>
                <w:tcW w:w="1280" w:type="dxa"/>
                <w:gridSpan w:val="2"/>
                <w:tcBorders>
                  <w:top w:val="nil"/>
                  <w:left w:val="nil"/>
                  <w:bottom w:val="nil"/>
                  <w:right w:val="nil"/>
                </w:tcBorders>
                <w:shd w:val="clear" w:color="000000" w:fill="747474"/>
                <w:noWrap/>
                <w:vAlign w:val="bottom"/>
                <w:hideMark/>
              </w:tcPr>
            </w:tcPrChange>
          </w:tcPr>
          <w:p w14:paraId="0B3FF270" w14:textId="77777777" w:rsidR="004E265E" w:rsidRPr="006745D0" w:rsidRDefault="004E265E" w:rsidP="006745D0">
            <w:pPr>
              <w:jc w:val="right"/>
              <w:rPr>
                <w:ins w:id="2335"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36" w:author="MKONDIWA, Maxwell (CIMMYT-India)" w:date="2024-07-23T07:39:00Z" w16du:dateUtc="2024-07-23T02:09:00Z">
                  <w:rPr>
                    <w:ins w:id="2337"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38"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39"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0.4</w:t>
              </w:r>
            </w:ins>
          </w:p>
        </w:tc>
        <w:tc>
          <w:tcPr>
            <w:tcW w:w="1360" w:type="dxa"/>
            <w:noWrap/>
            <w:hideMark/>
            <w:tcPrChange w:id="2340" w:author="MKONDIWA, Maxwell (CIMMYT-India)" w:date="2024-07-23T07:39:00Z" w16du:dateUtc="2024-07-23T02:09:00Z">
              <w:tcPr>
                <w:tcW w:w="1360" w:type="dxa"/>
                <w:gridSpan w:val="2"/>
                <w:tcBorders>
                  <w:top w:val="nil"/>
                  <w:left w:val="nil"/>
                  <w:bottom w:val="nil"/>
                  <w:right w:val="nil"/>
                </w:tcBorders>
                <w:shd w:val="clear" w:color="000000" w:fill="747474"/>
                <w:noWrap/>
                <w:vAlign w:val="bottom"/>
                <w:hideMark/>
              </w:tcPr>
            </w:tcPrChange>
          </w:tcPr>
          <w:p w14:paraId="2F445C80" w14:textId="77777777" w:rsidR="004E265E" w:rsidRPr="006745D0" w:rsidRDefault="004E265E" w:rsidP="006745D0">
            <w:pPr>
              <w:jc w:val="right"/>
              <w:rPr>
                <w:ins w:id="234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42" w:author="MKONDIWA, Maxwell (CIMMYT-India)" w:date="2024-07-23T07:39:00Z" w16du:dateUtc="2024-07-23T02:09:00Z">
                  <w:rPr>
                    <w:ins w:id="234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4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4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0.36</w:t>
              </w:r>
            </w:ins>
          </w:p>
        </w:tc>
      </w:tr>
      <w:tr w:rsidR="00853750" w:rsidRPr="00853750" w14:paraId="38B06029" w14:textId="77777777" w:rsidTr="00853750">
        <w:trPr>
          <w:trHeight w:val="288"/>
          <w:ins w:id="2346" w:author="MKONDIWA, Maxwell (CIMMYT-India)" w:date="2024-07-23T07:38:00Z"/>
        </w:trPr>
        <w:tc>
          <w:tcPr>
            <w:tcW w:w="2421" w:type="dxa"/>
            <w:noWrap/>
            <w:hideMark/>
          </w:tcPr>
          <w:p w14:paraId="6BD069F4" w14:textId="77777777" w:rsidR="004E265E" w:rsidRPr="006745D0" w:rsidRDefault="004E265E" w:rsidP="006745D0">
            <w:pPr>
              <w:jc w:val="left"/>
              <w:rPr>
                <w:ins w:id="234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48" w:author="MKONDIWA, Maxwell (CIMMYT-India)" w:date="2024-07-23T07:39:00Z" w16du:dateUtc="2024-07-23T02:09:00Z">
                  <w:rPr>
                    <w:ins w:id="234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5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5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Soil nitrogen</w:t>
              </w:r>
            </w:ins>
          </w:p>
        </w:tc>
        <w:tc>
          <w:tcPr>
            <w:tcW w:w="960" w:type="dxa"/>
            <w:noWrap/>
            <w:hideMark/>
          </w:tcPr>
          <w:p w14:paraId="357DA044" w14:textId="77777777" w:rsidR="004E265E" w:rsidRPr="006745D0" w:rsidRDefault="004E265E" w:rsidP="006745D0">
            <w:pPr>
              <w:jc w:val="left"/>
              <w:rPr>
                <w:ins w:id="235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53" w:author="MKONDIWA, Maxwell (CIMMYT-India)" w:date="2024-07-23T07:39:00Z" w16du:dateUtc="2024-07-23T02:09:00Z">
                  <w:rPr>
                    <w:ins w:id="235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5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5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2F7A1676" w14:textId="77777777" w:rsidR="004E265E" w:rsidRPr="006745D0" w:rsidRDefault="004E265E" w:rsidP="006745D0">
            <w:pPr>
              <w:jc w:val="right"/>
              <w:rPr>
                <w:ins w:id="235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58" w:author="MKONDIWA, Maxwell (CIMMYT-India)" w:date="2024-07-23T07:39:00Z" w16du:dateUtc="2024-07-23T02:09:00Z">
                  <w:rPr>
                    <w:ins w:id="235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6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6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1.7</w:t>
              </w:r>
            </w:ins>
          </w:p>
        </w:tc>
        <w:tc>
          <w:tcPr>
            <w:tcW w:w="1240" w:type="dxa"/>
            <w:noWrap/>
            <w:hideMark/>
          </w:tcPr>
          <w:p w14:paraId="79BC8AD3" w14:textId="77777777" w:rsidR="004E265E" w:rsidRPr="006745D0" w:rsidRDefault="004E265E" w:rsidP="006745D0">
            <w:pPr>
              <w:jc w:val="right"/>
              <w:rPr>
                <w:ins w:id="236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63" w:author="MKONDIWA, Maxwell (CIMMYT-India)" w:date="2024-07-23T07:39:00Z" w16du:dateUtc="2024-07-23T02:09:00Z">
                  <w:rPr>
                    <w:ins w:id="236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6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6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1.59</w:t>
              </w:r>
            </w:ins>
          </w:p>
        </w:tc>
        <w:tc>
          <w:tcPr>
            <w:tcW w:w="1280" w:type="dxa"/>
            <w:noWrap/>
            <w:hideMark/>
          </w:tcPr>
          <w:p w14:paraId="5126B850" w14:textId="77777777" w:rsidR="004E265E" w:rsidRPr="006745D0" w:rsidRDefault="004E265E" w:rsidP="006745D0">
            <w:pPr>
              <w:jc w:val="right"/>
              <w:rPr>
                <w:ins w:id="236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68" w:author="MKONDIWA, Maxwell (CIMMYT-India)" w:date="2024-07-23T07:39:00Z" w16du:dateUtc="2024-07-23T02:09:00Z">
                  <w:rPr>
                    <w:ins w:id="236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7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7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1.55</w:t>
              </w:r>
            </w:ins>
          </w:p>
        </w:tc>
        <w:tc>
          <w:tcPr>
            <w:tcW w:w="1360" w:type="dxa"/>
            <w:noWrap/>
            <w:hideMark/>
          </w:tcPr>
          <w:p w14:paraId="5579B20C" w14:textId="77777777" w:rsidR="004E265E" w:rsidRPr="006745D0" w:rsidRDefault="004E265E" w:rsidP="006745D0">
            <w:pPr>
              <w:jc w:val="right"/>
              <w:rPr>
                <w:ins w:id="237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73" w:author="MKONDIWA, Maxwell (CIMMYT-India)" w:date="2024-07-23T07:39:00Z" w16du:dateUtc="2024-07-23T02:09:00Z">
                  <w:rPr>
                    <w:ins w:id="237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7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7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1.58</w:t>
              </w:r>
            </w:ins>
          </w:p>
        </w:tc>
      </w:tr>
      <w:tr w:rsidR="00853750" w:rsidRPr="00853750" w14:paraId="21B15F36" w14:textId="77777777" w:rsidTr="00853750">
        <w:trPr>
          <w:trHeight w:val="288"/>
          <w:ins w:id="2377" w:author="MKONDIWA, Maxwell (CIMMYT-India)" w:date="2024-07-23T07:38:00Z"/>
        </w:trPr>
        <w:tc>
          <w:tcPr>
            <w:tcW w:w="2421" w:type="dxa"/>
            <w:noWrap/>
            <w:hideMark/>
          </w:tcPr>
          <w:p w14:paraId="6165CAA7" w14:textId="77777777" w:rsidR="004E265E" w:rsidRPr="006745D0" w:rsidRDefault="004E265E" w:rsidP="006745D0">
            <w:pPr>
              <w:jc w:val="right"/>
              <w:rPr>
                <w:ins w:id="237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79" w:author="MKONDIWA, Maxwell (CIMMYT-India)" w:date="2024-07-23T07:39:00Z" w16du:dateUtc="2024-07-23T02:09:00Z">
                  <w:rPr>
                    <w:ins w:id="238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191C46A1" w14:textId="77777777" w:rsidR="004E265E" w:rsidRPr="006745D0" w:rsidRDefault="004E265E" w:rsidP="006745D0">
            <w:pPr>
              <w:jc w:val="left"/>
              <w:rPr>
                <w:ins w:id="238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82" w:author="MKONDIWA, Maxwell (CIMMYT-India)" w:date="2024-07-23T07:39:00Z" w16du:dateUtc="2024-07-23T02:09:00Z">
                  <w:rPr>
                    <w:ins w:id="238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238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8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6CCE5FC8" w14:textId="77777777" w:rsidR="004E265E" w:rsidRPr="006745D0" w:rsidRDefault="004E265E" w:rsidP="006745D0">
            <w:pPr>
              <w:jc w:val="right"/>
              <w:rPr>
                <w:ins w:id="238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87" w:author="MKONDIWA, Maxwell (CIMMYT-India)" w:date="2024-07-23T07:39:00Z" w16du:dateUtc="2024-07-23T02:09:00Z">
                  <w:rPr>
                    <w:ins w:id="238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8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9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0.21</w:t>
              </w:r>
            </w:ins>
          </w:p>
        </w:tc>
        <w:tc>
          <w:tcPr>
            <w:tcW w:w="1240" w:type="dxa"/>
            <w:noWrap/>
            <w:hideMark/>
          </w:tcPr>
          <w:p w14:paraId="443D7EEE" w14:textId="77777777" w:rsidR="004E265E" w:rsidRPr="006745D0" w:rsidRDefault="004E265E" w:rsidP="006745D0">
            <w:pPr>
              <w:jc w:val="right"/>
              <w:rPr>
                <w:ins w:id="239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92" w:author="MKONDIWA, Maxwell (CIMMYT-India)" w:date="2024-07-23T07:39:00Z" w16du:dateUtc="2024-07-23T02:09:00Z">
                  <w:rPr>
                    <w:ins w:id="239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9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39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0.24</w:t>
              </w:r>
            </w:ins>
          </w:p>
        </w:tc>
        <w:tc>
          <w:tcPr>
            <w:tcW w:w="1280" w:type="dxa"/>
            <w:noWrap/>
            <w:hideMark/>
          </w:tcPr>
          <w:p w14:paraId="063B534C" w14:textId="77777777" w:rsidR="004E265E" w:rsidRPr="006745D0" w:rsidRDefault="004E265E" w:rsidP="006745D0">
            <w:pPr>
              <w:jc w:val="right"/>
              <w:rPr>
                <w:ins w:id="239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397" w:author="MKONDIWA, Maxwell (CIMMYT-India)" w:date="2024-07-23T07:39:00Z" w16du:dateUtc="2024-07-23T02:09:00Z">
                  <w:rPr>
                    <w:ins w:id="239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39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0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0.21</w:t>
              </w:r>
            </w:ins>
          </w:p>
        </w:tc>
        <w:tc>
          <w:tcPr>
            <w:tcW w:w="1360" w:type="dxa"/>
            <w:noWrap/>
            <w:hideMark/>
          </w:tcPr>
          <w:p w14:paraId="2CF72E20" w14:textId="77777777" w:rsidR="004E265E" w:rsidRPr="006745D0" w:rsidRDefault="004E265E" w:rsidP="006745D0">
            <w:pPr>
              <w:jc w:val="right"/>
              <w:rPr>
                <w:ins w:id="240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02" w:author="MKONDIWA, Maxwell (CIMMYT-India)" w:date="2024-07-23T07:39:00Z" w16du:dateUtc="2024-07-23T02:09:00Z">
                  <w:rPr>
                    <w:ins w:id="240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0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0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0.19</w:t>
              </w:r>
            </w:ins>
          </w:p>
        </w:tc>
      </w:tr>
      <w:tr w:rsidR="00853750" w:rsidRPr="00853750" w14:paraId="4C462D53" w14:textId="77777777" w:rsidTr="00853750">
        <w:trPr>
          <w:trHeight w:val="288"/>
          <w:ins w:id="2406" w:author="MKONDIWA, Maxwell (CIMMYT-India)" w:date="2024-07-23T07:38:00Z"/>
        </w:trPr>
        <w:tc>
          <w:tcPr>
            <w:tcW w:w="2421" w:type="dxa"/>
            <w:noWrap/>
            <w:hideMark/>
          </w:tcPr>
          <w:p w14:paraId="2C9E6F70" w14:textId="77777777" w:rsidR="004E265E" w:rsidRPr="006745D0" w:rsidRDefault="004E265E" w:rsidP="006745D0">
            <w:pPr>
              <w:jc w:val="left"/>
              <w:rPr>
                <w:ins w:id="240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08" w:author="MKONDIWA, Maxwell (CIMMYT-India)" w:date="2024-07-23T07:39:00Z" w16du:dateUtc="2024-07-23T02:09:00Z">
                  <w:rPr>
                    <w:ins w:id="240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1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1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Soil sand</w:t>
              </w:r>
            </w:ins>
          </w:p>
        </w:tc>
        <w:tc>
          <w:tcPr>
            <w:tcW w:w="960" w:type="dxa"/>
            <w:noWrap/>
            <w:hideMark/>
          </w:tcPr>
          <w:p w14:paraId="5525E6D7" w14:textId="77777777" w:rsidR="004E265E" w:rsidRPr="006745D0" w:rsidRDefault="004E265E" w:rsidP="006745D0">
            <w:pPr>
              <w:jc w:val="left"/>
              <w:rPr>
                <w:ins w:id="241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13" w:author="MKONDIWA, Maxwell (CIMMYT-India)" w:date="2024-07-23T07:39:00Z" w16du:dateUtc="2024-07-23T02:09:00Z">
                  <w:rPr>
                    <w:ins w:id="241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1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1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2A15A710" w14:textId="77777777" w:rsidR="004E265E" w:rsidRPr="006745D0" w:rsidRDefault="004E265E" w:rsidP="006745D0">
            <w:pPr>
              <w:jc w:val="right"/>
              <w:rPr>
                <w:ins w:id="241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18" w:author="MKONDIWA, Maxwell (CIMMYT-India)" w:date="2024-07-23T07:39:00Z" w16du:dateUtc="2024-07-23T02:09:00Z">
                  <w:rPr>
                    <w:ins w:id="241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2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2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28.32</w:t>
              </w:r>
            </w:ins>
          </w:p>
        </w:tc>
        <w:tc>
          <w:tcPr>
            <w:tcW w:w="1240" w:type="dxa"/>
            <w:noWrap/>
            <w:hideMark/>
          </w:tcPr>
          <w:p w14:paraId="1BB6EC4D" w14:textId="77777777" w:rsidR="004E265E" w:rsidRPr="006745D0" w:rsidRDefault="004E265E" w:rsidP="006745D0">
            <w:pPr>
              <w:jc w:val="right"/>
              <w:rPr>
                <w:ins w:id="242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23" w:author="MKONDIWA, Maxwell (CIMMYT-India)" w:date="2024-07-23T07:39:00Z" w16du:dateUtc="2024-07-23T02:09:00Z">
                  <w:rPr>
                    <w:ins w:id="242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2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2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29.71</w:t>
              </w:r>
            </w:ins>
          </w:p>
        </w:tc>
        <w:tc>
          <w:tcPr>
            <w:tcW w:w="1280" w:type="dxa"/>
            <w:noWrap/>
            <w:hideMark/>
          </w:tcPr>
          <w:p w14:paraId="5394177E" w14:textId="77777777" w:rsidR="004E265E" w:rsidRPr="006745D0" w:rsidRDefault="004E265E" w:rsidP="006745D0">
            <w:pPr>
              <w:jc w:val="right"/>
              <w:rPr>
                <w:ins w:id="242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28" w:author="MKONDIWA, Maxwell (CIMMYT-India)" w:date="2024-07-23T07:39:00Z" w16du:dateUtc="2024-07-23T02:09:00Z">
                  <w:rPr>
                    <w:ins w:id="242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3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3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30.74</w:t>
              </w:r>
            </w:ins>
          </w:p>
        </w:tc>
        <w:tc>
          <w:tcPr>
            <w:tcW w:w="1360" w:type="dxa"/>
            <w:noWrap/>
            <w:hideMark/>
          </w:tcPr>
          <w:p w14:paraId="73562E96" w14:textId="77777777" w:rsidR="004E265E" w:rsidRPr="006745D0" w:rsidRDefault="004E265E" w:rsidP="006745D0">
            <w:pPr>
              <w:jc w:val="right"/>
              <w:rPr>
                <w:ins w:id="243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33" w:author="MKONDIWA, Maxwell (CIMMYT-India)" w:date="2024-07-23T07:39:00Z" w16du:dateUtc="2024-07-23T02:09:00Z">
                  <w:rPr>
                    <w:ins w:id="243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3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3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30.76</w:t>
              </w:r>
            </w:ins>
          </w:p>
        </w:tc>
      </w:tr>
      <w:tr w:rsidR="00853750" w:rsidRPr="00853750" w14:paraId="55B3EEDE" w14:textId="77777777" w:rsidTr="00853750">
        <w:trPr>
          <w:trHeight w:val="288"/>
          <w:ins w:id="2437" w:author="MKONDIWA, Maxwell (CIMMYT-India)" w:date="2024-07-23T07:38:00Z"/>
        </w:trPr>
        <w:tc>
          <w:tcPr>
            <w:tcW w:w="2421" w:type="dxa"/>
            <w:noWrap/>
            <w:hideMark/>
          </w:tcPr>
          <w:p w14:paraId="3B45944E" w14:textId="77777777" w:rsidR="004E265E" w:rsidRPr="006745D0" w:rsidRDefault="004E265E" w:rsidP="006745D0">
            <w:pPr>
              <w:jc w:val="right"/>
              <w:rPr>
                <w:ins w:id="243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39" w:author="MKONDIWA, Maxwell (CIMMYT-India)" w:date="2024-07-23T07:39:00Z" w16du:dateUtc="2024-07-23T02:09:00Z">
                  <w:rPr>
                    <w:ins w:id="244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7757554A" w14:textId="77777777" w:rsidR="004E265E" w:rsidRPr="006745D0" w:rsidRDefault="004E265E" w:rsidP="006745D0">
            <w:pPr>
              <w:jc w:val="left"/>
              <w:rPr>
                <w:ins w:id="244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42" w:author="MKONDIWA, Maxwell (CIMMYT-India)" w:date="2024-07-23T07:39:00Z" w16du:dateUtc="2024-07-23T02:09:00Z">
                  <w:rPr>
                    <w:ins w:id="244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244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4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6C6FF9BB" w14:textId="77777777" w:rsidR="004E265E" w:rsidRPr="006745D0" w:rsidRDefault="004E265E" w:rsidP="006745D0">
            <w:pPr>
              <w:jc w:val="right"/>
              <w:rPr>
                <w:ins w:id="244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47" w:author="MKONDIWA, Maxwell (CIMMYT-India)" w:date="2024-07-23T07:39:00Z" w16du:dateUtc="2024-07-23T02:09:00Z">
                  <w:rPr>
                    <w:ins w:id="244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4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5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3.15</w:t>
              </w:r>
            </w:ins>
          </w:p>
        </w:tc>
        <w:tc>
          <w:tcPr>
            <w:tcW w:w="1240" w:type="dxa"/>
            <w:noWrap/>
            <w:hideMark/>
          </w:tcPr>
          <w:p w14:paraId="1ECC72E5" w14:textId="77777777" w:rsidR="004E265E" w:rsidRPr="006745D0" w:rsidRDefault="004E265E" w:rsidP="006745D0">
            <w:pPr>
              <w:jc w:val="right"/>
              <w:rPr>
                <w:ins w:id="245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52" w:author="MKONDIWA, Maxwell (CIMMYT-India)" w:date="2024-07-23T07:39:00Z" w16du:dateUtc="2024-07-23T02:09:00Z">
                  <w:rPr>
                    <w:ins w:id="245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5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5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3.06</w:t>
              </w:r>
            </w:ins>
          </w:p>
        </w:tc>
        <w:tc>
          <w:tcPr>
            <w:tcW w:w="1280" w:type="dxa"/>
            <w:noWrap/>
            <w:hideMark/>
          </w:tcPr>
          <w:p w14:paraId="24608DB1" w14:textId="77777777" w:rsidR="004E265E" w:rsidRPr="006745D0" w:rsidRDefault="004E265E" w:rsidP="006745D0">
            <w:pPr>
              <w:jc w:val="right"/>
              <w:rPr>
                <w:ins w:id="245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57" w:author="MKONDIWA, Maxwell (CIMMYT-India)" w:date="2024-07-23T07:39:00Z" w16du:dateUtc="2024-07-23T02:09:00Z">
                  <w:rPr>
                    <w:ins w:id="245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5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6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3.01</w:t>
              </w:r>
            </w:ins>
          </w:p>
        </w:tc>
        <w:tc>
          <w:tcPr>
            <w:tcW w:w="1360" w:type="dxa"/>
            <w:noWrap/>
            <w:hideMark/>
          </w:tcPr>
          <w:p w14:paraId="27287241" w14:textId="77777777" w:rsidR="004E265E" w:rsidRPr="006745D0" w:rsidRDefault="004E265E" w:rsidP="006745D0">
            <w:pPr>
              <w:jc w:val="right"/>
              <w:rPr>
                <w:ins w:id="246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62" w:author="MKONDIWA, Maxwell (CIMMYT-India)" w:date="2024-07-23T07:39:00Z" w16du:dateUtc="2024-07-23T02:09:00Z">
                  <w:rPr>
                    <w:ins w:id="246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6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6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2.31</w:t>
              </w:r>
            </w:ins>
          </w:p>
        </w:tc>
      </w:tr>
      <w:tr w:rsidR="00853750" w:rsidRPr="00853750" w14:paraId="0B986A5D" w14:textId="77777777" w:rsidTr="00853750">
        <w:trPr>
          <w:trHeight w:val="288"/>
          <w:ins w:id="2466" w:author="MKONDIWA, Maxwell (CIMMYT-India)" w:date="2024-07-23T07:38:00Z"/>
        </w:trPr>
        <w:tc>
          <w:tcPr>
            <w:tcW w:w="2421" w:type="dxa"/>
            <w:noWrap/>
            <w:hideMark/>
          </w:tcPr>
          <w:p w14:paraId="72DFB0E2" w14:textId="77777777" w:rsidR="004E265E" w:rsidRPr="006745D0" w:rsidRDefault="004E265E" w:rsidP="006745D0">
            <w:pPr>
              <w:jc w:val="left"/>
              <w:rPr>
                <w:ins w:id="246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68" w:author="MKONDIWA, Maxwell (CIMMYT-India)" w:date="2024-07-23T07:39:00Z" w16du:dateUtc="2024-07-23T02:09:00Z">
                  <w:rPr>
                    <w:ins w:id="246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7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7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Soil organic carbon</w:t>
              </w:r>
            </w:ins>
          </w:p>
        </w:tc>
        <w:tc>
          <w:tcPr>
            <w:tcW w:w="960" w:type="dxa"/>
            <w:noWrap/>
            <w:hideMark/>
          </w:tcPr>
          <w:p w14:paraId="0A91C012" w14:textId="77777777" w:rsidR="004E265E" w:rsidRPr="006745D0" w:rsidRDefault="004E265E" w:rsidP="006745D0">
            <w:pPr>
              <w:jc w:val="left"/>
              <w:rPr>
                <w:ins w:id="247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73" w:author="MKONDIWA, Maxwell (CIMMYT-India)" w:date="2024-07-23T07:39:00Z" w16du:dateUtc="2024-07-23T02:09:00Z">
                  <w:rPr>
                    <w:ins w:id="247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7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7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Mean</w:t>
              </w:r>
            </w:ins>
          </w:p>
        </w:tc>
        <w:tc>
          <w:tcPr>
            <w:tcW w:w="1280" w:type="dxa"/>
            <w:noWrap/>
            <w:hideMark/>
          </w:tcPr>
          <w:p w14:paraId="148230A8" w14:textId="77777777" w:rsidR="004E265E" w:rsidRPr="006745D0" w:rsidRDefault="004E265E" w:rsidP="006745D0">
            <w:pPr>
              <w:jc w:val="right"/>
              <w:rPr>
                <w:ins w:id="247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78" w:author="MKONDIWA, Maxwell (CIMMYT-India)" w:date="2024-07-23T07:39:00Z" w16du:dateUtc="2024-07-23T02:09:00Z">
                  <w:rPr>
                    <w:ins w:id="247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8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8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12.21</w:t>
              </w:r>
            </w:ins>
          </w:p>
        </w:tc>
        <w:tc>
          <w:tcPr>
            <w:tcW w:w="1240" w:type="dxa"/>
            <w:noWrap/>
            <w:hideMark/>
          </w:tcPr>
          <w:p w14:paraId="619166C2" w14:textId="77777777" w:rsidR="004E265E" w:rsidRPr="006745D0" w:rsidRDefault="004E265E" w:rsidP="006745D0">
            <w:pPr>
              <w:jc w:val="right"/>
              <w:rPr>
                <w:ins w:id="248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83" w:author="MKONDIWA, Maxwell (CIMMYT-India)" w:date="2024-07-23T07:39:00Z" w16du:dateUtc="2024-07-23T02:09:00Z">
                  <w:rPr>
                    <w:ins w:id="248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8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8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12.63</w:t>
              </w:r>
            </w:ins>
          </w:p>
        </w:tc>
        <w:tc>
          <w:tcPr>
            <w:tcW w:w="1280" w:type="dxa"/>
            <w:noWrap/>
            <w:hideMark/>
          </w:tcPr>
          <w:p w14:paraId="2220167E" w14:textId="77777777" w:rsidR="004E265E" w:rsidRPr="006745D0" w:rsidRDefault="004E265E" w:rsidP="006745D0">
            <w:pPr>
              <w:jc w:val="right"/>
              <w:rPr>
                <w:ins w:id="2487"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88" w:author="MKONDIWA, Maxwell (CIMMYT-India)" w:date="2024-07-23T07:39:00Z" w16du:dateUtc="2024-07-23T02:09:00Z">
                  <w:rPr>
                    <w:ins w:id="2489"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90"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91"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12.96</w:t>
              </w:r>
            </w:ins>
          </w:p>
        </w:tc>
        <w:tc>
          <w:tcPr>
            <w:tcW w:w="1360" w:type="dxa"/>
            <w:noWrap/>
            <w:hideMark/>
          </w:tcPr>
          <w:p w14:paraId="440B9679" w14:textId="77777777" w:rsidR="004E265E" w:rsidRPr="006745D0" w:rsidRDefault="004E265E" w:rsidP="006745D0">
            <w:pPr>
              <w:jc w:val="right"/>
              <w:rPr>
                <w:ins w:id="2492"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93" w:author="MKONDIWA, Maxwell (CIMMYT-India)" w:date="2024-07-23T07:39:00Z" w16du:dateUtc="2024-07-23T02:09:00Z">
                  <w:rPr>
                    <w:ins w:id="2494"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495"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496"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13.37</w:t>
              </w:r>
            </w:ins>
          </w:p>
        </w:tc>
      </w:tr>
      <w:tr w:rsidR="00853750" w:rsidRPr="00853750" w14:paraId="6998A421" w14:textId="77777777" w:rsidTr="00853750">
        <w:trPr>
          <w:trHeight w:val="288"/>
          <w:ins w:id="2497" w:author="MKONDIWA, Maxwell (CIMMYT-India)" w:date="2024-07-23T07:38:00Z"/>
        </w:trPr>
        <w:tc>
          <w:tcPr>
            <w:tcW w:w="2421" w:type="dxa"/>
            <w:noWrap/>
            <w:hideMark/>
          </w:tcPr>
          <w:p w14:paraId="7135336B" w14:textId="77777777" w:rsidR="004E265E" w:rsidRPr="006745D0" w:rsidRDefault="004E265E" w:rsidP="006745D0">
            <w:pPr>
              <w:jc w:val="right"/>
              <w:rPr>
                <w:ins w:id="2498"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499" w:author="MKONDIWA, Maxwell (CIMMYT-India)" w:date="2024-07-23T07:39:00Z" w16du:dateUtc="2024-07-23T02:09:00Z">
                  <w:rPr>
                    <w:ins w:id="2500"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
        </w:tc>
        <w:tc>
          <w:tcPr>
            <w:tcW w:w="960" w:type="dxa"/>
            <w:noWrap/>
            <w:hideMark/>
          </w:tcPr>
          <w:p w14:paraId="21029492" w14:textId="77777777" w:rsidR="004E265E" w:rsidRPr="006745D0" w:rsidRDefault="004E265E" w:rsidP="006745D0">
            <w:pPr>
              <w:jc w:val="left"/>
              <w:rPr>
                <w:ins w:id="250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502" w:author="MKONDIWA, Maxwell (CIMMYT-India)" w:date="2024-07-23T07:39:00Z" w16du:dateUtc="2024-07-23T02:09:00Z">
                  <w:rPr>
                    <w:ins w:id="250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proofErr w:type="spellStart"/>
            <w:ins w:id="250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50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Std.Dev</w:t>
              </w:r>
              <w:proofErr w:type="spellEnd"/>
            </w:ins>
          </w:p>
        </w:tc>
        <w:tc>
          <w:tcPr>
            <w:tcW w:w="1280" w:type="dxa"/>
            <w:noWrap/>
            <w:hideMark/>
          </w:tcPr>
          <w:p w14:paraId="7B0A72E3" w14:textId="77777777" w:rsidR="004E265E" w:rsidRPr="006745D0" w:rsidRDefault="004E265E" w:rsidP="006745D0">
            <w:pPr>
              <w:jc w:val="right"/>
              <w:rPr>
                <w:ins w:id="250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507" w:author="MKONDIWA, Maxwell (CIMMYT-India)" w:date="2024-07-23T07:39:00Z" w16du:dateUtc="2024-07-23T02:09:00Z">
                  <w:rPr>
                    <w:ins w:id="250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50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51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2.67</w:t>
              </w:r>
            </w:ins>
          </w:p>
        </w:tc>
        <w:tc>
          <w:tcPr>
            <w:tcW w:w="1240" w:type="dxa"/>
            <w:noWrap/>
            <w:hideMark/>
          </w:tcPr>
          <w:p w14:paraId="5AE6641A" w14:textId="77777777" w:rsidR="004E265E" w:rsidRPr="006745D0" w:rsidRDefault="004E265E" w:rsidP="006745D0">
            <w:pPr>
              <w:jc w:val="right"/>
              <w:rPr>
                <w:ins w:id="251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512" w:author="MKONDIWA, Maxwell (CIMMYT-India)" w:date="2024-07-23T07:39:00Z" w16du:dateUtc="2024-07-23T02:09:00Z">
                  <w:rPr>
                    <w:ins w:id="251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51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51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2.61</w:t>
              </w:r>
            </w:ins>
          </w:p>
        </w:tc>
        <w:tc>
          <w:tcPr>
            <w:tcW w:w="1280" w:type="dxa"/>
            <w:noWrap/>
            <w:hideMark/>
          </w:tcPr>
          <w:p w14:paraId="539B1A2D" w14:textId="77777777" w:rsidR="004E265E" w:rsidRPr="006745D0" w:rsidRDefault="004E265E" w:rsidP="006745D0">
            <w:pPr>
              <w:jc w:val="right"/>
              <w:rPr>
                <w:ins w:id="2516"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517" w:author="MKONDIWA, Maxwell (CIMMYT-India)" w:date="2024-07-23T07:39:00Z" w16du:dateUtc="2024-07-23T02:09:00Z">
                  <w:rPr>
                    <w:ins w:id="2518"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519"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520"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2.08</w:t>
              </w:r>
            </w:ins>
          </w:p>
        </w:tc>
        <w:tc>
          <w:tcPr>
            <w:tcW w:w="1360" w:type="dxa"/>
            <w:noWrap/>
            <w:hideMark/>
          </w:tcPr>
          <w:p w14:paraId="00481D4C" w14:textId="77777777" w:rsidR="004E265E" w:rsidRPr="006745D0" w:rsidRDefault="004E265E" w:rsidP="006745D0">
            <w:pPr>
              <w:jc w:val="right"/>
              <w:rPr>
                <w:ins w:id="2521" w:author="MKONDIWA, Maxwell (CIMMYT-India)" w:date="2024-07-23T07:38:00Z" w16du:dateUtc="2024-07-23T02:08:00Z"/>
                <w:rFonts w:ascii="Aptos Narrow" w:eastAsia="Times New Roman" w:hAnsi="Aptos Narrow" w:cs="Times New Roman"/>
                <w:color w:val="000000"/>
                <w:kern w:val="0"/>
                <w:sz w:val="16"/>
                <w:szCs w:val="16"/>
                <w:lang w:eastAsia="en-ZW"/>
                <w14:ligatures w14:val="none"/>
                <w:rPrChange w:id="2522" w:author="MKONDIWA, Maxwell (CIMMYT-India)" w:date="2024-07-23T07:39:00Z" w16du:dateUtc="2024-07-23T02:09:00Z">
                  <w:rPr>
                    <w:ins w:id="2523" w:author="MKONDIWA, Maxwell (CIMMYT-India)" w:date="2024-07-23T07:38:00Z" w16du:dateUtc="2024-07-23T02:08:00Z"/>
                    <w:rFonts w:ascii="Aptos Narrow" w:eastAsia="Times New Roman" w:hAnsi="Aptos Narrow" w:cs="Times New Roman"/>
                    <w:color w:val="000000"/>
                    <w:kern w:val="0"/>
                    <w:lang w:eastAsia="en-ZW"/>
                    <w14:ligatures w14:val="none"/>
                  </w:rPr>
                </w:rPrChange>
              </w:rPr>
            </w:pPr>
            <w:ins w:id="2524" w:author="MKONDIWA, Maxwell (CIMMYT-India)" w:date="2024-07-23T07:38:00Z" w16du:dateUtc="2024-07-23T02:08:00Z">
              <w:r w:rsidRPr="006745D0">
                <w:rPr>
                  <w:rFonts w:ascii="Aptos Narrow" w:eastAsia="Times New Roman" w:hAnsi="Aptos Narrow" w:cs="Times New Roman"/>
                  <w:color w:val="000000"/>
                  <w:kern w:val="0"/>
                  <w:sz w:val="16"/>
                  <w:szCs w:val="16"/>
                  <w:lang w:eastAsia="en-ZW"/>
                  <w14:ligatures w14:val="none"/>
                  <w:rPrChange w:id="2525" w:author="MKONDIWA, Maxwell (CIMMYT-India)" w:date="2024-07-23T07:39:00Z" w16du:dateUtc="2024-07-23T02:09:00Z">
                    <w:rPr>
                      <w:rFonts w:ascii="Aptos Narrow" w:eastAsia="Times New Roman" w:hAnsi="Aptos Narrow" w:cs="Times New Roman"/>
                      <w:color w:val="000000"/>
                      <w:kern w:val="0"/>
                      <w:lang w:eastAsia="en-ZW"/>
                      <w14:ligatures w14:val="none"/>
                    </w:rPr>
                  </w:rPrChange>
                </w:rPr>
                <w:t>1.87</w:t>
              </w:r>
            </w:ins>
          </w:p>
        </w:tc>
      </w:tr>
    </w:tbl>
    <w:p w14:paraId="1AB800ED" w14:textId="77777777" w:rsidR="004E265E" w:rsidRPr="001578B0" w:rsidRDefault="004E265E" w:rsidP="00231041">
      <w:pPr>
        <w:rPr>
          <w:rFonts w:ascii="Aptos" w:hAnsi="Aptos"/>
        </w:rPr>
      </w:pPr>
    </w:p>
    <w:p w14:paraId="1FCAEC31" w14:textId="77777777" w:rsidR="00004B42" w:rsidRDefault="00004B42">
      <w:pPr>
        <w:jc w:val="left"/>
        <w:rPr>
          <w:ins w:id="2526" w:author="MKONDIWA, Maxwell (CIMMYT-India)" w:date="2024-07-23T07:40:00Z" w16du:dateUtc="2024-07-23T02:10:00Z"/>
          <w:rFonts w:ascii="Aptos" w:hAnsi="Aptos"/>
        </w:rPr>
      </w:pPr>
      <w:r>
        <w:rPr>
          <w:rFonts w:ascii="Aptos" w:hAnsi="Aptos"/>
        </w:rPr>
        <w:br w:type="page"/>
      </w:r>
    </w:p>
    <w:p w14:paraId="79BBF494" w14:textId="3E559768" w:rsidR="00C76331" w:rsidRDefault="00C76331">
      <w:pPr>
        <w:jc w:val="left"/>
        <w:rPr>
          <w:ins w:id="2527" w:author="MKONDIWA, Maxwell (CIMMYT-India)" w:date="2024-07-23T07:40:00Z" w16du:dateUtc="2024-07-23T02:10:00Z"/>
          <w:rFonts w:ascii="Aptos" w:hAnsi="Aptos"/>
        </w:rPr>
      </w:pPr>
      <w:ins w:id="2528" w:author="MKONDIWA, Maxwell (CIMMYT-India)" w:date="2024-07-23T07:40:00Z" w16du:dateUtc="2024-07-23T02:10:00Z">
        <w:r>
          <w:rPr>
            <w:rFonts w:ascii="Aptos" w:hAnsi="Aptos"/>
          </w:rPr>
          <w:lastRenderedPageBreak/>
          <w:t xml:space="preserve">Table A5: </w:t>
        </w:r>
      </w:ins>
      <w:ins w:id="2529" w:author="MKONDIWA, Maxwell (CIMMYT-India)" w:date="2024-07-23T08:03:00Z" w16du:dateUtc="2024-07-23T02:33:00Z">
        <w:r w:rsidR="00E35656">
          <w:rPr>
            <w:rFonts w:ascii="Aptos" w:hAnsi="Aptos"/>
          </w:rPr>
          <w:t>Nov 1-10 sowing window yield gains</w:t>
        </w:r>
      </w:ins>
      <w:ins w:id="2530" w:author="MKONDIWA, Maxwell (CIMMYT-India)" w:date="2024-07-23T09:58:00Z" w16du:dateUtc="2024-07-23T04:28:00Z">
        <w:r w:rsidR="00E55431">
          <w:rPr>
            <w:rFonts w:ascii="Aptos" w:hAnsi="Aptos"/>
          </w:rPr>
          <w:t xml:space="preserve"> [</w:t>
        </w:r>
      </w:ins>
      <w:ins w:id="2531" w:author="MKONDIWA, Maxwell (CIMMYT-India)" w:date="2024-07-23T09:59:00Z" w16du:dateUtc="2024-07-23T04:29:00Z">
        <w:r w:rsidR="00E55431">
          <w:rPr>
            <w:rFonts w:ascii="Aptos" w:hAnsi="Aptos"/>
          </w:rPr>
          <w:t xml:space="preserve">no long </w:t>
        </w:r>
        <w:proofErr w:type="spellStart"/>
        <w:r w:rsidR="00E55431">
          <w:rPr>
            <w:rFonts w:ascii="Aptos" w:hAnsi="Aptos"/>
          </w:rPr>
          <w:t>lat</w:t>
        </w:r>
        <w:proofErr w:type="spellEnd"/>
        <w:r w:rsidR="00E55431">
          <w:rPr>
            <w:rFonts w:ascii="Aptos" w:hAnsi="Aptos"/>
          </w:rPr>
          <w:t xml:space="preserve"> model</w:t>
        </w:r>
      </w:ins>
      <w:ins w:id="2532" w:author="MKONDIWA, Maxwell (CIMMYT-India)" w:date="2024-07-23T09:58:00Z" w16du:dateUtc="2024-07-23T04:28:00Z">
        <w:r w:rsidR="00E55431">
          <w:rPr>
            <w:rFonts w:ascii="Aptos" w:hAnsi="Aptos"/>
          </w:rPr>
          <w:t>]</w:t>
        </w:r>
      </w:ins>
    </w:p>
    <w:tbl>
      <w:tblPr>
        <w:tblStyle w:val="TableGridLight"/>
        <w:tblW w:w="8581" w:type="dxa"/>
        <w:tblLook w:val="06A0" w:firstRow="1" w:lastRow="0" w:firstColumn="1" w:lastColumn="0" w:noHBand="1" w:noVBand="1"/>
        <w:tblPrChange w:id="2533" w:author="MKONDIWA, Maxwell (CIMMYT-India)" w:date="2024-07-23T08:03:00Z" w16du:dateUtc="2024-07-23T02:33:00Z">
          <w:tblPr>
            <w:tblStyle w:val="PlainTable1"/>
            <w:tblW w:w="8581" w:type="dxa"/>
            <w:tblLook w:val="06A0" w:firstRow="1" w:lastRow="0" w:firstColumn="1" w:lastColumn="0" w:noHBand="1" w:noVBand="1"/>
          </w:tblPr>
        </w:tblPrChange>
      </w:tblPr>
      <w:tblGrid>
        <w:gridCol w:w="2421"/>
        <w:gridCol w:w="960"/>
        <w:gridCol w:w="1399"/>
        <w:gridCol w:w="1407"/>
        <w:gridCol w:w="1407"/>
        <w:gridCol w:w="1407"/>
        <w:tblGridChange w:id="2534">
          <w:tblGrid>
            <w:gridCol w:w="2421"/>
            <w:gridCol w:w="960"/>
            <w:gridCol w:w="1399"/>
            <w:gridCol w:w="1407"/>
            <w:gridCol w:w="1407"/>
            <w:gridCol w:w="1407"/>
          </w:tblGrid>
        </w:tblGridChange>
      </w:tblGrid>
      <w:tr w:rsidR="00897783" w:rsidRPr="00897783" w14:paraId="27249E0C" w14:textId="77777777" w:rsidTr="00897783">
        <w:trPr>
          <w:trHeight w:val="288"/>
          <w:ins w:id="2535" w:author="MKONDIWA, Maxwell (CIMMYT-India)" w:date="2024-07-23T08:02:00Z"/>
          <w:trPrChange w:id="2536" w:author="MKONDIWA, Maxwell (CIMMYT-India)" w:date="2024-07-23T08:03:00Z" w16du:dateUtc="2024-07-23T02:33:00Z">
            <w:trPr>
              <w:trHeight w:val="288"/>
            </w:trPr>
          </w:trPrChange>
        </w:trPr>
        <w:tc>
          <w:tcPr>
            <w:tcW w:w="2421" w:type="dxa"/>
            <w:noWrap/>
            <w:hideMark/>
            <w:tcPrChange w:id="2537" w:author="MKONDIWA, Maxwell (CIMMYT-India)" w:date="2024-07-23T08:03:00Z" w16du:dateUtc="2024-07-23T02:33:00Z">
              <w:tcPr>
                <w:tcW w:w="2421" w:type="dxa"/>
                <w:noWrap/>
                <w:hideMark/>
              </w:tcPr>
            </w:tcPrChange>
          </w:tcPr>
          <w:p w14:paraId="77BF5AEB" w14:textId="77777777" w:rsidR="00897783" w:rsidRPr="00897783" w:rsidRDefault="00897783" w:rsidP="00897783">
            <w:pPr>
              <w:jc w:val="left"/>
              <w:rPr>
                <w:ins w:id="2538" w:author="MKONDIWA, Maxwell (CIMMYT-India)" w:date="2024-07-23T08:02:00Z" w16du:dateUtc="2024-07-23T02:32:00Z"/>
                <w:rFonts w:ascii="Times New Roman" w:eastAsia="Times New Roman" w:hAnsi="Times New Roman" w:cs="Times New Roman"/>
                <w:kern w:val="0"/>
                <w:sz w:val="24"/>
                <w:szCs w:val="24"/>
                <w:lang w:eastAsia="en-ZW"/>
                <w14:ligatures w14:val="none"/>
              </w:rPr>
            </w:pPr>
          </w:p>
        </w:tc>
        <w:tc>
          <w:tcPr>
            <w:tcW w:w="960" w:type="dxa"/>
            <w:noWrap/>
            <w:hideMark/>
            <w:tcPrChange w:id="2539" w:author="MKONDIWA, Maxwell (CIMMYT-India)" w:date="2024-07-23T08:03:00Z" w16du:dateUtc="2024-07-23T02:33:00Z">
              <w:tcPr>
                <w:tcW w:w="960" w:type="dxa"/>
                <w:noWrap/>
                <w:hideMark/>
              </w:tcPr>
            </w:tcPrChange>
          </w:tcPr>
          <w:p w14:paraId="030FDC78" w14:textId="77777777" w:rsidR="00897783" w:rsidRPr="00897783" w:rsidRDefault="00897783" w:rsidP="00897783">
            <w:pPr>
              <w:jc w:val="left"/>
              <w:rPr>
                <w:ins w:id="2540" w:author="MKONDIWA, Maxwell (CIMMYT-India)" w:date="2024-07-23T08:02:00Z" w16du:dateUtc="2024-07-23T02:32:00Z"/>
                <w:rFonts w:ascii="Times New Roman" w:eastAsia="Times New Roman" w:hAnsi="Times New Roman" w:cs="Times New Roman"/>
                <w:kern w:val="0"/>
                <w:sz w:val="20"/>
                <w:szCs w:val="20"/>
                <w:lang w:eastAsia="en-ZW"/>
                <w14:ligatures w14:val="none"/>
              </w:rPr>
            </w:pPr>
          </w:p>
        </w:tc>
        <w:tc>
          <w:tcPr>
            <w:tcW w:w="1280" w:type="dxa"/>
            <w:noWrap/>
            <w:hideMark/>
            <w:tcPrChange w:id="2541" w:author="MKONDIWA, Maxwell (CIMMYT-India)" w:date="2024-07-23T08:03:00Z" w16du:dateUtc="2024-07-23T02:33:00Z">
              <w:tcPr>
                <w:tcW w:w="1280" w:type="dxa"/>
                <w:noWrap/>
                <w:hideMark/>
              </w:tcPr>
            </w:tcPrChange>
          </w:tcPr>
          <w:p w14:paraId="12898BCA" w14:textId="77777777" w:rsidR="00897783" w:rsidRPr="00897783" w:rsidRDefault="00897783" w:rsidP="00897783">
            <w:pPr>
              <w:jc w:val="left"/>
              <w:rPr>
                <w:ins w:id="2542" w:author="MKONDIWA, Maxwell (CIMMYT-India)" w:date="2024-07-23T08:02:00Z" w16du:dateUtc="2024-07-23T02:32:00Z"/>
                <w:rFonts w:ascii="Aptos Narrow" w:eastAsia="Times New Roman" w:hAnsi="Aptos Narrow" w:cs="Times New Roman"/>
                <w:color w:val="000000"/>
                <w:kern w:val="0"/>
                <w:lang w:eastAsia="en-ZW"/>
                <w14:ligatures w14:val="none"/>
              </w:rPr>
            </w:pPr>
            <w:ins w:id="254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Q1</w:t>
              </w:r>
            </w:ins>
          </w:p>
        </w:tc>
        <w:tc>
          <w:tcPr>
            <w:tcW w:w="1340" w:type="dxa"/>
            <w:noWrap/>
            <w:hideMark/>
            <w:tcPrChange w:id="2544" w:author="MKONDIWA, Maxwell (CIMMYT-India)" w:date="2024-07-23T08:03:00Z" w16du:dateUtc="2024-07-23T02:33:00Z">
              <w:tcPr>
                <w:tcW w:w="1340" w:type="dxa"/>
                <w:noWrap/>
                <w:hideMark/>
              </w:tcPr>
            </w:tcPrChange>
          </w:tcPr>
          <w:p w14:paraId="41C46D99" w14:textId="77777777" w:rsidR="00897783" w:rsidRPr="00897783" w:rsidRDefault="00897783" w:rsidP="00897783">
            <w:pPr>
              <w:jc w:val="left"/>
              <w:rPr>
                <w:ins w:id="2545" w:author="MKONDIWA, Maxwell (CIMMYT-India)" w:date="2024-07-23T08:02:00Z" w16du:dateUtc="2024-07-23T02:32:00Z"/>
                <w:rFonts w:ascii="Aptos Narrow" w:eastAsia="Times New Roman" w:hAnsi="Aptos Narrow" w:cs="Times New Roman"/>
                <w:color w:val="000000"/>
                <w:kern w:val="0"/>
                <w:lang w:eastAsia="en-ZW"/>
                <w14:ligatures w14:val="none"/>
              </w:rPr>
            </w:pPr>
            <w:ins w:id="254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Q2</w:t>
              </w:r>
            </w:ins>
          </w:p>
        </w:tc>
        <w:tc>
          <w:tcPr>
            <w:tcW w:w="1280" w:type="dxa"/>
            <w:noWrap/>
            <w:hideMark/>
            <w:tcPrChange w:id="2547" w:author="MKONDIWA, Maxwell (CIMMYT-India)" w:date="2024-07-23T08:03:00Z" w16du:dateUtc="2024-07-23T02:33:00Z">
              <w:tcPr>
                <w:tcW w:w="1280" w:type="dxa"/>
                <w:noWrap/>
                <w:hideMark/>
              </w:tcPr>
            </w:tcPrChange>
          </w:tcPr>
          <w:p w14:paraId="27AD4D51" w14:textId="77777777" w:rsidR="00897783" w:rsidRPr="00897783" w:rsidRDefault="00897783" w:rsidP="00897783">
            <w:pPr>
              <w:jc w:val="left"/>
              <w:rPr>
                <w:ins w:id="2548" w:author="MKONDIWA, Maxwell (CIMMYT-India)" w:date="2024-07-23T08:02:00Z" w16du:dateUtc="2024-07-23T02:32:00Z"/>
                <w:rFonts w:ascii="Aptos Narrow" w:eastAsia="Times New Roman" w:hAnsi="Aptos Narrow" w:cs="Times New Roman"/>
                <w:color w:val="000000"/>
                <w:kern w:val="0"/>
                <w:lang w:eastAsia="en-ZW"/>
                <w14:ligatures w14:val="none"/>
              </w:rPr>
            </w:pPr>
            <w:ins w:id="254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Q3</w:t>
              </w:r>
            </w:ins>
          </w:p>
        </w:tc>
        <w:tc>
          <w:tcPr>
            <w:tcW w:w="1300" w:type="dxa"/>
            <w:noWrap/>
            <w:hideMark/>
            <w:tcPrChange w:id="2550" w:author="MKONDIWA, Maxwell (CIMMYT-India)" w:date="2024-07-23T08:03:00Z" w16du:dateUtc="2024-07-23T02:33:00Z">
              <w:tcPr>
                <w:tcW w:w="1300" w:type="dxa"/>
                <w:noWrap/>
                <w:hideMark/>
              </w:tcPr>
            </w:tcPrChange>
          </w:tcPr>
          <w:p w14:paraId="3E7BE1E2" w14:textId="77777777" w:rsidR="00897783" w:rsidRPr="00897783" w:rsidRDefault="00897783" w:rsidP="00897783">
            <w:pPr>
              <w:jc w:val="left"/>
              <w:rPr>
                <w:ins w:id="2551" w:author="MKONDIWA, Maxwell (CIMMYT-India)" w:date="2024-07-23T08:02:00Z" w16du:dateUtc="2024-07-23T02:32:00Z"/>
                <w:rFonts w:ascii="Aptos Narrow" w:eastAsia="Times New Roman" w:hAnsi="Aptos Narrow" w:cs="Times New Roman"/>
                <w:color w:val="000000"/>
                <w:kern w:val="0"/>
                <w:lang w:eastAsia="en-ZW"/>
                <w14:ligatures w14:val="none"/>
              </w:rPr>
            </w:pPr>
            <w:ins w:id="255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Q4</w:t>
              </w:r>
            </w:ins>
          </w:p>
        </w:tc>
      </w:tr>
      <w:tr w:rsidR="00897783" w:rsidRPr="00897783" w14:paraId="48BCBC0D" w14:textId="77777777" w:rsidTr="00897783">
        <w:tblPrEx>
          <w:tblPrExChange w:id="2553" w:author="MKONDIWA, Maxwell (CIMMYT-India)" w:date="2024-07-23T08:03:00Z" w16du:dateUtc="2024-07-23T02:33:00Z">
            <w:tblPrEx>
              <w:tblLook w:val="04A0" w:firstRow="1" w:lastRow="0" w:firstColumn="1" w:lastColumn="0" w:noHBand="0" w:noVBand="1"/>
            </w:tblPrEx>
          </w:tblPrExChange>
        </w:tblPrEx>
        <w:trPr>
          <w:trHeight w:val="288"/>
          <w:ins w:id="2554" w:author="MKONDIWA, Maxwell (CIMMYT-India)" w:date="2024-07-23T08:02:00Z"/>
          <w:trPrChange w:id="2555" w:author="MKONDIWA, Maxwell (CIMMYT-India)" w:date="2024-07-23T08:03:00Z" w16du:dateUtc="2024-07-23T02:33:00Z">
            <w:trPr>
              <w:trHeight w:val="288"/>
            </w:trPr>
          </w:trPrChange>
        </w:trPr>
        <w:tc>
          <w:tcPr>
            <w:tcW w:w="2421" w:type="dxa"/>
            <w:noWrap/>
            <w:hideMark/>
            <w:tcPrChange w:id="2556" w:author="MKONDIWA, Maxwell (CIMMYT-India)" w:date="2024-07-23T08:03:00Z" w16du:dateUtc="2024-07-23T02:33:00Z">
              <w:tcPr>
                <w:tcW w:w="2421" w:type="dxa"/>
                <w:noWrap/>
                <w:hideMark/>
              </w:tcPr>
            </w:tcPrChange>
          </w:tcPr>
          <w:p w14:paraId="4FE49A01" w14:textId="77777777" w:rsidR="00897783" w:rsidRPr="00897783" w:rsidRDefault="00897783" w:rsidP="00897783">
            <w:pPr>
              <w:jc w:val="left"/>
              <w:rPr>
                <w:ins w:id="2557" w:author="MKONDIWA, Maxwell (CIMMYT-India)" w:date="2024-07-23T08:02:00Z" w16du:dateUtc="2024-07-23T02:32:00Z"/>
                <w:rFonts w:ascii="Aptos Narrow" w:eastAsia="Times New Roman" w:hAnsi="Aptos Narrow" w:cs="Times New Roman"/>
                <w:color w:val="000000"/>
                <w:kern w:val="0"/>
                <w:lang w:eastAsia="en-ZW"/>
                <w14:ligatures w14:val="none"/>
              </w:rPr>
            </w:pPr>
            <w:ins w:id="255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 xml:space="preserve"> </w:t>
              </w:r>
            </w:ins>
          </w:p>
        </w:tc>
        <w:tc>
          <w:tcPr>
            <w:tcW w:w="960" w:type="dxa"/>
            <w:noWrap/>
            <w:hideMark/>
            <w:tcPrChange w:id="2559" w:author="MKONDIWA, Maxwell (CIMMYT-India)" w:date="2024-07-23T08:03:00Z" w16du:dateUtc="2024-07-23T02:33:00Z">
              <w:tcPr>
                <w:tcW w:w="960" w:type="dxa"/>
                <w:noWrap/>
                <w:hideMark/>
              </w:tcPr>
            </w:tcPrChange>
          </w:tcPr>
          <w:p w14:paraId="0FF4F3C7" w14:textId="774FF56D" w:rsidR="00897783" w:rsidRPr="00897783" w:rsidRDefault="00897783" w:rsidP="00897783">
            <w:pPr>
              <w:jc w:val="left"/>
              <w:rPr>
                <w:ins w:id="2560" w:author="MKONDIWA, Maxwell (CIMMYT-India)" w:date="2024-07-23T08:02:00Z" w16du:dateUtc="2024-07-23T02:32:00Z"/>
                <w:rFonts w:ascii="Aptos Narrow" w:eastAsia="Times New Roman" w:hAnsi="Aptos Narrow" w:cs="Times New Roman"/>
                <w:color w:val="000000"/>
                <w:kern w:val="0"/>
                <w:lang w:eastAsia="en-ZW"/>
                <w14:ligatures w14:val="none"/>
              </w:rPr>
            </w:pPr>
            <w:ins w:id="256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 xml:space="preserve">  </w:t>
              </w:r>
            </w:ins>
            <w:ins w:id="2562" w:author="MKONDIWA, Maxwell (CIMMYT-India)" w:date="2024-07-23T08:03:00Z" w16du:dateUtc="2024-07-23T02:33:00Z">
              <w:r w:rsidR="00E35656">
                <w:rPr>
                  <w:rFonts w:ascii="Aptos Narrow" w:eastAsia="Times New Roman" w:hAnsi="Aptos Narrow" w:cs="Times New Roman"/>
                  <w:color w:val="000000"/>
                  <w:kern w:val="0"/>
                  <w:lang w:eastAsia="en-ZW"/>
                  <w14:ligatures w14:val="none"/>
                </w:rPr>
                <w:t>Yield gains</w:t>
              </w:r>
            </w:ins>
          </w:p>
        </w:tc>
        <w:tc>
          <w:tcPr>
            <w:tcW w:w="1280" w:type="dxa"/>
            <w:noWrap/>
            <w:hideMark/>
            <w:tcPrChange w:id="2563" w:author="MKONDIWA, Maxwell (CIMMYT-India)" w:date="2024-07-23T08:03:00Z" w16du:dateUtc="2024-07-23T02:33:00Z">
              <w:tcPr>
                <w:tcW w:w="1280" w:type="dxa"/>
                <w:noWrap/>
                <w:hideMark/>
              </w:tcPr>
            </w:tcPrChange>
          </w:tcPr>
          <w:p w14:paraId="4338E3D9" w14:textId="77777777" w:rsidR="00897783" w:rsidRPr="00897783" w:rsidRDefault="00897783" w:rsidP="00897783">
            <w:pPr>
              <w:jc w:val="left"/>
              <w:rPr>
                <w:ins w:id="2564" w:author="MKONDIWA, Maxwell (CIMMYT-India)" w:date="2024-07-23T08:02:00Z" w16du:dateUtc="2024-07-23T02:32:00Z"/>
                <w:rFonts w:ascii="Aptos Narrow" w:eastAsia="Times New Roman" w:hAnsi="Aptos Narrow" w:cs="Times New Roman"/>
                <w:color w:val="000000"/>
                <w:kern w:val="0"/>
                <w:lang w:eastAsia="en-ZW"/>
                <w14:ligatures w14:val="none"/>
              </w:rPr>
            </w:pPr>
            <w:ins w:id="256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[0.379,0.626]</w:t>
              </w:r>
            </w:ins>
          </w:p>
        </w:tc>
        <w:tc>
          <w:tcPr>
            <w:tcW w:w="1340" w:type="dxa"/>
            <w:noWrap/>
            <w:hideMark/>
            <w:tcPrChange w:id="2566" w:author="MKONDIWA, Maxwell (CIMMYT-India)" w:date="2024-07-23T08:03:00Z" w16du:dateUtc="2024-07-23T02:33:00Z">
              <w:tcPr>
                <w:tcW w:w="1340" w:type="dxa"/>
                <w:noWrap/>
                <w:hideMark/>
              </w:tcPr>
            </w:tcPrChange>
          </w:tcPr>
          <w:p w14:paraId="7889CB67" w14:textId="77777777" w:rsidR="00897783" w:rsidRPr="00897783" w:rsidRDefault="00897783" w:rsidP="00897783">
            <w:pPr>
              <w:jc w:val="left"/>
              <w:rPr>
                <w:ins w:id="2567" w:author="MKONDIWA, Maxwell (CIMMYT-India)" w:date="2024-07-23T08:02:00Z" w16du:dateUtc="2024-07-23T02:32:00Z"/>
                <w:rFonts w:ascii="Aptos Narrow" w:eastAsia="Times New Roman" w:hAnsi="Aptos Narrow" w:cs="Times New Roman"/>
                <w:color w:val="000000"/>
                <w:kern w:val="0"/>
                <w:lang w:eastAsia="en-ZW"/>
                <w14:ligatures w14:val="none"/>
              </w:rPr>
            </w:pPr>
            <w:ins w:id="256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(0.626,0.682]</w:t>
              </w:r>
            </w:ins>
          </w:p>
        </w:tc>
        <w:tc>
          <w:tcPr>
            <w:tcW w:w="1280" w:type="dxa"/>
            <w:noWrap/>
            <w:hideMark/>
            <w:tcPrChange w:id="2569" w:author="MKONDIWA, Maxwell (CIMMYT-India)" w:date="2024-07-23T08:03:00Z" w16du:dateUtc="2024-07-23T02:33:00Z">
              <w:tcPr>
                <w:tcW w:w="1280" w:type="dxa"/>
                <w:noWrap/>
                <w:hideMark/>
              </w:tcPr>
            </w:tcPrChange>
          </w:tcPr>
          <w:p w14:paraId="594D2ADF" w14:textId="77777777" w:rsidR="00897783" w:rsidRPr="00897783" w:rsidRDefault="00897783" w:rsidP="00897783">
            <w:pPr>
              <w:jc w:val="left"/>
              <w:rPr>
                <w:ins w:id="2570" w:author="MKONDIWA, Maxwell (CIMMYT-India)" w:date="2024-07-23T08:02:00Z" w16du:dateUtc="2024-07-23T02:32:00Z"/>
                <w:rFonts w:ascii="Aptos Narrow" w:eastAsia="Times New Roman" w:hAnsi="Aptos Narrow" w:cs="Times New Roman"/>
                <w:color w:val="000000"/>
                <w:kern w:val="0"/>
                <w:lang w:eastAsia="en-ZW"/>
                <w14:ligatures w14:val="none"/>
              </w:rPr>
            </w:pPr>
            <w:ins w:id="257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(0.682,0.735]</w:t>
              </w:r>
            </w:ins>
          </w:p>
        </w:tc>
        <w:tc>
          <w:tcPr>
            <w:tcW w:w="1300" w:type="dxa"/>
            <w:noWrap/>
            <w:hideMark/>
            <w:tcPrChange w:id="2572" w:author="MKONDIWA, Maxwell (CIMMYT-India)" w:date="2024-07-23T08:03:00Z" w16du:dateUtc="2024-07-23T02:33:00Z">
              <w:tcPr>
                <w:tcW w:w="1300" w:type="dxa"/>
                <w:noWrap/>
                <w:hideMark/>
              </w:tcPr>
            </w:tcPrChange>
          </w:tcPr>
          <w:p w14:paraId="0072A1FB" w14:textId="77777777" w:rsidR="00897783" w:rsidRPr="00897783" w:rsidRDefault="00897783" w:rsidP="00897783">
            <w:pPr>
              <w:jc w:val="left"/>
              <w:rPr>
                <w:ins w:id="2573" w:author="MKONDIWA, Maxwell (CIMMYT-India)" w:date="2024-07-23T08:02:00Z" w16du:dateUtc="2024-07-23T02:32:00Z"/>
                <w:rFonts w:ascii="Aptos Narrow" w:eastAsia="Times New Roman" w:hAnsi="Aptos Narrow" w:cs="Times New Roman"/>
                <w:color w:val="000000"/>
                <w:kern w:val="0"/>
                <w:lang w:eastAsia="en-ZW"/>
                <w14:ligatures w14:val="none"/>
              </w:rPr>
            </w:pPr>
            <w:ins w:id="257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(0.735,0.903]</w:t>
              </w:r>
            </w:ins>
          </w:p>
        </w:tc>
      </w:tr>
      <w:tr w:rsidR="00897783" w:rsidRPr="00897783" w14:paraId="581E7306" w14:textId="77777777" w:rsidTr="00897783">
        <w:trPr>
          <w:trHeight w:val="288"/>
          <w:ins w:id="2575" w:author="MKONDIWA, Maxwell (CIMMYT-India)" w:date="2024-07-23T08:02:00Z"/>
        </w:trPr>
        <w:tc>
          <w:tcPr>
            <w:tcW w:w="2421" w:type="dxa"/>
            <w:noWrap/>
            <w:hideMark/>
          </w:tcPr>
          <w:p w14:paraId="0B871C76" w14:textId="77777777" w:rsidR="00897783" w:rsidRPr="00897783" w:rsidRDefault="00897783" w:rsidP="00897783">
            <w:pPr>
              <w:jc w:val="left"/>
              <w:rPr>
                <w:ins w:id="2576"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
          <w:p w14:paraId="595BA2B9" w14:textId="77777777" w:rsidR="00897783" w:rsidRPr="00897783" w:rsidRDefault="00897783" w:rsidP="00897783">
            <w:pPr>
              <w:jc w:val="left"/>
              <w:rPr>
                <w:ins w:id="2577" w:author="MKONDIWA, Maxwell (CIMMYT-India)" w:date="2024-07-23T08:02:00Z" w16du:dateUtc="2024-07-23T02:32:00Z"/>
                <w:rFonts w:ascii="Aptos Narrow" w:eastAsia="Times New Roman" w:hAnsi="Aptos Narrow" w:cs="Times New Roman"/>
                <w:color w:val="000000"/>
                <w:kern w:val="0"/>
                <w:lang w:eastAsia="en-ZW"/>
                <w14:ligatures w14:val="none"/>
              </w:rPr>
            </w:pPr>
            <w:ins w:id="257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 xml:space="preserve">N </w:t>
              </w:r>
              <w:proofErr w:type="spellStart"/>
              <w:r w:rsidRPr="00897783">
                <w:rPr>
                  <w:rFonts w:ascii="Aptos Narrow" w:eastAsia="Times New Roman" w:hAnsi="Aptos Narrow" w:cs="Times New Roman"/>
                  <w:color w:val="000000"/>
                  <w:kern w:val="0"/>
                  <w:lang w:eastAsia="en-ZW"/>
                  <w14:ligatures w14:val="none"/>
                </w:rPr>
                <w:t>obs</w:t>
              </w:r>
              <w:proofErr w:type="spellEnd"/>
            </w:ins>
          </w:p>
        </w:tc>
        <w:tc>
          <w:tcPr>
            <w:tcW w:w="1280" w:type="dxa"/>
            <w:noWrap/>
            <w:hideMark/>
          </w:tcPr>
          <w:p w14:paraId="2B7E7477" w14:textId="77777777" w:rsidR="00897783" w:rsidRPr="00897783" w:rsidRDefault="00897783" w:rsidP="00897783">
            <w:pPr>
              <w:jc w:val="right"/>
              <w:rPr>
                <w:ins w:id="2579" w:author="MKONDIWA, Maxwell (CIMMYT-India)" w:date="2024-07-23T08:02:00Z" w16du:dateUtc="2024-07-23T02:32:00Z"/>
                <w:rFonts w:ascii="Aptos Narrow" w:eastAsia="Times New Roman" w:hAnsi="Aptos Narrow" w:cs="Times New Roman"/>
                <w:color w:val="000000"/>
                <w:kern w:val="0"/>
                <w:lang w:eastAsia="en-ZW"/>
                <w14:ligatures w14:val="none"/>
              </w:rPr>
            </w:pPr>
            <w:ins w:id="258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1845</w:t>
              </w:r>
            </w:ins>
          </w:p>
        </w:tc>
        <w:tc>
          <w:tcPr>
            <w:tcW w:w="1340" w:type="dxa"/>
            <w:noWrap/>
            <w:hideMark/>
          </w:tcPr>
          <w:p w14:paraId="2D46CA3B" w14:textId="77777777" w:rsidR="00897783" w:rsidRPr="00897783" w:rsidRDefault="00897783" w:rsidP="00897783">
            <w:pPr>
              <w:jc w:val="right"/>
              <w:rPr>
                <w:ins w:id="2581" w:author="MKONDIWA, Maxwell (CIMMYT-India)" w:date="2024-07-23T08:02:00Z" w16du:dateUtc="2024-07-23T02:32:00Z"/>
                <w:rFonts w:ascii="Aptos Narrow" w:eastAsia="Times New Roman" w:hAnsi="Aptos Narrow" w:cs="Times New Roman"/>
                <w:color w:val="000000"/>
                <w:kern w:val="0"/>
                <w:lang w:eastAsia="en-ZW"/>
                <w14:ligatures w14:val="none"/>
              </w:rPr>
            </w:pPr>
            <w:ins w:id="258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1844</w:t>
              </w:r>
            </w:ins>
          </w:p>
        </w:tc>
        <w:tc>
          <w:tcPr>
            <w:tcW w:w="1280" w:type="dxa"/>
            <w:noWrap/>
            <w:hideMark/>
          </w:tcPr>
          <w:p w14:paraId="0FC8FA7A" w14:textId="77777777" w:rsidR="00897783" w:rsidRPr="00897783" w:rsidRDefault="00897783" w:rsidP="00897783">
            <w:pPr>
              <w:jc w:val="right"/>
              <w:rPr>
                <w:ins w:id="2583" w:author="MKONDIWA, Maxwell (CIMMYT-India)" w:date="2024-07-23T08:02:00Z" w16du:dateUtc="2024-07-23T02:32:00Z"/>
                <w:rFonts w:ascii="Aptos Narrow" w:eastAsia="Times New Roman" w:hAnsi="Aptos Narrow" w:cs="Times New Roman"/>
                <w:color w:val="000000"/>
                <w:kern w:val="0"/>
                <w:lang w:eastAsia="en-ZW"/>
                <w14:ligatures w14:val="none"/>
              </w:rPr>
            </w:pPr>
            <w:ins w:id="258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1844</w:t>
              </w:r>
            </w:ins>
          </w:p>
        </w:tc>
        <w:tc>
          <w:tcPr>
            <w:tcW w:w="1300" w:type="dxa"/>
            <w:noWrap/>
            <w:hideMark/>
          </w:tcPr>
          <w:p w14:paraId="2C3DC0E9" w14:textId="77777777" w:rsidR="00897783" w:rsidRPr="00897783" w:rsidRDefault="00897783" w:rsidP="00897783">
            <w:pPr>
              <w:jc w:val="right"/>
              <w:rPr>
                <w:ins w:id="2585" w:author="MKONDIWA, Maxwell (CIMMYT-India)" w:date="2024-07-23T08:02:00Z" w16du:dateUtc="2024-07-23T02:32:00Z"/>
                <w:rFonts w:ascii="Aptos Narrow" w:eastAsia="Times New Roman" w:hAnsi="Aptos Narrow" w:cs="Times New Roman"/>
                <w:color w:val="000000"/>
                <w:kern w:val="0"/>
                <w:lang w:eastAsia="en-ZW"/>
                <w14:ligatures w14:val="none"/>
              </w:rPr>
            </w:pPr>
            <w:ins w:id="258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1845</w:t>
              </w:r>
            </w:ins>
          </w:p>
        </w:tc>
      </w:tr>
      <w:tr w:rsidR="00897783" w:rsidRPr="00897783" w14:paraId="4B5B3CC6" w14:textId="77777777" w:rsidTr="00897783">
        <w:tblPrEx>
          <w:tblPrExChange w:id="2587" w:author="MKONDIWA, Maxwell (CIMMYT-India)" w:date="2024-07-23T08:03:00Z" w16du:dateUtc="2024-07-23T02:33:00Z">
            <w:tblPrEx>
              <w:tblLook w:val="04A0" w:firstRow="1" w:lastRow="0" w:firstColumn="1" w:lastColumn="0" w:noHBand="0" w:noVBand="1"/>
            </w:tblPrEx>
          </w:tblPrExChange>
        </w:tblPrEx>
        <w:trPr>
          <w:trHeight w:val="288"/>
          <w:ins w:id="2588" w:author="MKONDIWA, Maxwell (CIMMYT-India)" w:date="2024-07-23T08:02:00Z"/>
          <w:trPrChange w:id="2589" w:author="MKONDIWA, Maxwell (CIMMYT-India)" w:date="2024-07-23T08:03:00Z" w16du:dateUtc="2024-07-23T02:33:00Z">
            <w:trPr>
              <w:trHeight w:val="288"/>
            </w:trPr>
          </w:trPrChange>
        </w:trPr>
        <w:tc>
          <w:tcPr>
            <w:tcW w:w="2421" w:type="dxa"/>
            <w:noWrap/>
            <w:hideMark/>
            <w:tcPrChange w:id="2590" w:author="MKONDIWA, Maxwell (CIMMYT-India)" w:date="2024-07-23T08:03:00Z" w16du:dateUtc="2024-07-23T02:33:00Z">
              <w:tcPr>
                <w:tcW w:w="2421" w:type="dxa"/>
                <w:noWrap/>
                <w:hideMark/>
              </w:tcPr>
            </w:tcPrChange>
          </w:tcPr>
          <w:p w14:paraId="232F98DB" w14:textId="77777777" w:rsidR="00897783" w:rsidRPr="00897783" w:rsidRDefault="00897783" w:rsidP="00897783">
            <w:pPr>
              <w:jc w:val="right"/>
              <w:rPr>
                <w:ins w:id="2591"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2592" w:author="MKONDIWA, Maxwell (CIMMYT-India)" w:date="2024-07-23T08:03:00Z" w16du:dateUtc="2024-07-23T02:33:00Z">
              <w:tcPr>
                <w:tcW w:w="960" w:type="dxa"/>
                <w:noWrap/>
                <w:hideMark/>
              </w:tcPr>
            </w:tcPrChange>
          </w:tcPr>
          <w:p w14:paraId="7407BDB5" w14:textId="77777777" w:rsidR="00897783" w:rsidRPr="00897783" w:rsidRDefault="00897783" w:rsidP="00897783">
            <w:pPr>
              <w:jc w:val="left"/>
              <w:rPr>
                <w:ins w:id="2593" w:author="MKONDIWA, Maxwell (CIMMYT-India)" w:date="2024-07-23T08:02:00Z" w16du:dateUtc="2024-07-23T02:32:00Z"/>
                <w:rFonts w:ascii="Aptos Narrow" w:eastAsia="Times New Roman" w:hAnsi="Aptos Narrow" w:cs="Times New Roman"/>
                <w:color w:val="000000"/>
                <w:kern w:val="0"/>
                <w:lang w:eastAsia="en-ZW"/>
                <w14:ligatures w14:val="none"/>
              </w:rPr>
            </w:pPr>
            <w:ins w:id="259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w:t>
              </w:r>
            </w:ins>
          </w:p>
        </w:tc>
        <w:tc>
          <w:tcPr>
            <w:tcW w:w="1280" w:type="dxa"/>
            <w:noWrap/>
            <w:hideMark/>
            <w:tcPrChange w:id="2595" w:author="MKONDIWA, Maxwell (CIMMYT-India)" w:date="2024-07-23T08:03:00Z" w16du:dateUtc="2024-07-23T02:33:00Z">
              <w:tcPr>
                <w:tcW w:w="1280" w:type="dxa"/>
                <w:noWrap/>
                <w:hideMark/>
              </w:tcPr>
            </w:tcPrChange>
          </w:tcPr>
          <w:p w14:paraId="6805B2C6" w14:textId="77777777" w:rsidR="00897783" w:rsidRPr="00897783" w:rsidRDefault="00897783" w:rsidP="00897783">
            <w:pPr>
              <w:jc w:val="right"/>
              <w:rPr>
                <w:ins w:id="2596" w:author="MKONDIWA, Maxwell (CIMMYT-India)" w:date="2024-07-23T08:02:00Z" w16du:dateUtc="2024-07-23T02:32:00Z"/>
                <w:rFonts w:ascii="Aptos Narrow" w:eastAsia="Times New Roman" w:hAnsi="Aptos Narrow" w:cs="Times New Roman"/>
                <w:color w:val="000000"/>
                <w:kern w:val="0"/>
                <w:lang w:eastAsia="en-ZW"/>
                <w14:ligatures w14:val="none"/>
              </w:rPr>
            </w:pPr>
            <w:ins w:id="259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25.01</w:t>
              </w:r>
            </w:ins>
          </w:p>
        </w:tc>
        <w:tc>
          <w:tcPr>
            <w:tcW w:w="1340" w:type="dxa"/>
            <w:noWrap/>
            <w:hideMark/>
            <w:tcPrChange w:id="2598" w:author="MKONDIWA, Maxwell (CIMMYT-India)" w:date="2024-07-23T08:03:00Z" w16du:dateUtc="2024-07-23T02:33:00Z">
              <w:tcPr>
                <w:tcW w:w="1340" w:type="dxa"/>
                <w:noWrap/>
                <w:hideMark/>
              </w:tcPr>
            </w:tcPrChange>
          </w:tcPr>
          <w:p w14:paraId="3DA85708" w14:textId="77777777" w:rsidR="00897783" w:rsidRPr="00897783" w:rsidRDefault="00897783" w:rsidP="00897783">
            <w:pPr>
              <w:jc w:val="right"/>
              <w:rPr>
                <w:ins w:id="2599" w:author="MKONDIWA, Maxwell (CIMMYT-India)" w:date="2024-07-23T08:02:00Z" w16du:dateUtc="2024-07-23T02:32:00Z"/>
                <w:rFonts w:ascii="Aptos Narrow" w:eastAsia="Times New Roman" w:hAnsi="Aptos Narrow" w:cs="Times New Roman"/>
                <w:color w:val="000000"/>
                <w:kern w:val="0"/>
                <w:lang w:eastAsia="en-ZW"/>
                <w14:ligatures w14:val="none"/>
              </w:rPr>
            </w:pPr>
            <w:ins w:id="260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24.99</w:t>
              </w:r>
            </w:ins>
          </w:p>
        </w:tc>
        <w:tc>
          <w:tcPr>
            <w:tcW w:w="1280" w:type="dxa"/>
            <w:noWrap/>
            <w:hideMark/>
            <w:tcPrChange w:id="2601" w:author="MKONDIWA, Maxwell (CIMMYT-India)" w:date="2024-07-23T08:03:00Z" w16du:dateUtc="2024-07-23T02:33:00Z">
              <w:tcPr>
                <w:tcW w:w="1280" w:type="dxa"/>
                <w:noWrap/>
                <w:hideMark/>
              </w:tcPr>
            </w:tcPrChange>
          </w:tcPr>
          <w:p w14:paraId="7E1FA678" w14:textId="77777777" w:rsidR="00897783" w:rsidRPr="00897783" w:rsidRDefault="00897783" w:rsidP="00897783">
            <w:pPr>
              <w:jc w:val="right"/>
              <w:rPr>
                <w:ins w:id="2602" w:author="MKONDIWA, Maxwell (CIMMYT-India)" w:date="2024-07-23T08:02:00Z" w16du:dateUtc="2024-07-23T02:32:00Z"/>
                <w:rFonts w:ascii="Aptos Narrow" w:eastAsia="Times New Roman" w:hAnsi="Aptos Narrow" w:cs="Times New Roman"/>
                <w:color w:val="000000"/>
                <w:kern w:val="0"/>
                <w:lang w:eastAsia="en-ZW"/>
                <w14:ligatures w14:val="none"/>
              </w:rPr>
            </w:pPr>
            <w:ins w:id="260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24.99</w:t>
              </w:r>
            </w:ins>
          </w:p>
        </w:tc>
        <w:tc>
          <w:tcPr>
            <w:tcW w:w="1300" w:type="dxa"/>
            <w:noWrap/>
            <w:hideMark/>
            <w:tcPrChange w:id="2604" w:author="MKONDIWA, Maxwell (CIMMYT-India)" w:date="2024-07-23T08:03:00Z" w16du:dateUtc="2024-07-23T02:33:00Z">
              <w:tcPr>
                <w:tcW w:w="1300" w:type="dxa"/>
                <w:noWrap/>
                <w:hideMark/>
              </w:tcPr>
            </w:tcPrChange>
          </w:tcPr>
          <w:p w14:paraId="1F423E42" w14:textId="77777777" w:rsidR="00897783" w:rsidRPr="00897783" w:rsidRDefault="00897783" w:rsidP="00897783">
            <w:pPr>
              <w:jc w:val="right"/>
              <w:rPr>
                <w:ins w:id="2605" w:author="MKONDIWA, Maxwell (CIMMYT-India)" w:date="2024-07-23T08:02:00Z" w16du:dateUtc="2024-07-23T02:32:00Z"/>
                <w:rFonts w:ascii="Aptos Narrow" w:eastAsia="Times New Roman" w:hAnsi="Aptos Narrow" w:cs="Times New Roman"/>
                <w:color w:val="000000"/>
                <w:kern w:val="0"/>
                <w:lang w:eastAsia="en-ZW"/>
                <w14:ligatures w14:val="none"/>
              </w:rPr>
            </w:pPr>
            <w:ins w:id="260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25.01</w:t>
              </w:r>
            </w:ins>
          </w:p>
        </w:tc>
      </w:tr>
      <w:tr w:rsidR="00897783" w:rsidRPr="00897783" w14:paraId="0418BDC8" w14:textId="77777777" w:rsidTr="00897783">
        <w:trPr>
          <w:trHeight w:val="288"/>
          <w:ins w:id="2607" w:author="MKONDIWA, Maxwell (CIMMYT-India)" w:date="2024-07-23T08:02:00Z"/>
        </w:trPr>
        <w:tc>
          <w:tcPr>
            <w:tcW w:w="2421" w:type="dxa"/>
            <w:noWrap/>
            <w:hideMark/>
          </w:tcPr>
          <w:p w14:paraId="063746C2" w14:textId="77777777" w:rsidR="00897783" w:rsidRPr="00897783" w:rsidRDefault="00897783" w:rsidP="00897783">
            <w:pPr>
              <w:jc w:val="left"/>
              <w:rPr>
                <w:ins w:id="2608" w:author="MKONDIWA, Maxwell (CIMMYT-India)" w:date="2024-07-23T08:02:00Z" w16du:dateUtc="2024-07-23T02:32:00Z"/>
                <w:rFonts w:ascii="Aptos Narrow" w:eastAsia="Times New Roman" w:hAnsi="Aptos Narrow" w:cs="Times New Roman"/>
                <w:color w:val="000000"/>
                <w:kern w:val="0"/>
                <w:lang w:eastAsia="en-ZW"/>
                <w14:ligatures w14:val="none"/>
              </w:rPr>
            </w:pPr>
            <w:ins w:id="260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Jan_tmin_18</w:t>
              </w:r>
            </w:ins>
          </w:p>
        </w:tc>
        <w:tc>
          <w:tcPr>
            <w:tcW w:w="960" w:type="dxa"/>
            <w:noWrap/>
            <w:hideMark/>
          </w:tcPr>
          <w:p w14:paraId="11A23741" w14:textId="77777777" w:rsidR="00897783" w:rsidRPr="00897783" w:rsidRDefault="00897783" w:rsidP="00897783">
            <w:pPr>
              <w:jc w:val="left"/>
              <w:rPr>
                <w:ins w:id="2610" w:author="MKONDIWA, Maxwell (CIMMYT-India)" w:date="2024-07-23T08:02:00Z" w16du:dateUtc="2024-07-23T02:32:00Z"/>
                <w:rFonts w:ascii="Aptos Narrow" w:eastAsia="Times New Roman" w:hAnsi="Aptos Narrow" w:cs="Times New Roman"/>
                <w:color w:val="000000"/>
                <w:kern w:val="0"/>
                <w:lang w:eastAsia="en-ZW"/>
                <w14:ligatures w14:val="none"/>
              </w:rPr>
            </w:pPr>
            <w:ins w:id="261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172E63A0" w14:textId="77777777" w:rsidR="00897783" w:rsidRPr="00897783" w:rsidRDefault="00897783" w:rsidP="00897783">
            <w:pPr>
              <w:jc w:val="right"/>
              <w:rPr>
                <w:ins w:id="2612" w:author="MKONDIWA, Maxwell (CIMMYT-India)" w:date="2024-07-23T08:02:00Z" w16du:dateUtc="2024-07-23T02:32:00Z"/>
                <w:rFonts w:ascii="Aptos Narrow" w:eastAsia="Times New Roman" w:hAnsi="Aptos Narrow" w:cs="Times New Roman"/>
                <w:color w:val="000000"/>
                <w:kern w:val="0"/>
                <w:lang w:eastAsia="en-ZW"/>
                <w14:ligatures w14:val="none"/>
              </w:rPr>
            </w:pPr>
            <w:ins w:id="261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9.75</w:t>
              </w:r>
            </w:ins>
          </w:p>
        </w:tc>
        <w:tc>
          <w:tcPr>
            <w:tcW w:w="1340" w:type="dxa"/>
            <w:noWrap/>
            <w:hideMark/>
          </w:tcPr>
          <w:p w14:paraId="69B0AEA4" w14:textId="77777777" w:rsidR="00897783" w:rsidRPr="00897783" w:rsidRDefault="00897783" w:rsidP="00897783">
            <w:pPr>
              <w:jc w:val="right"/>
              <w:rPr>
                <w:ins w:id="2614" w:author="MKONDIWA, Maxwell (CIMMYT-India)" w:date="2024-07-23T08:02:00Z" w16du:dateUtc="2024-07-23T02:32:00Z"/>
                <w:rFonts w:ascii="Aptos Narrow" w:eastAsia="Times New Roman" w:hAnsi="Aptos Narrow" w:cs="Times New Roman"/>
                <w:color w:val="000000"/>
                <w:kern w:val="0"/>
                <w:lang w:eastAsia="en-ZW"/>
                <w14:ligatures w14:val="none"/>
              </w:rPr>
            </w:pPr>
            <w:ins w:id="261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9.72</w:t>
              </w:r>
            </w:ins>
          </w:p>
        </w:tc>
        <w:tc>
          <w:tcPr>
            <w:tcW w:w="1280" w:type="dxa"/>
            <w:noWrap/>
            <w:hideMark/>
          </w:tcPr>
          <w:p w14:paraId="3A28A84A" w14:textId="77777777" w:rsidR="00897783" w:rsidRPr="00897783" w:rsidRDefault="00897783" w:rsidP="00897783">
            <w:pPr>
              <w:jc w:val="right"/>
              <w:rPr>
                <w:ins w:id="2616" w:author="MKONDIWA, Maxwell (CIMMYT-India)" w:date="2024-07-23T08:02:00Z" w16du:dateUtc="2024-07-23T02:32:00Z"/>
                <w:rFonts w:ascii="Aptos Narrow" w:eastAsia="Times New Roman" w:hAnsi="Aptos Narrow" w:cs="Times New Roman"/>
                <w:color w:val="000000"/>
                <w:kern w:val="0"/>
                <w:lang w:eastAsia="en-ZW"/>
                <w14:ligatures w14:val="none"/>
              </w:rPr>
            </w:pPr>
            <w:ins w:id="261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9.7</w:t>
              </w:r>
            </w:ins>
          </w:p>
        </w:tc>
        <w:tc>
          <w:tcPr>
            <w:tcW w:w="1300" w:type="dxa"/>
            <w:noWrap/>
            <w:hideMark/>
          </w:tcPr>
          <w:p w14:paraId="44CCE923" w14:textId="77777777" w:rsidR="00897783" w:rsidRPr="00897783" w:rsidRDefault="00897783" w:rsidP="00897783">
            <w:pPr>
              <w:jc w:val="right"/>
              <w:rPr>
                <w:ins w:id="2618" w:author="MKONDIWA, Maxwell (CIMMYT-India)" w:date="2024-07-23T08:02:00Z" w16du:dateUtc="2024-07-23T02:32:00Z"/>
                <w:rFonts w:ascii="Aptos Narrow" w:eastAsia="Times New Roman" w:hAnsi="Aptos Narrow" w:cs="Times New Roman"/>
                <w:color w:val="000000"/>
                <w:kern w:val="0"/>
                <w:lang w:eastAsia="en-ZW"/>
                <w14:ligatures w14:val="none"/>
              </w:rPr>
            </w:pPr>
            <w:ins w:id="261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9.7</w:t>
              </w:r>
            </w:ins>
          </w:p>
        </w:tc>
      </w:tr>
      <w:tr w:rsidR="00897783" w:rsidRPr="00897783" w14:paraId="38A592D3" w14:textId="77777777" w:rsidTr="00897783">
        <w:tblPrEx>
          <w:tblPrExChange w:id="2620" w:author="MKONDIWA, Maxwell (CIMMYT-India)" w:date="2024-07-23T08:03:00Z" w16du:dateUtc="2024-07-23T02:33:00Z">
            <w:tblPrEx>
              <w:tblLook w:val="04A0" w:firstRow="1" w:lastRow="0" w:firstColumn="1" w:lastColumn="0" w:noHBand="0" w:noVBand="1"/>
            </w:tblPrEx>
          </w:tblPrExChange>
        </w:tblPrEx>
        <w:trPr>
          <w:trHeight w:val="288"/>
          <w:ins w:id="2621" w:author="MKONDIWA, Maxwell (CIMMYT-India)" w:date="2024-07-23T08:02:00Z"/>
          <w:trPrChange w:id="2622" w:author="MKONDIWA, Maxwell (CIMMYT-India)" w:date="2024-07-23T08:03:00Z" w16du:dateUtc="2024-07-23T02:33:00Z">
            <w:trPr>
              <w:trHeight w:val="288"/>
            </w:trPr>
          </w:trPrChange>
        </w:trPr>
        <w:tc>
          <w:tcPr>
            <w:tcW w:w="2421" w:type="dxa"/>
            <w:noWrap/>
            <w:hideMark/>
            <w:tcPrChange w:id="2623" w:author="MKONDIWA, Maxwell (CIMMYT-India)" w:date="2024-07-23T08:03:00Z" w16du:dateUtc="2024-07-23T02:33:00Z">
              <w:tcPr>
                <w:tcW w:w="2421" w:type="dxa"/>
                <w:noWrap/>
                <w:hideMark/>
              </w:tcPr>
            </w:tcPrChange>
          </w:tcPr>
          <w:p w14:paraId="443561DF" w14:textId="77777777" w:rsidR="00897783" w:rsidRPr="00897783" w:rsidRDefault="00897783" w:rsidP="00897783">
            <w:pPr>
              <w:jc w:val="right"/>
              <w:rPr>
                <w:ins w:id="2624"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2625" w:author="MKONDIWA, Maxwell (CIMMYT-India)" w:date="2024-07-23T08:03:00Z" w16du:dateUtc="2024-07-23T02:33:00Z">
              <w:tcPr>
                <w:tcW w:w="960" w:type="dxa"/>
                <w:noWrap/>
                <w:hideMark/>
              </w:tcPr>
            </w:tcPrChange>
          </w:tcPr>
          <w:p w14:paraId="4EF8750A" w14:textId="77777777" w:rsidR="00897783" w:rsidRPr="00897783" w:rsidRDefault="00897783" w:rsidP="00897783">
            <w:pPr>
              <w:jc w:val="left"/>
              <w:rPr>
                <w:ins w:id="2626"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262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2628" w:author="MKONDIWA, Maxwell (CIMMYT-India)" w:date="2024-07-23T08:03:00Z" w16du:dateUtc="2024-07-23T02:33:00Z">
              <w:tcPr>
                <w:tcW w:w="1280" w:type="dxa"/>
                <w:noWrap/>
                <w:hideMark/>
              </w:tcPr>
            </w:tcPrChange>
          </w:tcPr>
          <w:p w14:paraId="2CAECFFC" w14:textId="77777777" w:rsidR="00897783" w:rsidRPr="00897783" w:rsidRDefault="00897783" w:rsidP="00897783">
            <w:pPr>
              <w:jc w:val="right"/>
              <w:rPr>
                <w:ins w:id="2629" w:author="MKONDIWA, Maxwell (CIMMYT-India)" w:date="2024-07-23T08:02:00Z" w16du:dateUtc="2024-07-23T02:32:00Z"/>
                <w:rFonts w:ascii="Aptos Narrow" w:eastAsia="Times New Roman" w:hAnsi="Aptos Narrow" w:cs="Times New Roman"/>
                <w:color w:val="000000"/>
                <w:kern w:val="0"/>
                <w:lang w:eastAsia="en-ZW"/>
                <w14:ligatures w14:val="none"/>
              </w:rPr>
            </w:pPr>
            <w:ins w:id="263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0.28</w:t>
              </w:r>
            </w:ins>
          </w:p>
        </w:tc>
        <w:tc>
          <w:tcPr>
            <w:tcW w:w="1340" w:type="dxa"/>
            <w:noWrap/>
            <w:hideMark/>
            <w:tcPrChange w:id="2631" w:author="MKONDIWA, Maxwell (CIMMYT-India)" w:date="2024-07-23T08:03:00Z" w16du:dateUtc="2024-07-23T02:33:00Z">
              <w:tcPr>
                <w:tcW w:w="1340" w:type="dxa"/>
                <w:noWrap/>
                <w:hideMark/>
              </w:tcPr>
            </w:tcPrChange>
          </w:tcPr>
          <w:p w14:paraId="496DB7BC" w14:textId="77777777" w:rsidR="00897783" w:rsidRPr="00897783" w:rsidRDefault="00897783" w:rsidP="00897783">
            <w:pPr>
              <w:jc w:val="right"/>
              <w:rPr>
                <w:ins w:id="2632" w:author="MKONDIWA, Maxwell (CIMMYT-India)" w:date="2024-07-23T08:02:00Z" w16du:dateUtc="2024-07-23T02:32:00Z"/>
                <w:rFonts w:ascii="Aptos Narrow" w:eastAsia="Times New Roman" w:hAnsi="Aptos Narrow" w:cs="Times New Roman"/>
                <w:color w:val="000000"/>
                <w:kern w:val="0"/>
                <w:lang w:eastAsia="en-ZW"/>
                <w14:ligatures w14:val="none"/>
              </w:rPr>
            </w:pPr>
            <w:ins w:id="263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0.26</w:t>
              </w:r>
            </w:ins>
          </w:p>
        </w:tc>
        <w:tc>
          <w:tcPr>
            <w:tcW w:w="1280" w:type="dxa"/>
            <w:noWrap/>
            <w:hideMark/>
            <w:tcPrChange w:id="2634" w:author="MKONDIWA, Maxwell (CIMMYT-India)" w:date="2024-07-23T08:03:00Z" w16du:dateUtc="2024-07-23T02:33:00Z">
              <w:tcPr>
                <w:tcW w:w="1280" w:type="dxa"/>
                <w:noWrap/>
                <w:hideMark/>
              </w:tcPr>
            </w:tcPrChange>
          </w:tcPr>
          <w:p w14:paraId="112E8230" w14:textId="77777777" w:rsidR="00897783" w:rsidRPr="00897783" w:rsidRDefault="00897783" w:rsidP="00897783">
            <w:pPr>
              <w:jc w:val="right"/>
              <w:rPr>
                <w:ins w:id="2635" w:author="MKONDIWA, Maxwell (CIMMYT-India)" w:date="2024-07-23T08:02:00Z" w16du:dateUtc="2024-07-23T02:32:00Z"/>
                <w:rFonts w:ascii="Aptos Narrow" w:eastAsia="Times New Roman" w:hAnsi="Aptos Narrow" w:cs="Times New Roman"/>
                <w:color w:val="000000"/>
                <w:kern w:val="0"/>
                <w:lang w:eastAsia="en-ZW"/>
                <w14:ligatures w14:val="none"/>
              </w:rPr>
            </w:pPr>
            <w:ins w:id="263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0.25</w:t>
              </w:r>
            </w:ins>
          </w:p>
        </w:tc>
        <w:tc>
          <w:tcPr>
            <w:tcW w:w="1300" w:type="dxa"/>
            <w:noWrap/>
            <w:hideMark/>
            <w:tcPrChange w:id="2637" w:author="MKONDIWA, Maxwell (CIMMYT-India)" w:date="2024-07-23T08:03:00Z" w16du:dateUtc="2024-07-23T02:33:00Z">
              <w:tcPr>
                <w:tcW w:w="1300" w:type="dxa"/>
                <w:noWrap/>
                <w:hideMark/>
              </w:tcPr>
            </w:tcPrChange>
          </w:tcPr>
          <w:p w14:paraId="40452B94" w14:textId="77777777" w:rsidR="00897783" w:rsidRPr="00897783" w:rsidRDefault="00897783" w:rsidP="00897783">
            <w:pPr>
              <w:jc w:val="right"/>
              <w:rPr>
                <w:ins w:id="2638" w:author="MKONDIWA, Maxwell (CIMMYT-India)" w:date="2024-07-23T08:02:00Z" w16du:dateUtc="2024-07-23T02:32:00Z"/>
                <w:rFonts w:ascii="Aptos Narrow" w:eastAsia="Times New Roman" w:hAnsi="Aptos Narrow" w:cs="Times New Roman"/>
                <w:color w:val="000000"/>
                <w:kern w:val="0"/>
                <w:lang w:eastAsia="en-ZW"/>
                <w14:ligatures w14:val="none"/>
              </w:rPr>
            </w:pPr>
            <w:ins w:id="263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0.25</w:t>
              </w:r>
            </w:ins>
          </w:p>
        </w:tc>
      </w:tr>
      <w:tr w:rsidR="00897783" w:rsidRPr="00897783" w14:paraId="5646596C" w14:textId="77777777" w:rsidTr="00897783">
        <w:trPr>
          <w:trHeight w:val="288"/>
          <w:ins w:id="2640" w:author="MKONDIWA, Maxwell (CIMMYT-India)" w:date="2024-07-23T08:02:00Z"/>
        </w:trPr>
        <w:tc>
          <w:tcPr>
            <w:tcW w:w="2421" w:type="dxa"/>
            <w:noWrap/>
            <w:hideMark/>
          </w:tcPr>
          <w:p w14:paraId="42FE7C1F" w14:textId="77777777" w:rsidR="00897783" w:rsidRPr="00897783" w:rsidRDefault="00897783" w:rsidP="00897783">
            <w:pPr>
              <w:jc w:val="left"/>
              <w:rPr>
                <w:ins w:id="2641" w:author="MKONDIWA, Maxwell (CIMMYT-India)" w:date="2024-07-23T08:02:00Z" w16du:dateUtc="2024-07-23T02:32:00Z"/>
                <w:rFonts w:ascii="Aptos Narrow" w:eastAsia="Times New Roman" w:hAnsi="Aptos Narrow" w:cs="Times New Roman"/>
                <w:color w:val="000000"/>
                <w:kern w:val="0"/>
                <w:lang w:eastAsia="en-ZW"/>
                <w14:ligatures w14:val="none"/>
              </w:rPr>
            </w:pPr>
            <w:ins w:id="264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Feb_tmin_18</w:t>
              </w:r>
            </w:ins>
          </w:p>
        </w:tc>
        <w:tc>
          <w:tcPr>
            <w:tcW w:w="960" w:type="dxa"/>
            <w:noWrap/>
            <w:hideMark/>
          </w:tcPr>
          <w:p w14:paraId="37EC9870" w14:textId="77777777" w:rsidR="00897783" w:rsidRPr="00897783" w:rsidRDefault="00897783" w:rsidP="00897783">
            <w:pPr>
              <w:jc w:val="left"/>
              <w:rPr>
                <w:ins w:id="2643" w:author="MKONDIWA, Maxwell (CIMMYT-India)" w:date="2024-07-23T08:02:00Z" w16du:dateUtc="2024-07-23T02:32:00Z"/>
                <w:rFonts w:ascii="Aptos Narrow" w:eastAsia="Times New Roman" w:hAnsi="Aptos Narrow" w:cs="Times New Roman"/>
                <w:color w:val="000000"/>
                <w:kern w:val="0"/>
                <w:lang w:eastAsia="en-ZW"/>
                <w14:ligatures w14:val="none"/>
              </w:rPr>
            </w:pPr>
            <w:ins w:id="264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0AA0DF1A" w14:textId="77777777" w:rsidR="00897783" w:rsidRPr="00897783" w:rsidRDefault="00897783" w:rsidP="00897783">
            <w:pPr>
              <w:jc w:val="right"/>
              <w:rPr>
                <w:ins w:id="2645" w:author="MKONDIWA, Maxwell (CIMMYT-India)" w:date="2024-07-23T08:02:00Z" w16du:dateUtc="2024-07-23T02:32:00Z"/>
                <w:rFonts w:ascii="Aptos Narrow" w:eastAsia="Times New Roman" w:hAnsi="Aptos Narrow" w:cs="Times New Roman"/>
                <w:color w:val="000000"/>
                <w:kern w:val="0"/>
                <w:lang w:eastAsia="en-ZW"/>
                <w14:ligatures w14:val="none"/>
              </w:rPr>
            </w:pPr>
            <w:ins w:id="264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13.77</w:t>
              </w:r>
            </w:ins>
          </w:p>
        </w:tc>
        <w:tc>
          <w:tcPr>
            <w:tcW w:w="1340" w:type="dxa"/>
            <w:noWrap/>
            <w:hideMark/>
          </w:tcPr>
          <w:p w14:paraId="589B96D3" w14:textId="77777777" w:rsidR="00897783" w:rsidRPr="00897783" w:rsidRDefault="00897783" w:rsidP="00897783">
            <w:pPr>
              <w:jc w:val="right"/>
              <w:rPr>
                <w:ins w:id="2647" w:author="MKONDIWA, Maxwell (CIMMYT-India)" w:date="2024-07-23T08:02:00Z" w16du:dateUtc="2024-07-23T02:32:00Z"/>
                <w:rFonts w:ascii="Aptos Narrow" w:eastAsia="Times New Roman" w:hAnsi="Aptos Narrow" w:cs="Times New Roman"/>
                <w:color w:val="000000"/>
                <w:kern w:val="0"/>
                <w:lang w:eastAsia="en-ZW"/>
                <w14:ligatures w14:val="none"/>
              </w:rPr>
            </w:pPr>
            <w:ins w:id="264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13.76</w:t>
              </w:r>
            </w:ins>
          </w:p>
        </w:tc>
        <w:tc>
          <w:tcPr>
            <w:tcW w:w="1280" w:type="dxa"/>
            <w:noWrap/>
            <w:hideMark/>
          </w:tcPr>
          <w:p w14:paraId="63F60733" w14:textId="77777777" w:rsidR="00897783" w:rsidRPr="00897783" w:rsidRDefault="00897783" w:rsidP="00897783">
            <w:pPr>
              <w:jc w:val="right"/>
              <w:rPr>
                <w:ins w:id="2649" w:author="MKONDIWA, Maxwell (CIMMYT-India)" w:date="2024-07-23T08:02:00Z" w16du:dateUtc="2024-07-23T02:32:00Z"/>
                <w:rFonts w:ascii="Aptos Narrow" w:eastAsia="Times New Roman" w:hAnsi="Aptos Narrow" w:cs="Times New Roman"/>
                <w:color w:val="000000"/>
                <w:kern w:val="0"/>
                <w:lang w:eastAsia="en-ZW"/>
                <w14:ligatures w14:val="none"/>
              </w:rPr>
            </w:pPr>
            <w:ins w:id="265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13.8</w:t>
              </w:r>
            </w:ins>
          </w:p>
        </w:tc>
        <w:tc>
          <w:tcPr>
            <w:tcW w:w="1300" w:type="dxa"/>
            <w:noWrap/>
            <w:hideMark/>
          </w:tcPr>
          <w:p w14:paraId="707F149A" w14:textId="77777777" w:rsidR="00897783" w:rsidRPr="00897783" w:rsidRDefault="00897783" w:rsidP="00897783">
            <w:pPr>
              <w:jc w:val="right"/>
              <w:rPr>
                <w:ins w:id="2651" w:author="MKONDIWA, Maxwell (CIMMYT-India)" w:date="2024-07-23T08:02:00Z" w16du:dateUtc="2024-07-23T02:32:00Z"/>
                <w:rFonts w:ascii="Aptos Narrow" w:eastAsia="Times New Roman" w:hAnsi="Aptos Narrow" w:cs="Times New Roman"/>
                <w:color w:val="000000"/>
                <w:kern w:val="0"/>
                <w:lang w:eastAsia="en-ZW"/>
                <w14:ligatures w14:val="none"/>
              </w:rPr>
            </w:pPr>
            <w:ins w:id="265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13.92</w:t>
              </w:r>
            </w:ins>
          </w:p>
        </w:tc>
      </w:tr>
      <w:tr w:rsidR="00897783" w:rsidRPr="00897783" w14:paraId="47F67E16" w14:textId="77777777" w:rsidTr="00897783">
        <w:tblPrEx>
          <w:tblPrExChange w:id="2653" w:author="MKONDIWA, Maxwell (CIMMYT-India)" w:date="2024-07-23T08:03:00Z" w16du:dateUtc="2024-07-23T02:33:00Z">
            <w:tblPrEx>
              <w:tblLook w:val="04A0" w:firstRow="1" w:lastRow="0" w:firstColumn="1" w:lastColumn="0" w:noHBand="0" w:noVBand="1"/>
            </w:tblPrEx>
          </w:tblPrExChange>
        </w:tblPrEx>
        <w:trPr>
          <w:trHeight w:val="288"/>
          <w:ins w:id="2654" w:author="MKONDIWA, Maxwell (CIMMYT-India)" w:date="2024-07-23T08:02:00Z"/>
          <w:trPrChange w:id="2655" w:author="MKONDIWA, Maxwell (CIMMYT-India)" w:date="2024-07-23T08:03:00Z" w16du:dateUtc="2024-07-23T02:33:00Z">
            <w:trPr>
              <w:trHeight w:val="288"/>
            </w:trPr>
          </w:trPrChange>
        </w:trPr>
        <w:tc>
          <w:tcPr>
            <w:tcW w:w="2421" w:type="dxa"/>
            <w:noWrap/>
            <w:hideMark/>
            <w:tcPrChange w:id="2656" w:author="MKONDIWA, Maxwell (CIMMYT-India)" w:date="2024-07-23T08:03:00Z" w16du:dateUtc="2024-07-23T02:33:00Z">
              <w:tcPr>
                <w:tcW w:w="2421" w:type="dxa"/>
                <w:noWrap/>
                <w:hideMark/>
              </w:tcPr>
            </w:tcPrChange>
          </w:tcPr>
          <w:p w14:paraId="63E15947" w14:textId="77777777" w:rsidR="00897783" w:rsidRPr="00897783" w:rsidRDefault="00897783" w:rsidP="00897783">
            <w:pPr>
              <w:jc w:val="right"/>
              <w:rPr>
                <w:ins w:id="2657"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2658" w:author="MKONDIWA, Maxwell (CIMMYT-India)" w:date="2024-07-23T08:03:00Z" w16du:dateUtc="2024-07-23T02:33:00Z">
              <w:tcPr>
                <w:tcW w:w="960" w:type="dxa"/>
                <w:noWrap/>
                <w:hideMark/>
              </w:tcPr>
            </w:tcPrChange>
          </w:tcPr>
          <w:p w14:paraId="572AD8DA" w14:textId="77777777" w:rsidR="00897783" w:rsidRPr="00897783" w:rsidRDefault="00897783" w:rsidP="00897783">
            <w:pPr>
              <w:jc w:val="left"/>
              <w:rPr>
                <w:ins w:id="2659"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266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2661" w:author="MKONDIWA, Maxwell (CIMMYT-India)" w:date="2024-07-23T08:03:00Z" w16du:dateUtc="2024-07-23T02:33:00Z">
              <w:tcPr>
                <w:tcW w:w="1280" w:type="dxa"/>
                <w:noWrap/>
                <w:hideMark/>
              </w:tcPr>
            </w:tcPrChange>
          </w:tcPr>
          <w:p w14:paraId="21CDF7CB" w14:textId="77777777" w:rsidR="00897783" w:rsidRPr="00897783" w:rsidRDefault="00897783" w:rsidP="00897783">
            <w:pPr>
              <w:jc w:val="right"/>
              <w:rPr>
                <w:ins w:id="2662" w:author="MKONDIWA, Maxwell (CIMMYT-India)" w:date="2024-07-23T08:02:00Z" w16du:dateUtc="2024-07-23T02:32:00Z"/>
                <w:rFonts w:ascii="Aptos Narrow" w:eastAsia="Times New Roman" w:hAnsi="Aptos Narrow" w:cs="Times New Roman"/>
                <w:color w:val="000000"/>
                <w:kern w:val="0"/>
                <w:lang w:eastAsia="en-ZW"/>
                <w14:ligatures w14:val="none"/>
              </w:rPr>
            </w:pPr>
            <w:ins w:id="266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0.57</w:t>
              </w:r>
            </w:ins>
          </w:p>
        </w:tc>
        <w:tc>
          <w:tcPr>
            <w:tcW w:w="1340" w:type="dxa"/>
            <w:noWrap/>
            <w:hideMark/>
            <w:tcPrChange w:id="2664" w:author="MKONDIWA, Maxwell (CIMMYT-India)" w:date="2024-07-23T08:03:00Z" w16du:dateUtc="2024-07-23T02:33:00Z">
              <w:tcPr>
                <w:tcW w:w="1340" w:type="dxa"/>
                <w:noWrap/>
                <w:hideMark/>
              </w:tcPr>
            </w:tcPrChange>
          </w:tcPr>
          <w:p w14:paraId="75A7DCFE" w14:textId="77777777" w:rsidR="00897783" w:rsidRPr="00897783" w:rsidRDefault="00897783" w:rsidP="00897783">
            <w:pPr>
              <w:jc w:val="right"/>
              <w:rPr>
                <w:ins w:id="2665" w:author="MKONDIWA, Maxwell (CIMMYT-India)" w:date="2024-07-23T08:02:00Z" w16du:dateUtc="2024-07-23T02:32:00Z"/>
                <w:rFonts w:ascii="Aptos Narrow" w:eastAsia="Times New Roman" w:hAnsi="Aptos Narrow" w:cs="Times New Roman"/>
                <w:color w:val="000000"/>
                <w:kern w:val="0"/>
                <w:lang w:eastAsia="en-ZW"/>
                <w14:ligatures w14:val="none"/>
              </w:rPr>
            </w:pPr>
            <w:ins w:id="266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0.56</w:t>
              </w:r>
            </w:ins>
          </w:p>
        </w:tc>
        <w:tc>
          <w:tcPr>
            <w:tcW w:w="1280" w:type="dxa"/>
            <w:noWrap/>
            <w:hideMark/>
            <w:tcPrChange w:id="2667" w:author="MKONDIWA, Maxwell (CIMMYT-India)" w:date="2024-07-23T08:03:00Z" w16du:dateUtc="2024-07-23T02:33:00Z">
              <w:tcPr>
                <w:tcW w:w="1280" w:type="dxa"/>
                <w:noWrap/>
                <w:hideMark/>
              </w:tcPr>
            </w:tcPrChange>
          </w:tcPr>
          <w:p w14:paraId="43D5E998" w14:textId="77777777" w:rsidR="00897783" w:rsidRPr="00897783" w:rsidRDefault="00897783" w:rsidP="00897783">
            <w:pPr>
              <w:jc w:val="right"/>
              <w:rPr>
                <w:ins w:id="2668" w:author="MKONDIWA, Maxwell (CIMMYT-India)" w:date="2024-07-23T08:02:00Z" w16du:dateUtc="2024-07-23T02:32:00Z"/>
                <w:rFonts w:ascii="Aptos Narrow" w:eastAsia="Times New Roman" w:hAnsi="Aptos Narrow" w:cs="Times New Roman"/>
                <w:color w:val="000000"/>
                <w:kern w:val="0"/>
                <w:lang w:eastAsia="en-ZW"/>
                <w14:ligatures w14:val="none"/>
              </w:rPr>
            </w:pPr>
            <w:ins w:id="266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0.55</w:t>
              </w:r>
            </w:ins>
          </w:p>
        </w:tc>
        <w:tc>
          <w:tcPr>
            <w:tcW w:w="1300" w:type="dxa"/>
            <w:noWrap/>
            <w:hideMark/>
            <w:tcPrChange w:id="2670" w:author="MKONDIWA, Maxwell (CIMMYT-India)" w:date="2024-07-23T08:03:00Z" w16du:dateUtc="2024-07-23T02:33:00Z">
              <w:tcPr>
                <w:tcW w:w="1300" w:type="dxa"/>
                <w:noWrap/>
                <w:hideMark/>
              </w:tcPr>
            </w:tcPrChange>
          </w:tcPr>
          <w:p w14:paraId="006F46A9" w14:textId="77777777" w:rsidR="00897783" w:rsidRPr="00897783" w:rsidRDefault="00897783" w:rsidP="00897783">
            <w:pPr>
              <w:jc w:val="right"/>
              <w:rPr>
                <w:ins w:id="2671" w:author="MKONDIWA, Maxwell (CIMMYT-India)" w:date="2024-07-23T08:02:00Z" w16du:dateUtc="2024-07-23T02:32:00Z"/>
                <w:rFonts w:ascii="Aptos Narrow" w:eastAsia="Times New Roman" w:hAnsi="Aptos Narrow" w:cs="Times New Roman"/>
                <w:color w:val="000000"/>
                <w:kern w:val="0"/>
                <w:lang w:eastAsia="en-ZW"/>
                <w14:ligatures w14:val="none"/>
              </w:rPr>
            </w:pPr>
            <w:ins w:id="267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0.59</w:t>
              </w:r>
            </w:ins>
          </w:p>
        </w:tc>
      </w:tr>
      <w:tr w:rsidR="00897783" w:rsidRPr="00897783" w14:paraId="4B5EA6ED" w14:textId="77777777" w:rsidTr="00897783">
        <w:trPr>
          <w:trHeight w:val="288"/>
          <w:ins w:id="2673" w:author="MKONDIWA, Maxwell (CIMMYT-India)" w:date="2024-07-23T08:02:00Z"/>
        </w:trPr>
        <w:tc>
          <w:tcPr>
            <w:tcW w:w="2421" w:type="dxa"/>
            <w:noWrap/>
            <w:hideMark/>
          </w:tcPr>
          <w:p w14:paraId="564FF0C7" w14:textId="77777777" w:rsidR="00897783" w:rsidRPr="00897783" w:rsidRDefault="00897783" w:rsidP="00897783">
            <w:pPr>
              <w:jc w:val="left"/>
              <w:rPr>
                <w:ins w:id="2674" w:author="MKONDIWA, Maxwell (CIMMYT-India)" w:date="2024-07-23T08:02:00Z" w16du:dateUtc="2024-07-23T02:32:00Z"/>
                <w:rFonts w:ascii="Aptos Narrow" w:eastAsia="Times New Roman" w:hAnsi="Aptos Narrow" w:cs="Times New Roman"/>
                <w:color w:val="000000"/>
                <w:kern w:val="0"/>
                <w:lang w:eastAsia="en-ZW"/>
                <w14:ligatures w14:val="none"/>
              </w:rPr>
            </w:pPr>
            <w:ins w:id="267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Mar_tmin_18</w:t>
              </w:r>
            </w:ins>
          </w:p>
        </w:tc>
        <w:tc>
          <w:tcPr>
            <w:tcW w:w="960" w:type="dxa"/>
            <w:noWrap/>
            <w:hideMark/>
          </w:tcPr>
          <w:p w14:paraId="53D4DEFA" w14:textId="77777777" w:rsidR="00897783" w:rsidRPr="00897783" w:rsidRDefault="00897783" w:rsidP="00897783">
            <w:pPr>
              <w:jc w:val="left"/>
              <w:rPr>
                <w:ins w:id="2676" w:author="MKONDIWA, Maxwell (CIMMYT-India)" w:date="2024-07-23T08:02:00Z" w16du:dateUtc="2024-07-23T02:32:00Z"/>
                <w:rFonts w:ascii="Aptos Narrow" w:eastAsia="Times New Roman" w:hAnsi="Aptos Narrow" w:cs="Times New Roman"/>
                <w:color w:val="000000"/>
                <w:kern w:val="0"/>
                <w:lang w:eastAsia="en-ZW"/>
                <w14:ligatures w14:val="none"/>
              </w:rPr>
            </w:pPr>
            <w:ins w:id="267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287B111C" w14:textId="77777777" w:rsidR="00897783" w:rsidRPr="00897783" w:rsidRDefault="00897783" w:rsidP="00897783">
            <w:pPr>
              <w:jc w:val="right"/>
              <w:rPr>
                <w:ins w:id="2678" w:author="MKONDIWA, Maxwell (CIMMYT-India)" w:date="2024-07-23T08:02:00Z" w16du:dateUtc="2024-07-23T02:32:00Z"/>
                <w:rFonts w:ascii="Aptos Narrow" w:eastAsia="Times New Roman" w:hAnsi="Aptos Narrow" w:cs="Times New Roman"/>
                <w:color w:val="000000"/>
                <w:kern w:val="0"/>
                <w:lang w:eastAsia="en-ZW"/>
                <w14:ligatures w14:val="none"/>
              </w:rPr>
            </w:pPr>
            <w:ins w:id="267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17.89</w:t>
              </w:r>
            </w:ins>
          </w:p>
        </w:tc>
        <w:tc>
          <w:tcPr>
            <w:tcW w:w="1340" w:type="dxa"/>
            <w:noWrap/>
            <w:hideMark/>
          </w:tcPr>
          <w:p w14:paraId="144C356B" w14:textId="77777777" w:rsidR="00897783" w:rsidRPr="00897783" w:rsidRDefault="00897783" w:rsidP="00897783">
            <w:pPr>
              <w:jc w:val="right"/>
              <w:rPr>
                <w:ins w:id="2680" w:author="MKONDIWA, Maxwell (CIMMYT-India)" w:date="2024-07-23T08:02:00Z" w16du:dateUtc="2024-07-23T02:32:00Z"/>
                <w:rFonts w:ascii="Aptos Narrow" w:eastAsia="Times New Roman" w:hAnsi="Aptos Narrow" w:cs="Times New Roman"/>
                <w:color w:val="000000"/>
                <w:kern w:val="0"/>
                <w:lang w:eastAsia="en-ZW"/>
                <w14:ligatures w14:val="none"/>
              </w:rPr>
            </w:pPr>
            <w:ins w:id="268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17.94</w:t>
              </w:r>
            </w:ins>
          </w:p>
        </w:tc>
        <w:tc>
          <w:tcPr>
            <w:tcW w:w="1280" w:type="dxa"/>
            <w:noWrap/>
            <w:hideMark/>
          </w:tcPr>
          <w:p w14:paraId="4AA9FFF8" w14:textId="77777777" w:rsidR="00897783" w:rsidRPr="00897783" w:rsidRDefault="00897783" w:rsidP="00897783">
            <w:pPr>
              <w:jc w:val="right"/>
              <w:rPr>
                <w:ins w:id="2682" w:author="MKONDIWA, Maxwell (CIMMYT-India)" w:date="2024-07-23T08:02:00Z" w16du:dateUtc="2024-07-23T02:32:00Z"/>
                <w:rFonts w:ascii="Aptos Narrow" w:eastAsia="Times New Roman" w:hAnsi="Aptos Narrow" w:cs="Times New Roman"/>
                <w:color w:val="000000"/>
                <w:kern w:val="0"/>
                <w:lang w:eastAsia="en-ZW"/>
                <w14:ligatures w14:val="none"/>
              </w:rPr>
            </w:pPr>
            <w:ins w:id="268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18.05</w:t>
              </w:r>
            </w:ins>
          </w:p>
        </w:tc>
        <w:tc>
          <w:tcPr>
            <w:tcW w:w="1300" w:type="dxa"/>
            <w:noWrap/>
            <w:hideMark/>
          </w:tcPr>
          <w:p w14:paraId="76CDAC79" w14:textId="77777777" w:rsidR="00897783" w:rsidRPr="00897783" w:rsidRDefault="00897783" w:rsidP="00897783">
            <w:pPr>
              <w:jc w:val="right"/>
              <w:rPr>
                <w:ins w:id="2684" w:author="MKONDIWA, Maxwell (CIMMYT-India)" w:date="2024-07-23T08:02:00Z" w16du:dateUtc="2024-07-23T02:32:00Z"/>
                <w:rFonts w:ascii="Aptos Narrow" w:eastAsia="Times New Roman" w:hAnsi="Aptos Narrow" w:cs="Times New Roman"/>
                <w:color w:val="000000"/>
                <w:kern w:val="0"/>
                <w:lang w:eastAsia="en-ZW"/>
                <w14:ligatures w14:val="none"/>
              </w:rPr>
            </w:pPr>
            <w:ins w:id="268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18.26</w:t>
              </w:r>
            </w:ins>
          </w:p>
        </w:tc>
      </w:tr>
      <w:tr w:rsidR="00897783" w:rsidRPr="00897783" w14:paraId="2F2EB5A5" w14:textId="77777777" w:rsidTr="00897783">
        <w:tblPrEx>
          <w:tblPrExChange w:id="2686" w:author="MKONDIWA, Maxwell (CIMMYT-India)" w:date="2024-07-23T08:03:00Z" w16du:dateUtc="2024-07-23T02:33:00Z">
            <w:tblPrEx>
              <w:tblLook w:val="04A0" w:firstRow="1" w:lastRow="0" w:firstColumn="1" w:lastColumn="0" w:noHBand="0" w:noVBand="1"/>
            </w:tblPrEx>
          </w:tblPrExChange>
        </w:tblPrEx>
        <w:trPr>
          <w:trHeight w:val="288"/>
          <w:ins w:id="2687" w:author="MKONDIWA, Maxwell (CIMMYT-India)" w:date="2024-07-23T08:02:00Z"/>
          <w:trPrChange w:id="2688" w:author="MKONDIWA, Maxwell (CIMMYT-India)" w:date="2024-07-23T08:03:00Z" w16du:dateUtc="2024-07-23T02:33:00Z">
            <w:trPr>
              <w:trHeight w:val="288"/>
            </w:trPr>
          </w:trPrChange>
        </w:trPr>
        <w:tc>
          <w:tcPr>
            <w:tcW w:w="2421" w:type="dxa"/>
            <w:noWrap/>
            <w:hideMark/>
            <w:tcPrChange w:id="2689" w:author="MKONDIWA, Maxwell (CIMMYT-India)" w:date="2024-07-23T08:03:00Z" w16du:dateUtc="2024-07-23T02:33:00Z">
              <w:tcPr>
                <w:tcW w:w="2421" w:type="dxa"/>
                <w:noWrap/>
                <w:hideMark/>
              </w:tcPr>
            </w:tcPrChange>
          </w:tcPr>
          <w:p w14:paraId="0936AD70" w14:textId="77777777" w:rsidR="00897783" w:rsidRPr="00897783" w:rsidRDefault="00897783" w:rsidP="00897783">
            <w:pPr>
              <w:jc w:val="right"/>
              <w:rPr>
                <w:ins w:id="2690"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2691" w:author="MKONDIWA, Maxwell (CIMMYT-India)" w:date="2024-07-23T08:03:00Z" w16du:dateUtc="2024-07-23T02:33:00Z">
              <w:tcPr>
                <w:tcW w:w="960" w:type="dxa"/>
                <w:noWrap/>
                <w:hideMark/>
              </w:tcPr>
            </w:tcPrChange>
          </w:tcPr>
          <w:p w14:paraId="11A86547" w14:textId="77777777" w:rsidR="00897783" w:rsidRPr="00897783" w:rsidRDefault="00897783" w:rsidP="00897783">
            <w:pPr>
              <w:jc w:val="left"/>
              <w:rPr>
                <w:ins w:id="2692"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269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2694" w:author="MKONDIWA, Maxwell (CIMMYT-India)" w:date="2024-07-23T08:03:00Z" w16du:dateUtc="2024-07-23T02:33:00Z">
              <w:tcPr>
                <w:tcW w:w="1280" w:type="dxa"/>
                <w:noWrap/>
                <w:hideMark/>
              </w:tcPr>
            </w:tcPrChange>
          </w:tcPr>
          <w:p w14:paraId="04420221" w14:textId="77777777" w:rsidR="00897783" w:rsidRPr="00897783" w:rsidRDefault="00897783" w:rsidP="00897783">
            <w:pPr>
              <w:jc w:val="right"/>
              <w:rPr>
                <w:ins w:id="2695" w:author="MKONDIWA, Maxwell (CIMMYT-India)" w:date="2024-07-23T08:02:00Z" w16du:dateUtc="2024-07-23T02:32:00Z"/>
                <w:rFonts w:ascii="Aptos Narrow" w:eastAsia="Times New Roman" w:hAnsi="Aptos Narrow" w:cs="Times New Roman"/>
                <w:color w:val="000000"/>
                <w:kern w:val="0"/>
                <w:lang w:eastAsia="en-ZW"/>
                <w14:ligatures w14:val="none"/>
              </w:rPr>
            </w:pPr>
            <w:ins w:id="269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0.91</w:t>
              </w:r>
            </w:ins>
          </w:p>
        </w:tc>
        <w:tc>
          <w:tcPr>
            <w:tcW w:w="1340" w:type="dxa"/>
            <w:noWrap/>
            <w:hideMark/>
            <w:tcPrChange w:id="2697" w:author="MKONDIWA, Maxwell (CIMMYT-India)" w:date="2024-07-23T08:03:00Z" w16du:dateUtc="2024-07-23T02:33:00Z">
              <w:tcPr>
                <w:tcW w:w="1340" w:type="dxa"/>
                <w:noWrap/>
                <w:hideMark/>
              </w:tcPr>
            </w:tcPrChange>
          </w:tcPr>
          <w:p w14:paraId="73585B57" w14:textId="77777777" w:rsidR="00897783" w:rsidRPr="00897783" w:rsidRDefault="00897783" w:rsidP="00897783">
            <w:pPr>
              <w:jc w:val="right"/>
              <w:rPr>
                <w:ins w:id="2698" w:author="MKONDIWA, Maxwell (CIMMYT-India)" w:date="2024-07-23T08:02:00Z" w16du:dateUtc="2024-07-23T02:32:00Z"/>
                <w:rFonts w:ascii="Aptos Narrow" w:eastAsia="Times New Roman" w:hAnsi="Aptos Narrow" w:cs="Times New Roman"/>
                <w:color w:val="000000"/>
                <w:kern w:val="0"/>
                <w:lang w:eastAsia="en-ZW"/>
                <w14:ligatures w14:val="none"/>
              </w:rPr>
            </w:pPr>
            <w:ins w:id="269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0.9</w:t>
              </w:r>
            </w:ins>
          </w:p>
        </w:tc>
        <w:tc>
          <w:tcPr>
            <w:tcW w:w="1280" w:type="dxa"/>
            <w:noWrap/>
            <w:hideMark/>
            <w:tcPrChange w:id="2700" w:author="MKONDIWA, Maxwell (CIMMYT-India)" w:date="2024-07-23T08:03:00Z" w16du:dateUtc="2024-07-23T02:33:00Z">
              <w:tcPr>
                <w:tcW w:w="1280" w:type="dxa"/>
                <w:noWrap/>
                <w:hideMark/>
              </w:tcPr>
            </w:tcPrChange>
          </w:tcPr>
          <w:p w14:paraId="1FB51104" w14:textId="77777777" w:rsidR="00897783" w:rsidRPr="00897783" w:rsidRDefault="00897783" w:rsidP="00897783">
            <w:pPr>
              <w:jc w:val="right"/>
              <w:rPr>
                <w:ins w:id="2701" w:author="MKONDIWA, Maxwell (CIMMYT-India)" w:date="2024-07-23T08:02:00Z" w16du:dateUtc="2024-07-23T02:32:00Z"/>
                <w:rFonts w:ascii="Aptos Narrow" w:eastAsia="Times New Roman" w:hAnsi="Aptos Narrow" w:cs="Times New Roman"/>
                <w:color w:val="000000"/>
                <w:kern w:val="0"/>
                <w:lang w:eastAsia="en-ZW"/>
                <w14:ligatures w14:val="none"/>
              </w:rPr>
            </w:pPr>
            <w:ins w:id="270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0.88</w:t>
              </w:r>
            </w:ins>
          </w:p>
        </w:tc>
        <w:tc>
          <w:tcPr>
            <w:tcW w:w="1300" w:type="dxa"/>
            <w:noWrap/>
            <w:hideMark/>
            <w:tcPrChange w:id="2703" w:author="MKONDIWA, Maxwell (CIMMYT-India)" w:date="2024-07-23T08:03:00Z" w16du:dateUtc="2024-07-23T02:33:00Z">
              <w:tcPr>
                <w:tcW w:w="1300" w:type="dxa"/>
                <w:noWrap/>
                <w:hideMark/>
              </w:tcPr>
            </w:tcPrChange>
          </w:tcPr>
          <w:p w14:paraId="005A9C66" w14:textId="77777777" w:rsidR="00897783" w:rsidRPr="00897783" w:rsidRDefault="00897783" w:rsidP="00897783">
            <w:pPr>
              <w:jc w:val="right"/>
              <w:rPr>
                <w:ins w:id="2704" w:author="MKONDIWA, Maxwell (CIMMYT-India)" w:date="2024-07-23T08:02:00Z" w16du:dateUtc="2024-07-23T02:32:00Z"/>
                <w:rFonts w:ascii="Aptos Narrow" w:eastAsia="Times New Roman" w:hAnsi="Aptos Narrow" w:cs="Times New Roman"/>
                <w:color w:val="000000"/>
                <w:kern w:val="0"/>
                <w:lang w:eastAsia="en-ZW"/>
                <w14:ligatures w14:val="none"/>
              </w:rPr>
            </w:pPr>
            <w:ins w:id="270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0.89</w:t>
              </w:r>
            </w:ins>
          </w:p>
        </w:tc>
      </w:tr>
      <w:tr w:rsidR="00897783" w:rsidRPr="00897783" w14:paraId="472F5C24" w14:textId="77777777" w:rsidTr="00897783">
        <w:trPr>
          <w:trHeight w:val="288"/>
          <w:ins w:id="2706" w:author="MKONDIWA, Maxwell (CIMMYT-India)" w:date="2024-07-23T08:02:00Z"/>
        </w:trPr>
        <w:tc>
          <w:tcPr>
            <w:tcW w:w="2421" w:type="dxa"/>
            <w:noWrap/>
            <w:hideMark/>
          </w:tcPr>
          <w:p w14:paraId="2DFB4473" w14:textId="77777777" w:rsidR="00897783" w:rsidRPr="00897783" w:rsidRDefault="00897783" w:rsidP="00897783">
            <w:pPr>
              <w:jc w:val="left"/>
              <w:rPr>
                <w:ins w:id="2707" w:author="MKONDIWA, Maxwell (CIMMYT-India)" w:date="2024-07-23T08:02:00Z" w16du:dateUtc="2024-07-23T02:32:00Z"/>
                <w:rFonts w:ascii="Aptos Narrow" w:eastAsia="Times New Roman" w:hAnsi="Aptos Narrow" w:cs="Times New Roman"/>
                <w:color w:val="000000"/>
                <w:kern w:val="0"/>
                <w:lang w:eastAsia="en-ZW"/>
                <w14:ligatures w14:val="none"/>
              </w:rPr>
            </w:pPr>
            <w:ins w:id="270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Apr_tmin_18</w:t>
              </w:r>
            </w:ins>
          </w:p>
        </w:tc>
        <w:tc>
          <w:tcPr>
            <w:tcW w:w="960" w:type="dxa"/>
            <w:noWrap/>
            <w:hideMark/>
          </w:tcPr>
          <w:p w14:paraId="1B7DB8E9" w14:textId="77777777" w:rsidR="00897783" w:rsidRPr="00897783" w:rsidRDefault="00897783" w:rsidP="00897783">
            <w:pPr>
              <w:jc w:val="left"/>
              <w:rPr>
                <w:ins w:id="2709" w:author="MKONDIWA, Maxwell (CIMMYT-India)" w:date="2024-07-23T08:02:00Z" w16du:dateUtc="2024-07-23T02:32:00Z"/>
                <w:rFonts w:ascii="Aptos Narrow" w:eastAsia="Times New Roman" w:hAnsi="Aptos Narrow" w:cs="Times New Roman"/>
                <w:color w:val="000000"/>
                <w:kern w:val="0"/>
                <w:lang w:eastAsia="en-ZW"/>
                <w14:ligatures w14:val="none"/>
              </w:rPr>
            </w:pPr>
            <w:ins w:id="271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412B80E9" w14:textId="77777777" w:rsidR="00897783" w:rsidRPr="00897783" w:rsidRDefault="00897783" w:rsidP="00897783">
            <w:pPr>
              <w:jc w:val="right"/>
              <w:rPr>
                <w:ins w:id="2711" w:author="MKONDIWA, Maxwell (CIMMYT-India)" w:date="2024-07-23T08:02:00Z" w16du:dateUtc="2024-07-23T02:32:00Z"/>
                <w:rFonts w:ascii="Aptos Narrow" w:eastAsia="Times New Roman" w:hAnsi="Aptos Narrow" w:cs="Times New Roman"/>
                <w:color w:val="000000"/>
                <w:kern w:val="0"/>
                <w:lang w:eastAsia="en-ZW"/>
                <w14:ligatures w14:val="none"/>
              </w:rPr>
            </w:pPr>
            <w:ins w:id="271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21.85</w:t>
              </w:r>
            </w:ins>
          </w:p>
        </w:tc>
        <w:tc>
          <w:tcPr>
            <w:tcW w:w="1340" w:type="dxa"/>
            <w:noWrap/>
            <w:hideMark/>
          </w:tcPr>
          <w:p w14:paraId="3CFD4250" w14:textId="77777777" w:rsidR="00897783" w:rsidRPr="00897783" w:rsidRDefault="00897783" w:rsidP="00897783">
            <w:pPr>
              <w:jc w:val="right"/>
              <w:rPr>
                <w:ins w:id="2713" w:author="MKONDIWA, Maxwell (CIMMYT-India)" w:date="2024-07-23T08:02:00Z" w16du:dateUtc="2024-07-23T02:32:00Z"/>
                <w:rFonts w:ascii="Aptos Narrow" w:eastAsia="Times New Roman" w:hAnsi="Aptos Narrow" w:cs="Times New Roman"/>
                <w:color w:val="000000"/>
                <w:kern w:val="0"/>
                <w:lang w:eastAsia="en-ZW"/>
                <w14:ligatures w14:val="none"/>
              </w:rPr>
            </w:pPr>
            <w:ins w:id="271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22.12</w:t>
              </w:r>
            </w:ins>
          </w:p>
        </w:tc>
        <w:tc>
          <w:tcPr>
            <w:tcW w:w="1280" w:type="dxa"/>
            <w:noWrap/>
            <w:hideMark/>
          </w:tcPr>
          <w:p w14:paraId="5AE5BE78" w14:textId="77777777" w:rsidR="00897783" w:rsidRPr="00897783" w:rsidRDefault="00897783" w:rsidP="00897783">
            <w:pPr>
              <w:jc w:val="right"/>
              <w:rPr>
                <w:ins w:id="2715" w:author="MKONDIWA, Maxwell (CIMMYT-India)" w:date="2024-07-23T08:02:00Z" w16du:dateUtc="2024-07-23T02:32:00Z"/>
                <w:rFonts w:ascii="Aptos Narrow" w:eastAsia="Times New Roman" w:hAnsi="Aptos Narrow" w:cs="Times New Roman"/>
                <w:color w:val="000000"/>
                <w:kern w:val="0"/>
                <w:lang w:eastAsia="en-ZW"/>
                <w14:ligatures w14:val="none"/>
              </w:rPr>
            </w:pPr>
            <w:ins w:id="271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22.36</w:t>
              </w:r>
            </w:ins>
          </w:p>
        </w:tc>
        <w:tc>
          <w:tcPr>
            <w:tcW w:w="1300" w:type="dxa"/>
            <w:noWrap/>
            <w:hideMark/>
          </w:tcPr>
          <w:p w14:paraId="3AC8DF68" w14:textId="77777777" w:rsidR="00897783" w:rsidRPr="00897783" w:rsidRDefault="00897783" w:rsidP="00897783">
            <w:pPr>
              <w:jc w:val="right"/>
              <w:rPr>
                <w:ins w:id="2717" w:author="MKONDIWA, Maxwell (CIMMYT-India)" w:date="2024-07-23T08:02:00Z" w16du:dateUtc="2024-07-23T02:32:00Z"/>
                <w:rFonts w:ascii="Aptos Narrow" w:eastAsia="Times New Roman" w:hAnsi="Aptos Narrow" w:cs="Times New Roman"/>
                <w:color w:val="000000"/>
                <w:kern w:val="0"/>
                <w:lang w:eastAsia="en-ZW"/>
                <w14:ligatures w14:val="none"/>
              </w:rPr>
            </w:pPr>
            <w:ins w:id="271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22.7</w:t>
              </w:r>
            </w:ins>
          </w:p>
        </w:tc>
      </w:tr>
      <w:tr w:rsidR="00897783" w:rsidRPr="00897783" w14:paraId="2BF5D80A" w14:textId="77777777" w:rsidTr="00897783">
        <w:tblPrEx>
          <w:tblPrExChange w:id="2719" w:author="MKONDIWA, Maxwell (CIMMYT-India)" w:date="2024-07-23T08:03:00Z" w16du:dateUtc="2024-07-23T02:33:00Z">
            <w:tblPrEx>
              <w:tblLook w:val="04A0" w:firstRow="1" w:lastRow="0" w:firstColumn="1" w:lastColumn="0" w:noHBand="0" w:noVBand="1"/>
            </w:tblPrEx>
          </w:tblPrExChange>
        </w:tblPrEx>
        <w:trPr>
          <w:trHeight w:val="288"/>
          <w:ins w:id="2720" w:author="MKONDIWA, Maxwell (CIMMYT-India)" w:date="2024-07-23T08:02:00Z"/>
          <w:trPrChange w:id="2721" w:author="MKONDIWA, Maxwell (CIMMYT-India)" w:date="2024-07-23T08:03:00Z" w16du:dateUtc="2024-07-23T02:33:00Z">
            <w:trPr>
              <w:trHeight w:val="288"/>
            </w:trPr>
          </w:trPrChange>
        </w:trPr>
        <w:tc>
          <w:tcPr>
            <w:tcW w:w="2421" w:type="dxa"/>
            <w:noWrap/>
            <w:hideMark/>
            <w:tcPrChange w:id="2722" w:author="MKONDIWA, Maxwell (CIMMYT-India)" w:date="2024-07-23T08:03:00Z" w16du:dateUtc="2024-07-23T02:33:00Z">
              <w:tcPr>
                <w:tcW w:w="2421" w:type="dxa"/>
                <w:noWrap/>
                <w:hideMark/>
              </w:tcPr>
            </w:tcPrChange>
          </w:tcPr>
          <w:p w14:paraId="7EEEB63A" w14:textId="77777777" w:rsidR="00897783" w:rsidRPr="00897783" w:rsidRDefault="00897783" w:rsidP="00897783">
            <w:pPr>
              <w:jc w:val="right"/>
              <w:rPr>
                <w:ins w:id="2723"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2724" w:author="MKONDIWA, Maxwell (CIMMYT-India)" w:date="2024-07-23T08:03:00Z" w16du:dateUtc="2024-07-23T02:33:00Z">
              <w:tcPr>
                <w:tcW w:w="960" w:type="dxa"/>
                <w:noWrap/>
                <w:hideMark/>
              </w:tcPr>
            </w:tcPrChange>
          </w:tcPr>
          <w:p w14:paraId="26D1D784" w14:textId="77777777" w:rsidR="00897783" w:rsidRPr="00897783" w:rsidRDefault="00897783" w:rsidP="00897783">
            <w:pPr>
              <w:jc w:val="left"/>
              <w:rPr>
                <w:ins w:id="2725"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272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2727" w:author="MKONDIWA, Maxwell (CIMMYT-India)" w:date="2024-07-23T08:03:00Z" w16du:dateUtc="2024-07-23T02:33:00Z">
              <w:tcPr>
                <w:tcW w:w="1280" w:type="dxa"/>
                <w:noWrap/>
                <w:hideMark/>
              </w:tcPr>
            </w:tcPrChange>
          </w:tcPr>
          <w:p w14:paraId="5B45B3F3" w14:textId="77777777" w:rsidR="00897783" w:rsidRPr="00897783" w:rsidRDefault="00897783" w:rsidP="00897783">
            <w:pPr>
              <w:jc w:val="right"/>
              <w:rPr>
                <w:ins w:id="2728" w:author="MKONDIWA, Maxwell (CIMMYT-India)" w:date="2024-07-23T08:02:00Z" w16du:dateUtc="2024-07-23T02:32:00Z"/>
                <w:rFonts w:ascii="Aptos Narrow" w:eastAsia="Times New Roman" w:hAnsi="Aptos Narrow" w:cs="Times New Roman"/>
                <w:color w:val="000000"/>
                <w:kern w:val="0"/>
                <w:lang w:eastAsia="en-ZW"/>
                <w14:ligatures w14:val="none"/>
              </w:rPr>
            </w:pPr>
            <w:ins w:id="272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1.22</w:t>
              </w:r>
            </w:ins>
          </w:p>
        </w:tc>
        <w:tc>
          <w:tcPr>
            <w:tcW w:w="1340" w:type="dxa"/>
            <w:noWrap/>
            <w:hideMark/>
            <w:tcPrChange w:id="2730" w:author="MKONDIWA, Maxwell (CIMMYT-India)" w:date="2024-07-23T08:03:00Z" w16du:dateUtc="2024-07-23T02:33:00Z">
              <w:tcPr>
                <w:tcW w:w="1340" w:type="dxa"/>
                <w:noWrap/>
                <w:hideMark/>
              </w:tcPr>
            </w:tcPrChange>
          </w:tcPr>
          <w:p w14:paraId="1C1558AE" w14:textId="77777777" w:rsidR="00897783" w:rsidRPr="00897783" w:rsidRDefault="00897783" w:rsidP="00897783">
            <w:pPr>
              <w:jc w:val="right"/>
              <w:rPr>
                <w:ins w:id="2731" w:author="MKONDIWA, Maxwell (CIMMYT-India)" w:date="2024-07-23T08:02:00Z" w16du:dateUtc="2024-07-23T02:32:00Z"/>
                <w:rFonts w:ascii="Aptos Narrow" w:eastAsia="Times New Roman" w:hAnsi="Aptos Narrow" w:cs="Times New Roman"/>
                <w:color w:val="000000"/>
                <w:kern w:val="0"/>
                <w:lang w:eastAsia="en-ZW"/>
                <w14:ligatures w14:val="none"/>
              </w:rPr>
            </w:pPr>
            <w:ins w:id="273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1.27</w:t>
              </w:r>
            </w:ins>
          </w:p>
        </w:tc>
        <w:tc>
          <w:tcPr>
            <w:tcW w:w="1280" w:type="dxa"/>
            <w:noWrap/>
            <w:hideMark/>
            <w:tcPrChange w:id="2733" w:author="MKONDIWA, Maxwell (CIMMYT-India)" w:date="2024-07-23T08:03:00Z" w16du:dateUtc="2024-07-23T02:33:00Z">
              <w:tcPr>
                <w:tcW w:w="1280" w:type="dxa"/>
                <w:noWrap/>
                <w:hideMark/>
              </w:tcPr>
            </w:tcPrChange>
          </w:tcPr>
          <w:p w14:paraId="79F7D829" w14:textId="77777777" w:rsidR="00897783" w:rsidRPr="00897783" w:rsidRDefault="00897783" w:rsidP="00897783">
            <w:pPr>
              <w:jc w:val="right"/>
              <w:rPr>
                <w:ins w:id="2734" w:author="MKONDIWA, Maxwell (CIMMYT-India)" w:date="2024-07-23T08:02:00Z" w16du:dateUtc="2024-07-23T02:32:00Z"/>
                <w:rFonts w:ascii="Aptos Narrow" w:eastAsia="Times New Roman" w:hAnsi="Aptos Narrow" w:cs="Times New Roman"/>
                <w:color w:val="000000"/>
                <w:kern w:val="0"/>
                <w:lang w:eastAsia="en-ZW"/>
                <w14:ligatures w14:val="none"/>
              </w:rPr>
            </w:pPr>
            <w:ins w:id="273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1.34</w:t>
              </w:r>
            </w:ins>
          </w:p>
        </w:tc>
        <w:tc>
          <w:tcPr>
            <w:tcW w:w="1300" w:type="dxa"/>
            <w:noWrap/>
            <w:hideMark/>
            <w:tcPrChange w:id="2736" w:author="MKONDIWA, Maxwell (CIMMYT-India)" w:date="2024-07-23T08:03:00Z" w16du:dateUtc="2024-07-23T02:33:00Z">
              <w:tcPr>
                <w:tcW w:w="1300" w:type="dxa"/>
                <w:noWrap/>
                <w:hideMark/>
              </w:tcPr>
            </w:tcPrChange>
          </w:tcPr>
          <w:p w14:paraId="342C8BA4" w14:textId="77777777" w:rsidR="00897783" w:rsidRPr="00897783" w:rsidRDefault="00897783" w:rsidP="00897783">
            <w:pPr>
              <w:jc w:val="right"/>
              <w:rPr>
                <w:ins w:id="2737" w:author="MKONDIWA, Maxwell (CIMMYT-India)" w:date="2024-07-23T08:02:00Z" w16du:dateUtc="2024-07-23T02:32:00Z"/>
                <w:rFonts w:ascii="Aptos Narrow" w:eastAsia="Times New Roman" w:hAnsi="Aptos Narrow" w:cs="Times New Roman"/>
                <w:color w:val="000000"/>
                <w:kern w:val="0"/>
                <w:lang w:eastAsia="en-ZW"/>
                <w14:ligatures w14:val="none"/>
              </w:rPr>
            </w:pPr>
            <w:ins w:id="273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1.34</w:t>
              </w:r>
            </w:ins>
          </w:p>
        </w:tc>
      </w:tr>
      <w:tr w:rsidR="00897783" w:rsidRPr="00897783" w14:paraId="70E9DC19" w14:textId="77777777" w:rsidTr="00897783">
        <w:trPr>
          <w:trHeight w:val="288"/>
          <w:ins w:id="2739" w:author="MKONDIWA, Maxwell (CIMMYT-India)" w:date="2024-07-23T08:02:00Z"/>
        </w:trPr>
        <w:tc>
          <w:tcPr>
            <w:tcW w:w="2421" w:type="dxa"/>
            <w:noWrap/>
            <w:hideMark/>
          </w:tcPr>
          <w:p w14:paraId="116DB9B9" w14:textId="77777777" w:rsidR="00897783" w:rsidRPr="00897783" w:rsidRDefault="00897783" w:rsidP="00897783">
            <w:pPr>
              <w:jc w:val="left"/>
              <w:rPr>
                <w:ins w:id="2740" w:author="MKONDIWA, Maxwell (CIMMYT-India)" w:date="2024-07-23T08:02:00Z" w16du:dateUtc="2024-07-23T02:32:00Z"/>
                <w:rFonts w:ascii="Aptos Narrow" w:eastAsia="Times New Roman" w:hAnsi="Aptos Narrow" w:cs="Times New Roman"/>
                <w:color w:val="000000"/>
                <w:kern w:val="0"/>
                <w:lang w:eastAsia="en-ZW"/>
                <w14:ligatures w14:val="none"/>
              </w:rPr>
            </w:pPr>
            <w:ins w:id="274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Jan_tmax_18</w:t>
              </w:r>
            </w:ins>
          </w:p>
        </w:tc>
        <w:tc>
          <w:tcPr>
            <w:tcW w:w="960" w:type="dxa"/>
            <w:noWrap/>
            <w:hideMark/>
          </w:tcPr>
          <w:p w14:paraId="397AA9A0" w14:textId="77777777" w:rsidR="00897783" w:rsidRPr="00897783" w:rsidRDefault="00897783" w:rsidP="00897783">
            <w:pPr>
              <w:jc w:val="left"/>
              <w:rPr>
                <w:ins w:id="2742" w:author="MKONDIWA, Maxwell (CIMMYT-India)" w:date="2024-07-23T08:02:00Z" w16du:dateUtc="2024-07-23T02:32:00Z"/>
                <w:rFonts w:ascii="Aptos Narrow" w:eastAsia="Times New Roman" w:hAnsi="Aptos Narrow" w:cs="Times New Roman"/>
                <w:color w:val="000000"/>
                <w:kern w:val="0"/>
                <w:lang w:eastAsia="en-ZW"/>
                <w14:ligatures w14:val="none"/>
              </w:rPr>
            </w:pPr>
            <w:ins w:id="274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31CA3A8A" w14:textId="77777777" w:rsidR="00897783" w:rsidRPr="00897783" w:rsidRDefault="00897783" w:rsidP="00897783">
            <w:pPr>
              <w:jc w:val="right"/>
              <w:rPr>
                <w:ins w:id="2744" w:author="MKONDIWA, Maxwell (CIMMYT-India)" w:date="2024-07-23T08:02:00Z" w16du:dateUtc="2024-07-23T02:32:00Z"/>
                <w:rFonts w:ascii="Aptos Narrow" w:eastAsia="Times New Roman" w:hAnsi="Aptos Narrow" w:cs="Times New Roman"/>
                <w:color w:val="000000"/>
                <w:kern w:val="0"/>
                <w:lang w:eastAsia="en-ZW"/>
                <w14:ligatures w14:val="none"/>
              </w:rPr>
            </w:pPr>
            <w:ins w:id="274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22.56</w:t>
              </w:r>
            </w:ins>
          </w:p>
        </w:tc>
        <w:tc>
          <w:tcPr>
            <w:tcW w:w="1340" w:type="dxa"/>
            <w:noWrap/>
            <w:hideMark/>
          </w:tcPr>
          <w:p w14:paraId="36348AB0" w14:textId="77777777" w:rsidR="00897783" w:rsidRPr="00897783" w:rsidRDefault="00897783" w:rsidP="00897783">
            <w:pPr>
              <w:jc w:val="right"/>
              <w:rPr>
                <w:ins w:id="2746" w:author="MKONDIWA, Maxwell (CIMMYT-India)" w:date="2024-07-23T08:02:00Z" w16du:dateUtc="2024-07-23T02:32:00Z"/>
                <w:rFonts w:ascii="Aptos Narrow" w:eastAsia="Times New Roman" w:hAnsi="Aptos Narrow" w:cs="Times New Roman"/>
                <w:color w:val="000000"/>
                <w:kern w:val="0"/>
                <w:lang w:eastAsia="en-ZW"/>
                <w14:ligatures w14:val="none"/>
              </w:rPr>
            </w:pPr>
            <w:ins w:id="274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22.45</w:t>
              </w:r>
            </w:ins>
          </w:p>
        </w:tc>
        <w:tc>
          <w:tcPr>
            <w:tcW w:w="1280" w:type="dxa"/>
            <w:noWrap/>
            <w:hideMark/>
          </w:tcPr>
          <w:p w14:paraId="18B95184" w14:textId="77777777" w:rsidR="00897783" w:rsidRPr="00897783" w:rsidRDefault="00897783" w:rsidP="00897783">
            <w:pPr>
              <w:jc w:val="right"/>
              <w:rPr>
                <w:ins w:id="2748" w:author="MKONDIWA, Maxwell (CIMMYT-India)" w:date="2024-07-23T08:02:00Z" w16du:dateUtc="2024-07-23T02:32:00Z"/>
                <w:rFonts w:ascii="Aptos Narrow" w:eastAsia="Times New Roman" w:hAnsi="Aptos Narrow" w:cs="Times New Roman"/>
                <w:color w:val="000000"/>
                <w:kern w:val="0"/>
                <w:lang w:eastAsia="en-ZW"/>
                <w14:ligatures w14:val="none"/>
              </w:rPr>
            </w:pPr>
            <w:ins w:id="274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22.33</w:t>
              </w:r>
            </w:ins>
          </w:p>
        </w:tc>
        <w:tc>
          <w:tcPr>
            <w:tcW w:w="1300" w:type="dxa"/>
            <w:noWrap/>
            <w:hideMark/>
          </w:tcPr>
          <w:p w14:paraId="1878E4AF" w14:textId="77777777" w:rsidR="00897783" w:rsidRPr="00897783" w:rsidRDefault="00897783" w:rsidP="00897783">
            <w:pPr>
              <w:jc w:val="right"/>
              <w:rPr>
                <w:ins w:id="2750" w:author="MKONDIWA, Maxwell (CIMMYT-India)" w:date="2024-07-23T08:02:00Z" w16du:dateUtc="2024-07-23T02:32:00Z"/>
                <w:rFonts w:ascii="Aptos Narrow" w:eastAsia="Times New Roman" w:hAnsi="Aptos Narrow" w:cs="Times New Roman"/>
                <w:color w:val="000000"/>
                <w:kern w:val="0"/>
                <w:lang w:eastAsia="en-ZW"/>
                <w14:ligatures w14:val="none"/>
              </w:rPr>
            </w:pPr>
            <w:ins w:id="275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22.23</w:t>
              </w:r>
            </w:ins>
          </w:p>
        </w:tc>
      </w:tr>
      <w:tr w:rsidR="00897783" w:rsidRPr="00897783" w14:paraId="7CB1399E" w14:textId="77777777" w:rsidTr="00897783">
        <w:tblPrEx>
          <w:tblPrExChange w:id="2752" w:author="MKONDIWA, Maxwell (CIMMYT-India)" w:date="2024-07-23T08:03:00Z" w16du:dateUtc="2024-07-23T02:33:00Z">
            <w:tblPrEx>
              <w:tblLook w:val="04A0" w:firstRow="1" w:lastRow="0" w:firstColumn="1" w:lastColumn="0" w:noHBand="0" w:noVBand="1"/>
            </w:tblPrEx>
          </w:tblPrExChange>
        </w:tblPrEx>
        <w:trPr>
          <w:trHeight w:val="288"/>
          <w:ins w:id="2753" w:author="MKONDIWA, Maxwell (CIMMYT-India)" w:date="2024-07-23T08:02:00Z"/>
          <w:trPrChange w:id="2754" w:author="MKONDIWA, Maxwell (CIMMYT-India)" w:date="2024-07-23T08:03:00Z" w16du:dateUtc="2024-07-23T02:33:00Z">
            <w:trPr>
              <w:trHeight w:val="288"/>
            </w:trPr>
          </w:trPrChange>
        </w:trPr>
        <w:tc>
          <w:tcPr>
            <w:tcW w:w="2421" w:type="dxa"/>
            <w:noWrap/>
            <w:hideMark/>
            <w:tcPrChange w:id="2755" w:author="MKONDIWA, Maxwell (CIMMYT-India)" w:date="2024-07-23T08:03:00Z" w16du:dateUtc="2024-07-23T02:33:00Z">
              <w:tcPr>
                <w:tcW w:w="2421" w:type="dxa"/>
                <w:noWrap/>
                <w:hideMark/>
              </w:tcPr>
            </w:tcPrChange>
          </w:tcPr>
          <w:p w14:paraId="56AD92B5" w14:textId="77777777" w:rsidR="00897783" w:rsidRPr="00897783" w:rsidRDefault="00897783" w:rsidP="00897783">
            <w:pPr>
              <w:jc w:val="right"/>
              <w:rPr>
                <w:ins w:id="2756"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2757" w:author="MKONDIWA, Maxwell (CIMMYT-India)" w:date="2024-07-23T08:03:00Z" w16du:dateUtc="2024-07-23T02:33:00Z">
              <w:tcPr>
                <w:tcW w:w="960" w:type="dxa"/>
                <w:noWrap/>
                <w:hideMark/>
              </w:tcPr>
            </w:tcPrChange>
          </w:tcPr>
          <w:p w14:paraId="5BE20BAF" w14:textId="77777777" w:rsidR="00897783" w:rsidRPr="00897783" w:rsidRDefault="00897783" w:rsidP="00897783">
            <w:pPr>
              <w:jc w:val="left"/>
              <w:rPr>
                <w:ins w:id="2758"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275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2760" w:author="MKONDIWA, Maxwell (CIMMYT-India)" w:date="2024-07-23T08:03:00Z" w16du:dateUtc="2024-07-23T02:33:00Z">
              <w:tcPr>
                <w:tcW w:w="1280" w:type="dxa"/>
                <w:noWrap/>
                <w:hideMark/>
              </w:tcPr>
            </w:tcPrChange>
          </w:tcPr>
          <w:p w14:paraId="09E721ED" w14:textId="77777777" w:rsidR="00897783" w:rsidRPr="00897783" w:rsidRDefault="00897783" w:rsidP="00897783">
            <w:pPr>
              <w:jc w:val="right"/>
              <w:rPr>
                <w:ins w:id="2761" w:author="MKONDIWA, Maxwell (CIMMYT-India)" w:date="2024-07-23T08:02:00Z" w16du:dateUtc="2024-07-23T02:32:00Z"/>
                <w:rFonts w:ascii="Aptos Narrow" w:eastAsia="Times New Roman" w:hAnsi="Aptos Narrow" w:cs="Times New Roman"/>
                <w:color w:val="000000"/>
                <w:kern w:val="0"/>
                <w:lang w:eastAsia="en-ZW"/>
                <w14:ligatures w14:val="none"/>
              </w:rPr>
            </w:pPr>
            <w:ins w:id="276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0.48</w:t>
              </w:r>
            </w:ins>
          </w:p>
        </w:tc>
        <w:tc>
          <w:tcPr>
            <w:tcW w:w="1340" w:type="dxa"/>
            <w:noWrap/>
            <w:hideMark/>
            <w:tcPrChange w:id="2763" w:author="MKONDIWA, Maxwell (CIMMYT-India)" w:date="2024-07-23T08:03:00Z" w16du:dateUtc="2024-07-23T02:33:00Z">
              <w:tcPr>
                <w:tcW w:w="1340" w:type="dxa"/>
                <w:noWrap/>
                <w:hideMark/>
              </w:tcPr>
            </w:tcPrChange>
          </w:tcPr>
          <w:p w14:paraId="030D436A" w14:textId="77777777" w:rsidR="00897783" w:rsidRPr="00897783" w:rsidRDefault="00897783" w:rsidP="00897783">
            <w:pPr>
              <w:jc w:val="right"/>
              <w:rPr>
                <w:ins w:id="2764" w:author="MKONDIWA, Maxwell (CIMMYT-India)" w:date="2024-07-23T08:02:00Z" w16du:dateUtc="2024-07-23T02:32:00Z"/>
                <w:rFonts w:ascii="Aptos Narrow" w:eastAsia="Times New Roman" w:hAnsi="Aptos Narrow" w:cs="Times New Roman"/>
                <w:color w:val="000000"/>
                <w:kern w:val="0"/>
                <w:lang w:eastAsia="en-ZW"/>
                <w14:ligatures w14:val="none"/>
              </w:rPr>
            </w:pPr>
            <w:ins w:id="276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0.46</w:t>
              </w:r>
            </w:ins>
          </w:p>
        </w:tc>
        <w:tc>
          <w:tcPr>
            <w:tcW w:w="1280" w:type="dxa"/>
            <w:noWrap/>
            <w:hideMark/>
            <w:tcPrChange w:id="2766" w:author="MKONDIWA, Maxwell (CIMMYT-India)" w:date="2024-07-23T08:03:00Z" w16du:dateUtc="2024-07-23T02:33:00Z">
              <w:tcPr>
                <w:tcW w:w="1280" w:type="dxa"/>
                <w:noWrap/>
                <w:hideMark/>
              </w:tcPr>
            </w:tcPrChange>
          </w:tcPr>
          <w:p w14:paraId="2EDFE378" w14:textId="77777777" w:rsidR="00897783" w:rsidRPr="00897783" w:rsidRDefault="00897783" w:rsidP="00897783">
            <w:pPr>
              <w:jc w:val="right"/>
              <w:rPr>
                <w:ins w:id="2767" w:author="MKONDIWA, Maxwell (CIMMYT-India)" w:date="2024-07-23T08:02:00Z" w16du:dateUtc="2024-07-23T02:32:00Z"/>
                <w:rFonts w:ascii="Aptos Narrow" w:eastAsia="Times New Roman" w:hAnsi="Aptos Narrow" w:cs="Times New Roman"/>
                <w:color w:val="000000"/>
                <w:kern w:val="0"/>
                <w:lang w:eastAsia="en-ZW"/>
                <w14:ligatures w14:val="none"/>
              </w:rPr>
            </w:pPr>
            <w:ins w:id="276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0.46</w:t>
              </w:r>
            </w:ins>
          </w:p>
        </w:tc>
        <w:tc>
          <w:tcPr>
            <w:tcW w:w="1300" w:type="dxa"/>
            <w:noWrap/>
            <w:hideMark/>
            <w:tcPrChange w:id="2769" w:author="MKONDIWA, Maxwell (CIMMYT-India)" w:date="2024-07-23T08:03:00Z" w16du:dateUtc="2024-07-23T02:33:00Z">
              <w:tcPr>
                <w:tcW w:w="1300" w:type="dxa"/>
                <w:noWrap/>
                <w:hideMark/>
              </w:tcPr>
            </w:tcPrChange>
          </w:tcPr>
          <w:p w14:paraId="5E2641A5" w14:textId="77777777" w:rsidR="00897783" w:rsidRPr="00897783" w:rsidRDefault="00897783" w:rsidP="00897783">
            <w:pPr>
              <w:jc w:val="right"/>
              <w:rPr>
                <w:ins w:id="2770" w:author="MKONDIWA, Maxwell (CIMMYT-India)" w:date="2024-07-23T08:02:00Z" w16du:dateUtc="2024-07-23T02:32:00Z"/>
                <w:rFonts w:ascii="Aptos Narrow" w:eastAsia="Times New Roman" w:hAnsi="Aptos Narrow" w:cs="Times New Roman"/>
                <w:color w:val="000000"/>
                <w:kern w:val="0"/>
                <w:lang w:eastAsia="en-ZW"/>
                <w14:ligatures w14:val="none"/>
              </w:rPr>
            </w:pPr>
            <w:ins w:id="277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w:t>
              </w:r>
            </w:ins>
          </w:p>
        </w:tc>
      </w:tr>
      <w:tr w:rsidR="00897783" w:rsidRPr="00897783" w14:paraId="47C0B1BE" w14:textId="77777777" w:rsidTr="00897783">
        <w:trPr>
          <w:trHeight w:val="288"/>
          <w:ins w:id="2772" w:author="MKONDIWA, Maxwell (CIMMYT-India)" w:date="2024-07-23T08:02:00Z"/>
        </w:trPr>
        <w:tc>
          <w:tcPr>
            <w:tcW w:w="2421" w:type="dxa"/>
            <w:noWrap/>
            <w:hideMark/>
          </w:tcPr>
          <w:p w14:paraId="35FC6B12" w14:textId="77777777" w:rsidR="00897783" w:rsidRPr="00897783" w:rsidRDefault="00897783" w:rsidP="00897783">
            <w:pPr>
              <w:jc w:val="left"/>
              <w:rPr>
                <w:ins w:id="2773" w:author="MKONDIWA, Maxwell (CIMMYT-India)" w:date="2024-07-23T08:02:00Z" w16du:dateUtc="2024-07-23T02:32:00Z"/>
                <w:rFonts w:ascii="Aptos Narrow" w:eastAsia="Times New Roman" w:hAnsi="Aptos Narrow" w:cs="Times New Roman"/>
                <w:color w:val="000000"/>
                <w:kern w:val="0"/>
                <w:lang w:eastAsia="en-ZW"/>
                <w14:ligatures w14:val="none"/>
              </w:rPr>
            </w:pPr>
            <w:ins w:id="277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Feb_tmax_18</w:t>
              </w:r>
            </w:ins>
          </w:p>
        </w:tc>
        <w:tc>
          <w:tcPr>
            <w:tcW w:w="960" w:type="dxa"/>
            <w:noWrap/>
            <w:hideMark/>
          </w:tcPr>
          <w:p w14:paraId="2FA45101" w14:textId="77777777" w:rsidR="00897783" w:rsidRPr="00897783" w:rsidRDefault="00897783" w:rsidP="00897783">
            <w:pPr>
              <w:jc w:val="left"/>
              <w:rPr>
                <w:ins w:id="2775" w:author="MKONDIWA, Maxwell (CIMMYT-India)" w:date="2024-07-23T08:02:00Z" w16du:dateUtc="2024-07-23T02:32:00Z"/>
                <w:rFonts w:ascii="Aptos Narrow" w:eastAsia="Times New Roman" w:hAnsi="Aptos Narrow" w:cs="Times New Roman"/>
                <w:color w:val="000000"/>
                <w:kern w:val="0"/>
                <w:lang w:eastAsia="en-ZW"/>
                <w14:ligatures w14:val="none"/>
              </w:rPr>
            </w:pPr>
            <w:ins w:id="277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4DC4676F" w14:textId="77777777" w:rsidR="00897783" w:rsidRPr="00897783" w:rsidRDefault="00897783" w:rsidP="00897783">
            <w:pPr>
              <w:jc w:val="right"/>
              <w:rPr>
                <w:ins w:id="2777" w:author="MKONDIWA, Maxwell (CIMMYT-India)" w:date="2024-07-23T08:02:00Z" w16du:dateUtc="2024-07-23T02:32:00Z"/>
                <w:rFonts w:ascii="Aptos Narrow" w:eastAsia="Times New Roman" w:hAnsi="Aptos Narrow" w:cs="Times New Roman"/>
                <w:color w:val="000000"/>
                <w:kern w:val="0"/>
                <w:lang w:eastAsia="en-ZW"/>
                <w14:ligatures w14:val="none"/>
              </w:rPr>
            </w:pPr>
            <w:ins w:id="277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27.02</w:t>
              </w:r>
            </w:ins>
          </w:p>
        </w:tc>
        <w:tc>
          <w:tcPr>
            <w:tcW w:w="1340" w:type="dxa"/>
            <w:noWrap/>
            <w:hideMark/>
          </w:tcPr>
          <w:p w14:paraId="02C0DF86" w14:textId="77777777" w:rsidR="00897783" w:rsidRPr="00897783" w:rsidRDefault="00897783" w:rsidP="00897783">
            <w:pPr>
              <w:jc w:val="right"/>
              <w:rPr>
                <w:ins w:id="2779" w:author="MKONDIWA, Maxwell (CIMMYT-India)" w:date="2024-07-23T08:02:00Z" w16du:dateUtc="2024-07-23T02:32:00Z"/>
                <w:rFonts w:ascii="Aptos Narrow" w:eastAsia="Times New Roman" w:hAnsi="Aptos Narrow" w:cs="Times New Roman"/>
                <w:color w:val="000000"/>
                <w:kern w:val="0"/>
                <w:lang w:eastAsia="en-ZW"/>
                <w14:ligatures w14:val="none"/>
              </w:rPr>
            </w:pPr>
            <w:ins w:id="278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27.01</w:t>
              </w:r>
            </w:ins>
          </w:p>
        </w:tc>
        <w:tc>
          <w:tcPr>
            <w:tcW w:w="1280" w:type="dxa"/>
            <w:noWrap/>
            <w:hideMark/>
          </w:tcPr>
          <w:p w14:paraId="3C4BD51F" w14:textId="77777777" w:rsidR="00897783" w:rsidRPr="00897783" w:rsidRDefault="00897783" w:rsidP="00897783">
            <w:pPr>
              <w:jc w:val="right"/>
              <w:rPr>
                <w:ins w:id="2781" w:author="MKONDIWA, Maxwell (CIMMYT-India)" w:date="2024-07-23T08:02:00Z" w16du:dateUtc="2024-07-23T02:32:00Z"/>
                <w:rFonts w:ascii="Aptos Narrow" w:eastAsia="Times New Roman" w:hAnsi="Aptos Narrow" w:cs="Times New Roman"/>
                <w:color w:val="000000"/>
                <w:kern w:val="0"/>
                <w:lang w:eastAsia="en-ZW"/>
                <w14:ligatures w14:val="none"/>
              </w:rPr>
            </w:pPr>
            <w:ins w:id="278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26.96</w:t>
              </w:r>
            </w:ins>
          </w:p>
        </w:tc>
        <w:tc>
          <w:tcPr>
            <w:tcW w:w="1300" w:type="dxa"/>
            <w:noWrap/>
            <w:hideMark/>
          </w:tcPr>
          <w:p w14:paraId="443BDE01" w14:textId="77777777" w:rsidR="00897783" w:rsidRPr="00897783" w:rsidRDefault="00897783" w:rsidP="00897783">
            <w:pPr>
              <w:jc w:val="right"/>
              <w:rPr>
                <w:ins w:id="2783" w:author="MKONDIWA, Maxwell (CIMMYT-India)" w:date="2024-07-23T08:02:00Z" w16du:dateUtc="2024-07-23T02:32:00Z"/>
                <w:rFonts w:ascii="Aptos Narrow" w:eastAsia="Times New Roman" w:hAnsi="Aptos Narrow" w:cs="Times New Roman"/>
                <w:color w:val="000000"/>
                <w:kern w:val="0"/>
                <w:lang w:eastAsia="en-ZW"/>
                <w14:ligatures w14:val="none"/>
              </w:rPr>
            </w:pPr>
            <w:ins w:id="278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26.99</w:t>
              </w:r>
            </w:ins>
          </w:p>
        </w:tc>
      </w:tr>
      <w:tr w:rsidR="00897783" w:rsidRPr="00897783" w14:paraId="4575E1E7" w14:textId="77777777" w:rsidTr="00897783">
        <w:tblPrEx>
          <w:tblPrExChange w:id="2785" w:author="MKONDIWA, Maxwell (CIMMYT-India)" w:date="2024-07-23T08:03:00Z" w16du:dateUtc="2024-07-23T02:33:00Z">
            <w:tblPrEx>
              <w:tblLook w:val="04A0" w:firstRow="1" w:lastRow="0" w:firstColumn="1" w:lastColumn="0" w:noHBand="0" w:noVBand="1"/>
            </w:tblPrEx>
          </w:tblPrExChange>
        </w:tblPrEx>
        <w:trPr>
          <w:trHeight w:val="288"/>
          <w:ins w:id="2786" w:author="MKONDIWA, Maxwell (CIMMYT-India)" w:date="2024-07-23T08:02:00Z"/>
          <w:trPrChange w:id="2787" w:author="MKONDIWA, Maxwell (CIMMYT-India)" w:date="2024-07-23T08:03:00Z" w16du:dateUtc="2024-07-23T02:33:00Z">
            <w:trPr>
              <w:trHeight w:val="288"/>
            </w:trPr>
          </w:trPrChange>
        </w:trPr>
        <w:tc>
          <w:tcPr>
            <w:tcW w:w="2421" w:type="dxa"/>
            <w:noWrap/>
            <w:hideMark/>
            <w:tcPrChange w:id="2788" w:author="MKONDIWA, Maxwell (CIMMYT-India)" w:date="2024-07-23T08:03:00Z" w16du:dateUtc="2024-07-23T02:33:00Z">
              <w:tcPr>
                <w:tcW w:w="2421" w:type="dxa"/>
                <w:noWrap/>
                <w:hideMark/>
              </w:tcPr>
            </w:tcPrChange>
          </w:tcPr>
          <w:p w14:paraId="466F96A5" w14:textId="77777777" w:rsidR="00897783" w:rsidRPr="00897783" w:rsidRDefault="00897783" w:rsidP="00897783">
            <w:pPr>
              <w:jc w:val="right"/>
              <w:rPr>
                <w:ins w:id="2789"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2790" w:author="MKONDIWA, Maxwell (CIMMYT-India)" w:date="2024-07-23T08:03:00Z" w16du:dateUtc="2024-07-23T02:33:00Z">
              <w:tcPr>
                <w:tcW w:w="960" w:type="dxa"/>
                <w:noWrap/>
                <w:hideMark/>
              </w:tcPr>
            </w:tcPrChange>
          </w:tcPr>
          <w:p w14:paraId="41F322DD" w14:textId="77777777" w:rsidR="00897783" w:rsidRPr="00897783" w:rsidRDefault="00897783" w:rsidP="00897783">
            <w:pPr>
              <w:jc w:val="left"/>
              <w:rPr>
                <w:ins w:id="2791"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279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2793" w:author="MKONDIWA, Maxwell (CIMMYT-India)" w:date="2024-07-23T08:03:00Z" w16du:dateUtc="2024-07-23T02:33:00Z">
              <w:tcPr>
                <w:tcW w:w="1280" w:type="dxa"/>
                <w:noWrap/>
                <w:hideMark/>
              </w:tcPr>
            </w:tcPrChange>
          </w:tcPr>
          <w:p w14:paraId="278D59D8" w14:textId="77777777" w:rsidR="00897783" w:rsidRPr="00897783" w:rsidRDefault="00897783" w:rsidP="00897783">
            <w:pPr>
              <w:jc w:val="right"/>
              <w:rPr>
                <w:ins w:id="2794" w:author="MKONDIWA, Maxwell (CIMMYT-India)" w:date="2024-07-23T08:02:00Z" w16du:dateUtc="2024-07-23T02:32:00Z"/>
                <w:rFonts w:ascii="Aptos Narrow" w:eastAsia="Times New Roman" w:hAnsi="Aptos Narrow" w:cs="Times New Roman"/>
                <w:color w:val="000000"/>
                <w:kern w:val="0"/>
                <w:lang w:eastAsia="en-ZW"/>
                <w14:ligatures w14:val="none"/>
              </w:rPr>
            </w:pPr>
            <w:ins w:id="279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0.44</w:t>
              </w:r>
            </w:ins>
          </w:p>
        </w:tc>
        <w:tc>
          <w:tcPr>
            <w:tcW w:w="1340" w:type="dxa"/>
            <w:noWrap/>
            <w:hideMark/>
            <w:tcPrChange w:id="2796" w:author="MKONDIWA, Maxwell (CIMMYT-India)" w:date="2024-07-23T08:03:00Z" w16du:dateUtc="2024-07-23T02:33:00Z">
              <w:tcPr>
                <w:tcW w:w="1340" w:type="dxa"/>
                <w:noWrap/>
                <w:hideMark/>
              </w:tcPr>
            </w:tcPrChange>
          </w:tcPr>
          <w:p w14:paraId="74BC79F9" w14:textId="77777777" w:rsidR="00897783" w:rsidRPr="00897783" w:rsidRDefault="00897783" w:rsidP="00897783">
            <w:pPr>
              <w:jc w:val="right"/>
              <w:rPr>
                <w:ins w:id="2797" w:author="MKONDIWA, Maxwell (CIMMYT-India)" w:date="2024-07-23T08:02:00Z" w16du:dateUtc="2024-07-23T02:32:00Z"/>
                <w:rFonts w:ascii="Aptos Narrow" w:eastAsia="Times New Roman" w:hAnsi="Aptos Narrow" w:cs="Times New Roman"/>
                <w:color w:val="000000"/>
                <w:kern w:val="0"/>
                <w:lang w:eastAsia="en-ZW"/>
                <w14:ligatures w14:val="none"/>
              </w:rPr>
            </w:pPr>
            <w:ins w:id="279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0.49</w:t>
              </w:r>
            </w:ins>
          </w:p>
        </w:tc>
        <w:tc>
          <w:tcPr>
            <w:tcW w:w="1280" w:type="dxa"/>
            <w:noWrap/>
            <w:hideMark/>
            <w:tcPrChange w:id="2799" w:author="MKONDIWA, Maxwell (CIMMYT-India)" w:date="2024-07-23T08:03:00Z" w16du:dateUtc="2024-07-23T02:33:00Z">
              <w:tcPr>
                <w:tcW w:w="1280" w:type="dxa"/>
                <w:noWrap/>
                <w:hideMark/>
              </w:tcPr>
            </w:tcPrChange>
          </w:tcPr>
          <w:p w14:paraId="7DA042BC" w14:textId="77777777" w:rsidR="00897783" w:rsidRPr="00897783" w:rsidRDefault="00897783" w:rsidP="00897783">
            <w:pPr>
              <w:jc w:val="right"/>
              <w:rPr>
                <w:ins w:id="2800" w:author="MKONDIWA, Maxwell (CIMMYT-India)" w:date="2024-07-23T08:02:00Z" w16du:dateUtc="2024-07-23T02:32:00Z"/>
                <w:rFonts w:ascii="Aptos Narrow" w:eastAsia="Times New Roman" w:hAnsi="Aptos Narrow" w:cs="Times New Roman"/>
                <w:color w:val="000000"/>
                <w:kern w:val="0"/>
                <w:lang w:eastAsia="en-ZW"/>
                <w14:ligatures w14:val="none"/>
              </w:rPr>
            </w:pPr>
            <w:ins w:id="280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0.5</w:t>
              </w:r>
            </w:ins>
          </w:p>
        </w:tc>
        <w:tc>
          <w:tcPr>
            <w:tcW w:w="1300" w:type="dxa"/>
            <w:noWrap/>
            <w:hideMark/>
            <w:tcPrChange w:id="2802" w:author="MKONDIWA, Maxwell (CIMMYT-India)" w:date="2024-07-23T08:03:00Z" w16du:dateUtc="2024-07-23T02:33:00Z">
              <w:tcPr>
                <w:tcW w:w="1300" w:type="dxa"/>
                <w:noWrap/>
                <w:hideMark/>
              </w:tcPr>
            </w:tcPrChange>
          </w:tcPr>
          <w:p w14:paraId="082D1B1D" w14:textId="77777777" w:rsidR="00897783" w:rsidRPr="00897783" w:rsidRDefault="00897783" w:rsidP="00897783">
            <w:pPr>
              <w:jc w:val="right"/>
              <w:rPr>
                <w:ins w:id="2803" w:author="MKONDIWA, Maxwell (CIMMYT-India)" w:date="2024-07-23T08:02:00Z" w16du:dateUtc="2024-07-23T02:32:00Z"/>
                <w:rFonts w:ascii="Aptos Narrow" w:eastAsia="Times New Roman" w:hAnsi="Aptos Narrow" w:cs="Times New Roman"/>
                <w:color w:val="000000"/>
                <w:kern w:val="0"/>
                <w:lang w:eastAsia="en-ZW"/>
                <w14:ligatures w14:val="none"/>
              </w:rPr>
            </w:pPr>
            <w:ins w:id="280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0.49</w:t>
              </w:r>
            </w:ins>
          </w:p>
        </w:tc>
      </w:tr>
      <w:tr w:rsidR="00897783" w:rsidRPr="00897783" w14:paraId="61533693" w14:textId="77777777" w:rsidTr="00897783">
        <w:trPr>
          <w:trHeight w:val="288"/>
          <w:ins w:id="2805" w:author="MKONDIWA, Maxwell (CIMMYT-India)" w:date="2024-07-23T08:02:00Z"/>
        </w:trPr>
        <w:tc>
          <w:tcPr>
            <w:tcW w:w="2421" w:type="dxa"/>
            <w:noWrap/>
            <w:hideMark/>
          </w:tcPr>
          <w:p w14:paraId="566847DD" w14:textId="77777777" w:rsidR="00897783" w:rsidRPr="00897783" w:rsidRDefault="00897783" w:rsidP="00897783">
            <w:pPr>
              <w:jc w:val="left"/>
              <w:rPr>
                <w:ins w:id="2806" w:author="MKONDIWA, Maxwell (CIMMYT-India)" w:date="2024-07-23T08:02:00Z" w16du:dateUtc="2024-07-23T02:32:00Z"/>
                <w:rFonts w:ascii="Aptos Narrow" w:eastAsia="Times New Roman" w:hAnsi="Aptos Narrow" w:cs="Times New Roman"/>
                <w:color w:val="000000"/>
                <w:kern w:val="0"/>
                <w:lang w:eastAsia="en-ZW"/>
                <w14:ligatures w14:val="none"/>
              </w:rPr>
            </w:pPr>
            <w:ins w:id="280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Mar_tmax_18</w:t>
              </w:r>
            </w:ins>
          </w:p>
        </w:tc>
        <w:tc>
          <w:tcPr>
            <w:tcW w:w="960" w:type="dxa"/>
            <w:noWrap/>
            <w:hideMark/>
          </w:tcPr>
          <w:p w14:paraId="7999C72B" w14:textId="77777777" w:rsidR="00897783" w:rsidRPr="00897783" w:rsidRDefault="00897783" w:rsidP="00897783">
            <w:pPr>
              <w:jc w:val="left"/>
              <w:rPr>
                <w:ins w:id="2808" w:author="MKONDIWA, Maxwell (CIMMYT-India)" w:date="2024-07-23T08:02:00Z" w16du:dateUtc="2024-07-23T02:32:00Z"/>
                <w:rFonts w:ascii="Aptos Narrow" w:eastAsia="Times New Roman" w:hAnsi="Aptos Narrow" w:cs="Times New Roman"/>
                <w:color w:val="000000"/>
                <w:kern w:val="0"/>
                <w:lang w:eastAsia="en-ZW"/>
                <w14:ligatures w14:val="none"/>
              </w:rPr>
            </w:pPr>
            <w:ins w:id="280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1B7AAD51" w14:textId="77777777" w:rsidR="00897783" w:rsidRPr="00897783" w:rsidRDefault="00897783" w:rsidP="00897783">
            <w:pPr>
              <w:jc w:val="right"/>
              <w:rPr>
                <w:ins w:id="2810" w:author="MKONDIWA, Maxwell (CIMMYT-India)" w:date="2024-07-23T08:02:00Z" w16du:dateUtc="2024-07-23T02:32:00Z"/>
                <w:rFonts w:ascii="Aptos Narrow" w:eastAsia="Times New Roman" w:hAnsi="Aptos Narrow" w:cs="Times New Roman"/>
                <w:color w:val="000000"/>
                <w:kern w:val="0"/>
                <w:lang w:eastAsia="en-ZW"/>
                <w14:ligatures w14:val="none"/>
              </w:rPr>
            </w:pPr>
            <w:ins w:id="281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32.53</w:t>
              </w:r>
            </w:ins>
          </w:p>
        </w:tc>
        <w:tc>
          <w:tcPr>
            <w:tcW w:w="1340" w:type="dxa"/>
            <w:noWrap/>
            <w:hideMark/>
          </w:tcPr>
          <w:p w14:paraId="4C57B718" w14:textId="77777777" w:rsidR="00897783" w:rsidRPr="00897783" w:rsidRDefault="00897783" w:rsidP="00897783">
            <w:pPr>
              <w:jc w:val="right"/>
              <w:rPr>
                <w:ins w:id="2812" w:author="MKONDIWA, Maxwell (CIMMYT-India)" w:date="2024-07-23T08:02:00Z" w16du:dateUtc="2024-07-23T02:32:00Z"/>
                <w:rFonts w:ascii="Aptos Narrow" w:eastAsia="Times New Roman" w:hAnsi="Aptos Narrow" w:cs="Times New Roman"/>
                <w:color w:val="000000"/>
                <w:kern w:val="0"/>
                <w:lang w:eastAsia="en-ZW"/>
                <w14:ligatures w14:val="none"/>
              </w:rPr>
            </w:pPr>
            <w:ins w:id="281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32.63</w:t>
              </w:r>
            </w:ins>
          </w:p>
        </w:tc>
        <w:tc>
          <w:tcPr>
            <w:tcW w:w="1280" w:type="dxa"/>
            <w:noWrap/>
            <w:hideMark/>
          </w:tcPr>
          <w:p w14:paraId="5C17F62C" w14:textId="77777777" w:rsidR="00897783" w:rsidRPr="00897783" w:rsidRDefault="00897783" w:rsidP="00897783">
            <w:pPr>
              <w:jc w:val="right"/>
              <w:rPr>
                <w:ins w:id="2814" w:author="MKONDIWA, Maxwell (CIMMYT-India)" w:date="2024-07-23T08:02:00Z" w16du:dateUtc="2024-07-23T02:32:00Z"/>
                <w:rFonts w:ascii="Aptos Narrow" w:eastAsia="Times New Roman" w:hAnsi="Aptos Narrow" w:cs="Times New Roman"/>
                <w:color w:val="000000"/>
                <w:kern w:val="0"/>
                <w:lang w:eastAsia="en-ZW"/>
                <w14:ligatures w14:val="none"/>
              </w:rPr>
            </w:pPr>
            <w:ins w:id="281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32.66</w:t>
              </w:r>
            </w:ins>
          </w:p>
        </w:tc>
        <w:tc>
          <w:tcPr>
            <w:tcW w:w="1300" w:type="dxa"/>
            <w:noWrap/>
            <w:hideMark/>
          </w:tcPr>
          <w:p w14:paraId="1E4BE9C0" w14:textId="77777777" w:rsidR="00897783" w:rsidRPr="00897783" w:rsidRDefault="00897783" w:rsidP="00897783">
            <w:pPr>
              <w:jc w:val="right"/>
              <w:rPr>
                <w:ins w:id="2816" w:author="MKONDIWA, Maxwell (CIMMYT-India)" w:date="2024-07-23T08:02:00Z" w16du:dateUtc="2024-07-23T02:32:00Z"/>
                <w:rFonts w:ascii="Aptos Narrow" w:eastAsia="Times New Roman" w:hAnsi="Aptos Narrow" w:cs="Times New Roman"/>
                <w:color w:val="000000"/>
                <w:kern w:val="0"/>
                <w:lang w:eastAsia="en-ZW"/>
                <w14:ligatures w14:val="none"/>
              </w:rPr>
            </w:pPr>
            <w:ins w:id="281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32.81</w:t>
              </w:r>
            </w:ins>
          </w:p>
        </w:tc>
      </w:tr>
      <w:tr w:rsidR="00897783" w:rsidRPr="00897783" w14:paraId="2DFC162C" w14:textId="77777777" w:rsidTr="00897783">
        <w:tblPrEx>
          <w:tblPrExChange w:id="2818" w:author="MKONDIWA, Maxwell (CIMMYT-India)" w:date="2024-07-23T08:03:00Z" w16du:dateUtc="2024-07-23T02:33:00Z">
            <w:tblPrEx>
              <w:tblLook w:val="04A0" w:firstRow="1" w:lastRow="0" w:firstColumn="1" w:lastColumn="0" w:noHBand="0" w:noVBand="1"/>
            </w:tblPrEx>
          </w:tblPrExChange>
        </w:tblPrEx>
        <w:trPr>
          <w:trHeight w:val="288"/>
          <w:ins w:id="2819" w:author="MKONDIWA, Maxwell (CIMMYT-India)" w:date="2024-07-23T08:02:00Z"/>
          <w:trPrChange w:id="2820" w:author="MKONDIWA, Maxwell (CIMMYT-India)" w:date="2024-07-23T08:03:00Z" w16du:dateUtc="2024-07-23T02:33:00Z">
            <w:trPr>
              <w:trHeight w:val="288"/>
            </w:trPr>
          </w:trPrChange>
        </w:trPr>
        <w:tc>
          <w:tcPr>
            <w:tcW w:w="2421" w:type="dxa"/>
            <w:noWrap/>
            <w:hideMark/>
            <w:tcPrChange w:id="2821" w:author="MKONDIWA, Maxwell (CIMMYT-India)" w:date="2024-07-23T08:03:00Z" w16du:dateUtc="2024-07-23T02:33:00Z">
              <w:tcPr>
                <w:tcW w:w="2421" w:type="dxa"/>
                <w:noWrap/>
                <w:hideMark/>
              </w:tcPr>
            </w:tcPrChange>
          </w:tcPr>
          <w:p w14:paraId="50619EB6" w14:textId="77777777" w:rsidR="00897783" w:rsidRPr="00897783" w:rsidRDefault="00897783" w:rsidP="00897783">
            <w:pPr>
              <w:jc w:val="right"/>
              <w:rPr>
                <w:ins w:id="2822"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2823" w:author="MKONDIWA, Maxwell (CIMMYT-India)" w:date="2024-07-23T08:03:00Z" w16du:dateUtc="2024-07-23T02:33:00Z">
              <w:tcPr>
                <w:tcW w:w="960" w:type="dxa"/>
                <w:noWrap/>
                <w:hideMark/>
              </w:tcPr>
            </w:tcPrChange>
          </w:tcPr>
          <w:p w14:paraId="4C1288E1" w14:textId="77777777" w:rsidR="00897783" w:rsidRPr="00897783" w:rsidRDefault="00897783" w:rsidP="00897783">
            <w:pPr>
              <w:jc w:val="left"/>
              <w:rPr>
                <w:ins w:id="2824"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282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2826" w:author="MKONDIWA, Maxwell (CIMMYT-India)" w:date="2024-07-23T08:03:00Z" w16du:dateUtc="2024-07-23T02:33:00Z">
              <w:tcPr>
                <w:tcW w:w="1280" w:type="dxa"/>
                <w:noWrap/>
                <w:hideMark/>
              </w:tcPr>
            </w:tcPrChange>
          </w:tcPr>
          <w:p w14:paraId="7E19F4A1" w14:textId="77777777" w:rsidR="00897783" w:rsidRPr="00897783" w:rsidRDefault="00897783" w:rsidP="00897783">
            <w:pPr>
              <w:jc w:val="right"/>
              <w:rPr>
                <w:ins w:id="2827" w:author="MKONDIWA, Maxwell (CIMMYT-India)" w:date="2024-07-23T08:02:00Z" w16du:dateUtc="2024-07-23T02:32:00Z"/>
                <w:rFonts w:ascii="Aptos Narrow" w:eastAsia="Times New Roman" w:hAnsi="Aptos Narrow" w:cs="Times New Roman"/>
                <w:color w:val="000000"/>
                <w:kern w:val="0"/>
                <w:lang w:eastAsia="en-ZW"/>
                <w14:ligatures w14:val="none"/>
              </w:rPr>
            </w:pPr>
            <w:ins w:id="282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0.64</w:t>
              </w:r>
            </w:ins>
          </w:p>
        </w:tc>
        <w:tc>
          <w:tcPr>
            <w:tcW w:w="1340" w:type="dxa"/>
            <w:noWrap/>
            <w:hideMark/>
            <w:tcPrChange w:id="2829" w:author="MKONDIWA, Maxwell (CIMMYT-India)" w:date="2024-07-23T08:03:00Z" w16du:dateUtc="2024-07-23T02:33:00Z">
              <w:tcPr>
                <w:tcW w:w="1340" w:type="dxa"/>
                <w:noWrap/>
                <w:hideMark/>
              </w:tcPr>
            </w:tcPrChange>
          </w:tcPr>
          <w:p w14:paraId="44CABCF9" w14:textId="77777777" w:rsidR="00897783" w:rsidRPr="00897783" w:rsidRDefault="00897783" w:rsidP="00897783">
            <w:pPr>
              <w:jc w:val="right"/>
              <w:rPr>
                <w:ins w:id="2830" w:author="MKONDIWA, Maxwell (CIMMYT-India)" w:date="2024-07-23T08:02:00Z" w16du:dateUtc="2024-07-23T02:32:00Z"/>
                <w:rFonts w:ascii="Aptos Narrow" w:eastAsia="Times New Roman" w:hAnsi="Aptos Narrow" w:cs="Times New Roman"/>
                <w:color w:val="000000"/>
                <w:kern w:val="0"/>
                <w:lang w:eastAsia="en-ZW"/>
                <w14:ligatures w14:val="none"/>
              </w:rPr>
            </w:pPr>
            <w:ins w:id="283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0.73</w:t>
              </w:r>
            </w:ins>
          </w:p>
        </w:tc>
        <w:tc>
          <w:tcPr>
            <w:tcW w:w="1280" w:type="dxa"/>
            <w:noWrap/>
            <w:hideMark/>
            <w:tcPrChange w:id="2832" w:author="MKONDIWA, Maxwell (CIMMYT-India)" w:date="2024-07-23T08:03:00Z" w16du:dateUtc="2024-07-23T02:33:00Z">
              <w:tcPr>
                <w:tcW w:w="1280" w:type="dxa"/>
                <w:noWrap/>
                <w:hideMark/>
              </w:tcPr>
            </w:tcPrChange>
          </w:tcPr>
          <w:p w14:paraId="30C0794B" w14:textId="77777777" w:rsidR="00897783" w:rsidRPr="00897783" w:rsidRDefault="00897783" w:rsidP="00897783">
            <w:pPr>
              <w:jc w:val="right"/>
              <w:rPr>
                <w:ins w:id="2833" w:author="MKONDIWA, Maxwell (CIMMYT-India)" w:date="2024-07-23T08:02:00Z" w16du:dateUtc="2024-07-23T02:32:00Z"/>
                <w:rFonts w:ascii="Aptos Narrow" w:eastAsia="Times New Roman" w:hAnsi="Aptos Narrow" w:cs="Times New Roman"/>
                <w:color w:val="000000"/>
                <w:kern w:val="0"/>
                <w:lang w:eastAsia="en-ZW"/>
                <w14:ligatures w14:val="none"/>
              </w:rPr>
            </w:pPr>
            <w:ins w:id="283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0.74</w:t>
              </w:r>
            </w:ins>
          </w:p>
        </w:tc>
        <w:tc>
          <w:tcPr>
            <w:tcW w:w="1300" w:type="dxa"/>
            <w:noWrap/>
            <w:hideMark/>
            <w:tcPrChange w:id="2835" w:author="MKONDIWA, Maxwell (CIMMYT-India)" w:date="2024-07-23T08:03:00Z" w16du:dateUtc="2024-07-23T02:33:00Z">
              <w:tcPr>
                <w:tcW w:w="1300" w:type="dxa"/>
                <w:noWrap/>
                <w:hideMark/>
              </w:tcPr>
            </w:tcPrChange>
          </w:tcPr>
          <w:p w14:paraId="62FA0E1B" w14:textId="77777777" w:rsidR="00897783" w:rsidRPr="00897783" w:rsidRDefault="00897783" w:rsidP="00897783">
            <w:pPr>
              <w:jc w:val="right"/>
              <w:rPr>
                <w:ins w:id="2836" w:author="MKONDIWA, Maxwell (CIMMYT-India)" w:date="2024-07-23T08:02:00Z" w16du:dateUtc="2024-07-23T02:32:00Z"/>
                <w:rFonts w:ascii="Aptos Narrow" w:eastAsia="Times New Roman" w:hAnsi="Aptos Narrow" w:cs="Times New Roman"/>
                <w:color w:val="000000"/>
                <w:kern w:val="0"/>
                <w:lang w:eastAsia="en-ZW"/>
                <w14:ligatures w14:val="none"/>
              </w:rPr>
            </w:pPr>
            <w:ins w:id="283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0.72</w:t>
              </w:r>
            </w:ins>
          </w:p>
        </w:tc>
      </w:tr>
      <w:tr w:rsidR="00897783" w:rsidRPr="00897783" w14:paraId="1D89CB36" w14:textId="77777777" w:rsidTr="00897783">
        <w:trPr>
          <w:trHeight w:val="288"/>
          <w:ins w:id="2838" w:author="MKONDIWA, Maxwell (CIMMYT-India)" w:date="2024-07-23T08:02:00Z"/>
        </w:trPr>
        <w:tc>
          <w:tcPr>
            <w:tcW w:w="2421" w:type="dxa"/>
            <w:noWrap/>
            <w:hideMark/>
          </w:tcPr>
          <w:p w14:paraId="3AEB7332" w14:textId="77777777" w:rsidR="00897783" w:rsidRPr="00897783" w:rsidRDefault="00897783" w:rsidP="00897783">
            <w:pPr>
              <w:jc w:val="left"/>
              <w:rPr>
                <w:ins w:id="2839" w:author="MKONDIWA, Maxwell (CIMMYT-India)" w:date="2024-07-23T08:02:00Z" w16du:dateUtc="2024-07-23T02:32:00Z"/>
                <w:rFonts w:ascii="Aptos Narrow" w:eastAsia="Times New Roman" w:hAnsi="Aptos Narrow" w:cs="Times New Roman"/>
                <w:color w:val="000000"/>
                <w:kern w:val="0"/>
                <w:lang w:eastAsia="en-ZW"/>
                <w14:ligatures w14:val="none"/>
              </w:rPr>
            </w:pPr>
            <w:ins w:id="284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Apr_tmax_18</w:t>
              </w:r>
            </w:ins>
          </w:p>
        </w:tc>
        <w:tc>
          <w:tcPr>
            <w:tcW w:w="960" w:type="dxa"/>
            <w:noWrap/>
            <w:hideMark/>
          </w:tcPr>
          <w:p w14:paraId="75AF1D80" w14:textId="77777777" w:rsidR="00897783" w:rsidRPr="00897783" w:rsidRDefault="00897783" w:rsidP="00897783">
            <w:pPr>
              <w:jc w:val="left"/>
              <w:rPr>
                <w:ins w:id="2841" w:author="MKONDIWA, Maxwell (CIMMYT-India)" w:date="2024-07-23T08:02:00Z" w16du:dateUtc="2024-07-23T02:32:00Z"/>
                <w:rFonts w:ascii="Aptos Narrow" w:eastAsia="Times New Roman" w:hAnsi="Aptos Narrow" w:cs="Times New Roman"/>
                <w:color w:val="000000"/>
                <w:kern w:val="0"/>
                <w:lang w:eastAsia="en-ZW"/>
                <w14:ligatures w14:val="none"/>
              </w:rPr>
            </w:pPr>
            <w:ins w:id="284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5A0BBD9F" w14:textId="77777777" w:rsidR="00897783" w:rsidRPr="00897783" w:rsidRDefault="00897783" w:rsidP="00897783">
            <w:pPr>
              <w:jc w:val="right"/>
              <w:rPr>
                <w:ins w:id="2843" w:author="MKONDIWA, Maxwell (CIMMYT-India)" w:date="2024-07-23T08:02:00Z" w16du:dateUtc="2024-07-23T02:32:00Z"/>
                <w:rFonts w:ascii="Aptos Narrow" w:eastAsia="Times New Roman" w:hAnsi="Aptos Narrow" w:cs="Times New Roman"/>
                <w:color w:val="000000"/>
                <w:kern w:val="0"/>
                <w:lang w:eastAsia="en-ZW"/>
                <w14:ligatures w14:val="none"/>
              </w:rPr>
            </w:pPr>
            <w:ins w:id="284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35.36</w:t>
              </w:r>
            </w:ins>
          </w:p>
        </w:tc>
        <w:tc>
          <w:tcPr>
            <w:tcW w:w="1340" w:type="dxa"/>
            <w:noWrap/>
            <w:hideMark/>
          </w:tcPr>
          <w:p w14:paraId="0F765C00" w14:textId="77777777" w:rsidR="00897783" w:rsidRPr="00897783" w:rsidRDefault="00897783" w:rsidP="00897783">
            <w:pPr>
              <w:jc w:val="right"/>
              <w:rPr>
                <w:ins w:id="2845" w:author="MKONDIWA, Maxwell (CIMMYT-India)" w:date="2024-07-23T08:02:00Z" w16du:dateUtc="2024-07-23T02:32:00Z"/>
                <w:rFonts w:ascii="Aptos Narrow" w:eastAsia="Times New Roman" w:hAnsi="Aptos Narrow" w:cs="Times New Roman"/>
                <w:color w:val="000000"/>
                <w:kern w:val="0"/>
                <w:lang w:eastAsia="en-ZW"/>
                <w14:ligatures w14:val="none"/>
              </w:rPr>
            </w:pPr>
            <w:ins w:id="284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35.62</w:t>
              </w:r>
            </w:ins>
          </w:p>
        </w:tc>
        <w:tc>
          <w:tcPr>
            <w:tcW w:w="1280" w:type="dxa"/>
            <w:noWrap/>
            <w:hideMark/>
          </w:tcPr>
          <w:p w14:paraId="4AB41A4E" w14:textId="77777777" w:rsidR="00897783" w:rsidRPr="00897783" w:rsidRDefault="00897783" w:rsidP="00897783">
            <w:pPr>
              <w:jc w:val="right"/>
              <w:rPr>
                <w:ins w:id="2847" w:author="MKONDIWA, Maxwell (CIMMYT-India)" w:date="2024-07-23T08:02:00Z" w16du:dateUtc="2024-07-23T02:32:00Z"/>
                <w:rFonts w:ascii="Aptos Narrow" w:eastAsia="Times New Roman" w:hAnsi="Aptos Narrow" w:cs="Times New Roman"/>
                <w:color w:val="000000"/>
                <w:kern w:val="0"/>
                <w:lang w:eastAsia="en-ZW"/>
                <w14:ligatures w14:val="none"/>
              </w:rPr>
            </w:pPr>
            <w:ins w:id="284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35.7</w:t>
              </w:r>
            </w:ins>
          </w:p>
        </w:tc>
        <w:tc>
          <w:tcPr>
            <w:tcW w:w="1300" w:type="dxa"/>
            <w:noWrap/>
            <w:hideMark/>
          </w:tcPr>
          <w:p w14:paraId="7A6205EA" w14:textId="77777777" w:rsidR="00897783" w:rsidRPr="00897783" w:rsidRDefault="00897783" w:rsidP="00897783">
            <w:pPr>
              <w:jc w:val="right"/>
              <w:rPr>
                <w:ins w:id="2849" w:author="MKONDIWA, Maxwell (CIMMYT-India)" w:date="2024-07-23T08:02:00Z" w16du:dateUtc="2024-07-23T02:32:00Z"/>
                <w:rFonts w:ascii="Aptos Narrow" w:eastAsia="Times New Roman" w:hAnsi="Aptos Narrow" w:cs="Times New Roman"/>
                <w:color w:val="000000"/>
                <w:kern w:val="0"/>
                <w:lang w:eastAsia="en-ZW"/>
                <w14:ligatures w14:val="none"/>
              </w:rPr>
            </w:pPr>
            <w:ins w:id="285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36.04</w:t>
              </w:r>
            </w:ins>
          </w:p>
        </w:tc>
      </w:tr>
      <w:tr w:rsidR="00897783" w:rsidRPr="00897783" w14:paraId="10420672" w14:textId="77777777" w:rsidTr="00897783">
        <w:tblPrEx>
          <w:tblPrExChange w:id="2851" w:author="MKONDIWA, Maxwell (CIMMYT-India)" w:date="2024-07-23T08:03:00Z" w16du:dateUtc="2024-07-23T02:33:00Z">
            <w:tblPrEx>
              <w:tblLook w:val="04A0" w:firstRow="1" w:lastRow="0" w:firstColumn="1" w:lastColumn="0" w:noHBand="0" w:noVBand="1"/>
            </w:tblPrEx>
          </w:tblPrExChange>
        </w:tblPrEx>
        <w:trPr>
          <w:trHeight w:val="288"/>
          <w:ins w:id="2852" w:author="MKONDIWA, Maxwell (CIMMYT-India)" w:date="2024-07-23T08:02:00Z"/>
          <w:trPrChange w:id="2853" w:author="MKONDIWA, Maxwell (CIMMYT-India)" w:date="2024-07-23T08:03:00Z" w16du:dateUtc="2024-07-23T02:33:00Z">
            <w:trPr>
              <w:trHeight w:val="288"/>
            </w:trPr>
          </w:trPrChange>
        </w:trPr>
        <w:tc>
          <w:tcPr>
            <w:tcW w:w="2421" w:type="dxa"/>
            <w:noWrap/>
            <w:hideMark/>
            <w:tcPrChange w:id="2854" w:author="MKONDIWA, Maxwell (CIMMYT-India)" w:date="2024-07-23T08:03:00Z" w16du:dateUtc="2024-07-23T02:33:00Z">
              <w:tcPr>
                <w:tcW w:w="2421" w:type="dxa"/>
                <w:noWrap/>
                <w:hideMark/>
              </w:tcPr>
            </w:tcPrChange>
          </w:tcPr>
          <w:p w14:paraId="4A458AFE" w14:textId="77777777" w:rsidR="00897783" w:rsidRPr="00897783" w:rsidRDefault="00897783" w:rsidP="00897783">
            <w:pPr>
              <w:jc w:val="right"/>
              <w:rPr>
                <w:ins w:id="2855"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2856" w:author="MKONDIWA, Maxwell (CIMMYT-India)" w:date="2024-07-23T08:03:00Z" w16du:dateUtc="2024-07-23T02:33:00Z">
              <w:tcPr>
                <w:tcW w:w="960" w:type="dxa"/>
                <w:noWrap/>
                <w:hideMark/>
              </w:tcPr>
            </w:tcPrChange>
          </w:tcPr>
          <w:p w14:paraId="68F20AD6" w14:textId="77777777" w:rsidR="00897783" w:rsidRPr="00897783" w:rsidRDefault="00897783" w:rsidP="00897783">
            <w:pPr>
              <w:jc w:val="left"/>
              <w:rPr>
                <w:ins w:id="2857"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285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2859" w:author="MKONDIWA, Maxwell (CIMMYT-India)" w:date="2024-07-23T08:03:00Z" w16du:dateUtc="2024-07-23T02:33:00Z">
              <w:tcPr>
                <w:tcW w:w="1280" w:type="dxa"/>
                <w:noWrap/>
                <w:hideMark/>
              </w:tcPr>
            </w:tcPrChange>
          </w:tcPr>
          <w:p w14:paraId="2896A868" w14:textId="77777777" w:rsidR="00897783" w:rsidRPr="00897783" w:rsidRDefault="00897783" w:rsidP="00897783">
            <w:pPr>
              <w:jc w:val="right"/>
              <w:rPr>
                <w:ins w:id="2860" w:author="MKONDIWA, Maxwell (CIMMYT-India)" w:date="2024-07-23T08:02:00Z" w16du:dateUtc="2024-07-23T02:32:00Z"/>
                <w:rFonts w:ascii="Aptos Narrow" w:eastAsia="Times New Roman" w:hAnsi="Aptos Narrow" w:cs="Times New Roman"/>
                <w:color w:val="000000"/>
                <w:kern w:val="0"/>
                <w:lang w:eastAsia="en-ZW"/>
                <w14:ligatures w14:val="none"/>
              </w:rPr>
            </w:pPr>
            <w:ins w:id="286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1.36</w:t>
              </w:r>
            </w:ins>
          </w:p>
        </w:tc>
        <w:tc>
          <w:tcPr>
            <w:tcW w:w="1340" w:type="dxa"/>
            <w:noWrap/>
            <w:hideMark/>
            <w:tcPrChange w:id="2862" w:author="MKONDIWA, Maxwell (CIMMYT-India)" w:date="2024-07-23T08:03:00Z" w16du:dateUtc="2024-07-23T02:33:00Z">
              <w:tcPr>
                <w:tcW w:w="1340" w:type="dxa"/>
                <w:noWrap/>
                <w:hideMark/>
              </w:tcPr>
            </w:tcPrChange>
          </w:tcPr>
          <w:p w14:paraId="36C77081" w14:textId="77777777" w:rsidR="00897783" w:rsidRPr="00897783" w:rsidRDefault="00897783" w:rsidP="00897783">
            <w:pPr>
              <w:jc w:val="right"/>
              <w:rPr>
                <w:ins w:id="2863" w:author="MKONDIWA, Maxwell (CIMMYT-India)" w:date="2024-07-23T08:02:00Z" w16du:dateUtc="2024-07-23T02:32:00Z"/>
                <w:rFonts w:ascii="Aptos Narrow" w:eastAsia="Times New Roman" w:hAnsi="Aptos Narrow" w:cs="Times New Roman"/>
                <w:color w:val="000000"/>
                <w:kern w:val="0"/>
                <w:lang w:eastAsia="en-ZW"/>
                <w14:ligatures w14:val="none"/>
              </w:rPr>
            </w:pPr>
            <w:ins w:id="286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1.51</w:t>
              </w:r>
            </w:ins>
          </w:p>
        </w:tc>
        <w:tc>
          <w:tcPr>
            <w:tcW w:w="1280" w:type="dxa"/>
            <w:noWrap/>
            <w:hideMark/>
            <w:tcPrChange w:id="2865" w:author="MKONDIWA, Maxwell (CIMMYT-India)" w:date="2024-07-23T08:03:00Z" w16du:dateUtc="2024-07-23T02:33:00Z">
              <w:tcPr>
                <w:tcW w:w="1280" w:type="dxa"/>
                <w:noWrap/>
                <w:hideMark/>
              </w:tcPr>
            </w:tcPrChange>
          </w:tcPr>
          <w:p w14:paraId="1C33CCB9" w14:textId="77777777" w:rsidR="00897783" w:rsidRPr="00897783" w:rsidRDefault="00897783" w:rsidP="00897783">
            <w:pPr>
              <w:jc w:val="right"/>
              <w:rPr>
                <w:ins w:id="2866" w:author="MKONDIWA, Maxwell (CIMMYT-India)" w:date="2024-07-23T08:02:00Z" w16du:dateUtc="2024-07-23T02:32:00Z"/>
                <w:rFonts w:ascii="Aptos Narrow" w:eastAsia="Times New Roman" w:hAnsi="Aptos Narrow" w:cs="Times New Roman"/>
                <w:color w:val="000000"/>
                <w:kern w:val="0"/>
                <w:lang w:eastAsia="en-ZW"/>
                <w14:ligatures w14:val="none"/>
              </w:rPr>
            </w:pPr>
            <w:ins w:id="286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1.57</w:t>
              </w:r>
            </w:ins>
          </w:p>
        </w:tc>
        <w:tc>
          <w:tcPr>
            <w:tcW w:w="1300" w:type="dxa"/>
            <w:noWrap/>
            <w:hideMark/>
            <w:tcPrChange w:id="2868" w:author="MKONDIWA, Maxwell (CIMMYT-India)" w:date="2024-07-23T08:03:00Z" w16du:dateUtc="2024-07-23T02:33:00Z">
              <w:tcPr>
                <w:tcW w:w="1300" w:type="dxa"/>
                <w:noWrap/>
                <w:hideMark/>
              </w:tcPr>
            </w:tcPrChange>
          </w:tcPr>
          <w:p w14:paraId="0A41901B" w14:textId="77777777" w:rsidR="00897783" w:rsidRPr="00897783" w:rsidRDefault="00897783" w:rsidP="00897783">
            <w:pPr>
              <w:jc w:val="right"/>
              <w:rPr>
                <w:ins w:id="2869" w:author="MKONDIWA, Maxwell (CIMMYT-India)" w:date="2024-07-23T08:02:00Z" w16du:dateUtc="2024-07-23T02:32:00Z"/>
                <w:rFonts w:ascii="Aptos Narrow" w:eastAsia="Times New Roman" w:hAnsi="Aptos Narrow" w:cs="Times New Roman"/>
                <w:color w:val="000000"/>
                <w:kern w:val="0"/>
                <w:lang w:eastAsia="en-ZW"/>
                <w14:ligatures w14:val="none"/>
              </w:rPr>
            </w:pPr>
            <w:ins w:id="287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1.5</w:t>
              </w:r>
            </w:ins>
          </w:p>
        </w:tc>
      </w:tr>
      <w:tr w:rsidR="00897783" w:rsidRPr="00897783" w14:paraId="4E59408B" w14:textId="77777777" w:rsidTr="00897783">
        <w:trPr>
          <w:trHeight w:val="288"/>
          <w:ins w:id="2871" w:author="MKONDIWA, Maxwell (CIMMYT-India)" w:date="2024-07-23T08:02:00Z"/>
        </w:trPr>
        <w:tc>
          <w:tcPr>
            <w:tcW w:w="2421" w:type="dxa"/>
            <w:noWrap/>
            <w:hideMark/>
          </w:tcPr>
          <w:p w14:paraId="4FFE0474" w14:textId="77777777" w:rsidR="00897783" w:rsidRPr="00897783" w:rsidRDefault="00897783" w:rsidP="00897783">
            <w:pPr>
              <w:jc w:val="left"/>
              <w:rPr>
                <w:ins w:id="2872" w:author="MKONDIWA, Maxwell (CIMMYT-India)" w:date="2024-07-23T08:02:00Z" w16du:dateUtc="2024-07-23T02:32:00Z"/>
                <w:rFonts w:ascii="Aptos Narrow" w:eastAsia="Times New Roman" w:hAnsi="Aptos Narrow" w:cs="Times New Roman"/>
                <w:color w:val="000000"/>
                <w:kern w:val="0"/>
                <w:lang w:eastAsia="en-ZW"/>
                <w14:ligatures w14:val="none"/>
              </w:rPr>
            </w:pPr>
            <w:ins w:id="287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Weed severity</w:t>
              </w:r>
            </w:ins>
          </w:p>
        </w:tc>
        <w:tc>
          <w:tcPr>
            <w:tcW w:w="960" w:type="dxa"/>
            <w:noWrap/>
            <w:hideMark/>
          </w:tcPr>
          <w:p w14:paraId="5EFDA317" w14:textId="77777777" w:rsidR="00897783" w:rsidRPr="00897783" w:rsidRDefault="00897783" w:rsidP="00897783">
            <w:pPr>
              <w:jc w:val="left"/>
              <w:rPr>
                <w:ins w:id="2874" w:author="MKONDIWA, Maxwell (CIMMYT-India)" w:date="2024-07-23T08:02:00Z" w16du:dateUtc="2024-07-23T02:32:00Z"/>
                <w:rFonts w:ascii="Aptos Narrow" w:eastAsia="Times New Roman" w:hAnsi="Aptos Narrow" w:cs="Times New Roman"/>
                <w:color w:val="000000"/>
                <w:kern w:val="0"/>
                <w:lang w:eastAsia="en-ZW"/>
                <w14:ligatures w14:val="none"/>
              </w:rPr>
            </w:pPr>
            <w:ins w:id="287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43669819" w14:textId="77777777" w:rsidR="00897783" w:rsidRPr="00897783" w:rsidRDefault="00897783" w:rsidP="00897783">
            <w:pPr>
              <w:jc w:val="right"/>
              <w:rPr>
                <w:ins w:id="2876" w:author="MKONDIWA, Maxwell (CIMMYT-India)" w:date="2024-07-23T08:02:00Z" w16du:dateUtc="2024-07-23T02:32:00Z"/>
                <w:rFonts w:ascii="Aptos Narrow" w:eastAsia="Times New Roman" w:hAnsi="Aptos Narrow" w:cs="Times New Roman"/>
                <w:color w:val="000000"/>
                <w:kern w:val="0"/>
                <w:lang w:eastAsia="en-ZW"/>
                <w14:ligatures w14:val="none"/>
              </w:rPr>
            </w:pPr>
            <w:ins w:id="287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2.77</w:t>
              </w:r>
            </w:ins>
          </w:p>
        </w:tc>
        <w:tc>
          <w:tcPr>
            <w:tcW w:w="1340" w:type="dxa"/>
            <w:noWrap/>
            <w:hideMark/>
          </w:tcPr>
          <w:p w14:paraId="51E5E2C1" w14:textId="77777777" w:rsidR="00897783" w:rsidRPr="00897783" w:rsidRDefault="00897783" w:rsidP="00897783">
            <w:pPr>
              <w:jc w:val="right"/>
              <w:rPr>
                <w:ins w:id="2878" w:author="MKONDIWA, Maxwell (CIMMYT-India)" w:date="2024-07-23T08:02:00Z" w16du:dateUtc="2024-07-23T02:32:00Z"/>
                <w:rFonts w:ascii="Aptos Narrow" w:eastAsia="Times New Roman" w:hAnsi="Aptos Narrow" w:cs="Times New Roman"/>
                <w:color w:val="000000"/>
                <w:kern w:val="0"/>
                <w:lang w:eastAsia="en-ZW"/>
                <w14:ligatures w14:val="none"/>
              </w:rPr>
            </w:pPr>
            <w:ins w:id="287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2.71</w:t>
              </w:r>
            </w:ins>
          </w:p>
        </w:tc>
        <w:tc>
          <w:tcPr>
            <w:tcW w:w="1280" w:type="dxa"/>
            <w:noWrap/>
            <w:hideMark/>
          </w:tcPr>
          <w:p w14:paraId="7B38E0A0" w14:textId="77777777" w:rsidR="00897783" w:rsidRPr="00897783" w:rsidRDefault="00897783" w:rsidP="00897783">
            <w:pPr>
              <w:jc w:val="right"/>
              <w:rPr>
                <w:ins w:id="2880" w:author="MKONDIWA, Maxwell (CIMMYT-India)" w:date="2024-07-23T08:02:00Z" w16du:dateUtc="2024-07-23T02:32:00Z"/>
                <w:rFonts w:ascii="Aptos Narrow" w:eastAsia="Times New Roman" w:hAnsi="Aptos Narrow" w:cs="Times New Roman"/>
                <w:color w:val="000000"/>
                <w:kern w:val="0"/>
                <w:lang w:eastAsia="en-ZW"/>
                <w14:ligatures w14:val="none"/>
              </w:rPr>
            </w:pPr>
            <w:ins w:id="288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2.69</w:t>
              </w:r>
            </w:ins>
          </w:p>
        </w:tc>
        <w:tc>
          <w:tcPr>
            <w:tcW w:w="1300" w:type="dxa"/>
            <w:noWrap/>
            <w:hideMark/>
          </w:tcPr>
          <w:p w14:paraId="500E4426" w14:textId="77777777" w:rsidR="00897783" w:rsidRPr="00897783" w:rsidRDefault="00897783" w:rsidP="00897783">
            <w:pPr>
              <w:jc w:val="right"/>
              <w:rPr>
                <w:ins w:id="2882" w:author="MKONDIWA, Maxwell (CIMMYT-India)" w:date="2024-07-23T08:02:00Z" w16du:dateUtc="2024-07-23T02:32:00Z"/>
                <w:rFonts w:ascii="Aptos Narrow" w:eastAsia="Times New Roman" w:hAnsi="Aptos Narrow" w:cs="Times New Roman"/>
                <w:color w:val="000000"/>
                <w:kern w:val="0"/>
                <w:lang w:eastAsia="en-ZW"/>
                <w14:ligatures w14:val="none"/>
              </w:rPr>
            </w:pPr>
            <w:ins w:id="288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2.69</w:t>
              </w:r>
            </w:ins>
          </w:p>
        </w:tc>
      </w:tr>
      <w:tr w:rsidR="00897783" w:rsidRPr="00897783" w14:paraId="0468D610" w14:textId="77777777" w:rsidTr="00897783">
        <w:tblPrEx>
          <w:tblPrExChange w:id="2884" w:author="MKONDIWA, Maxwell (CIMMYT-India)" w:date="2024-07-23T08:03:00Z" w16du:dateUtc="2024-07-23T02:33:00Z">
            <w:tblPrEx>
              <w:tblLook w:val="04A0" w:firstRow="1" w:lastRow="0" w:firstColumn="1" w:lastColumn="0" w:noHBand="0" w:noVBand="1"/>
            </w:tblPrEx>
          </w:tblPrExChange>
        </w:tblPrEx>
        <w:trPr>
          <w:trHeight w:val="288"/>
          <w:ins w:id="2885" w:author="MKONDIWA, Maxwell (CIMMYT-India)" w:date="2024-07-23T08:02:00Z"/>
          <w:trPrChange w:id="2886" w:author="MKONDIWA, Maxwell (CIMMYT-India)" w:date="2024-07-23T08:03:00Z" w16du:dateUtc="2024-07-23T02:33:00Z">
            <w:trPr>
              <w:trHeight w:val="288"/>
            </w:trPr>
          </w:trPrChange>
        </w:trPr>
        <w:tc>
          <w:tcPr>
            <w:tcW w:w="2421" w:type="dxa"/>
            <w:noWrap/>
            <w:hideMark/>
            <w:tcPrChange w:id="2887" w:author="MKONDIWA, Maxwell (CIMMYT-India)" w:date="2024-07-23T08:03:00Z" w16du:dateUtc="2024-07-23T02:33:00Z">
              <w:tcPr>
                <w:tcW w:w="2421" w:type="dxa"/>
                <w:noWrap/>
                <w:hideMark/>
              </w:tcPr>
            </w:tcPrChange>
          </w:tcPr>
          <w:p w14:paraId="510DED10" w14:textId="77777777" w:rsidR="00897783" w:rsidRPr="00897783" w:rsidRDefault="00897783" w:rsidP="00897783">
            <w:pPr>
              <w:jc w:val="right"/>
              <w:rPr>
                <w:ins w:id="2888"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2889" w:author="MKONDIWA, Maxwell (CIMMYT-India)" w:date="2024-07-23T08:03:00Z" w16du:dateUtc="2024-07-23T02:33:00Z">
              <w:tcPr>
                <w:tcW w:w="960" w:type="dxa"/>
                <w:noWrap/>
                <w:hideMark/>
              </w:tcPr>
            </w:tcPrChange>
          </w:tcPr>
          <w:p w14:paraId="1E4C4D1D" w14:textId="77777777" w:rsidR="00897783" w:rsidRPr="00897783" w:rsidRDefault="00897783" w:rsidP="00897783">
            <w:pPr>
              <w:jc w:val="left"/>
              <w:rPr>
                <w:ins w:id="2890"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289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2892" w:author="MKONDIWA, Maxwell (CIMMYT-India)" w:date="2024-07-23T08:03:00Z" w16du:dateUtc="2024-07-23T02:33:00Z">
              <w:tcPr>
                <w:tcW w:w="1280" w:type="dxa"/>
                <w:noWrap/>
                <w:hideMark/>
              </w:tcPr>
            </w:tcPrChange>
          </w:tcPr>
          <w:p w14:paraId="70372441" w14:textId="77777777" w:rsidR="00897783" w:rsidRPr="00897783" w:rsidRDefault="00897783" w:rsidP="00897783">
            <w:pPr>
              <w:jc w:val="right"/>
              <w:rPr>
                <w:ins w:id="2893" w:author="MKONDIWA, Maxwell (CIMMYT-India)" w:date="2024-07-23T08:02:00Z" w16du:dateUtc="2024-07-23T02:32:00Z"/>
                <w:rFonts w:ascii="Aptos Narrow" w:eastAsia="Times New Roman" w:hAnsi="Aptos Narrow" w:cs="Times New Roman"/>
                <w:color w:val="000000"/>
                <w:kern w:val="0"/>
                <w:lang w:eastAsia="en-ZW"/>
                <w14:ligatures w14:val="none"/>
              </w:rPr>
            </w:pPr>
            <w:ins w:id="289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0.74</w:t>
              </w:r>
            </w:ins>
          </w:p>
        </w:tc>
        <w:tc>
          <w:tcPr>
            <w:tcW w:w="1340" w:type="dxa"/>
            <w:noWrap/>
            <w:hideMark/>
            <w:tcPrChange w:id="2895" w:author="MKONDIWA, Maxwell (CIMMYT-India)" w:date="2024-07-23T08:03:00Z" w16du:dateUtc="2024-07-23T02:33:00Z">
              <w:tcPr>
                <w:tcW w:w="1340" w:type="dxa"/>
                <w:noWrap/>
                <w:hideMark/>
              </w:tcPr>
            </w:tcPrChange>
          </w:tcPr>
          <w:p w14:paraId="0E76BFD6" w14:textId="77777777" w:rsidR="00897783" w:rsidRPr="00897783" w:rsidRDefault="00897783" w:rsidP="00897783">
            <w:pPr>
              <w:jc w:val="right"/>
              <w:rPr>
                <w:ins w:id="2896" w:author="MKONDIWA, Maxwell (CIMMYT-India)" w:date="2024-07-23T08:02:00Z" w16du:dateUtc="2024-07-23T02:32:00Z"/>
                <w:rFonts w:ascii="Aptos Narrow" w:eastAsia="Times New Roman" w:hAnsi="Aptos Narrow" w:cs="Times New Roman"/>
                <w:color w:val="000000"/>
                <w:kern w:val="0"/>
                <w:lang w:eastAsia="en-ZW"/>
                <w14:ligatures w14:val="none"/>
              </w:rPr>
            </w:pPr>
            <w:ins w:id="289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0.76</w:t>
              </w:r>
            </w:ins>
          </w:p>
        </w:tc>
        <w:tc>
          <w:tcPr>
            <w:tcW w:w="1280" w:type="dxa"/>
            <w:noWrap/>
            <w:hideMark/>
            <w:tcPrChange w:id="2898" w:author="MKONDIWA, Maxwell (CIMMYT-India)" w:date="2024-07-23T08:03:00Z" w16du:dateUtc="2024-07-23T02:33:00Z">
              <w:tcPr>
                <w:tcW w:w="1280" w:type="dxa"/>
                <w:noWrap/>
                <w:hideMark/>
              </w:tcPr>
            </w:tcPrChange>
          </w:tcPr>
          <w:p w14:paraId="7CAA2FB5" w14:textId="77777777" w:rsidR="00897783" w:rsidRPr="00897783" w:rsidRDefault="00897783" w:rsidP="00897783">
            <w:pPr>
              <w:jc w:val="right"/>
              <w:rPr>
                <w:ins w:id="2899" w:author="MKONDIWA, Maxwell (CIMMYT-India)" w:date="2024-07-23T08:02:00Z" w16du:dateUtc="2024-07-23T02:32:00Z"/>
                <w:rFonts w:ascii="Aptos Narrow" w:eastAsia="Times New Roman" w:hAnsi="Aptos Narrow" w:cs="Times New Roman"/>
                <w:color w:val="000000"/>
                <w:kern w:val="0"/>
                <w:lang w:eastAsia="en-ZW"/>
                <w14:ligatures w14:val="none"/>
              </w:rPr>
            </w:pPr>
            <w:ins w:id="290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0.77</w:t>
              </w:r>
            </w:ins>
          </w:p>
        </w:tc>
        <w:tc>
          <w:tcPr>
            <w:tcW w:w="1300" w:type="dxa"/>
            <w:noWrap/>
            <w:hideMark/>
            <w:tcPrChange w:id="2901" w:author="MKONDIWA, Maxwell (CIMMYT-India)" w:date="2024-07-23T08:03:00Z" w16du:dateUtc="2024-07-23T02:33:00Z">
              <w:tcPr>
                <w:tcW w:w="1300" w:type="dxa"/>
                <w:noWrap/>
                <w:hideMark/>
              </w:tcPr>
            </w:tcPrChange>
          </w:tcPr>
          <w:p w14:paraId="27F53116" w14:textId="77777777" w:rsidR="00897783" w:rsidRPr="00897783" w:rsidRDefault="00897783" w:rsidP="00897783">
            <w:pPr>
              <w:jc w:val="right"/>
              <w:rPr>
                <w:ins w:id="2902" w:author="MKONDIWA, Maxwell (CIMMYT-India)" w:date="2024-07-23T08:02:00Z" w16du:dateUtc="2024-07-23T02:32:00Z"/>
                <w:rFonts w:ascii="Aptos Narrow" w:eastAsia="Times New Roman" w:hAnsi="Aptos Narrow" w:cs="Times New Roman"/>
                <w:color w:val="000000"/>
                <w:kern w:val="0"/>
                <w:lang w:eastAsia="en-ZW"/>
                <w14:ligatures w14:val="none"/>
              </w:rPr>
            </w:pPr>
            <w:ins w:id="290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0.73</w:t>
              </w:r>
            </w:ins>
          </w:p>
        </w:tc>
      </w:tr>
      <w:tr w:rsidR="00897783" w:rsidRPr="00897783" w14:paraId="09787169" w14:textId="77777777" w:rsidTr="00897783">
        <w:trPr>
          <w:trHeight w:val="288"/>
          <w:ins w:id="2904" w:author="MKONDIWA, Maxwell (CIMMYT-India)" w:date="2024-07-23T08:02:00Z"/>
        </w:trPr>
        <w:tc>
          <w:tcPr>
            <w:tcW w:w="2421" w:type="dxa"/>
            <w:noWrap/>
            <w:hideMark/>
          </w:tcPr>
          <w:p w14:paraId="44E8D8B6" w14:textId="77777777" w:rsidR="00897783" w:rsidRPr="00897783" w:rsidRDefault="00897783" w:rsidP="00897783">
            <w:pPr>
              <w:jc w:val="left"/>
              <w:rPr>
                <w:ins w:id="2905" w:author="MKONDIWA, Maxwell (CIMMYT-India)" w:date="2024-07-23T08:02:00Z" w16du:dateUtc="2024-07-23T02:32:00Z"/>
                <w:rFonts w:ascii="Aptos Narrow" w:eastAsia="Times New Roman" w:hAnsi="Aptos Narrow" w:cs="Times New Roman"/>
                <w:color w:val="000000"/>
                <w:kern w:val="0"/>
                <w:lang w:eastAsia="en-ZW"/>
                <w14:ligatures w14:val="none"/>
              </w:rPr>
            </w:pPr>
            <w:ins w:id="290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Disease severity</w:t>
              </w:r>
            </w:ins>
          </w:p>
        </w:tc>
        <w:tc>
          <w:tcPr>
            <w:tcW w:w="960" w:type="dxa"/>
            <w:noWrap/>
            <w:hideMark/>
          </w:tcPr>
          <w:p w14:paraId="33CEA119" w14:textId="77777777" w:rsidR="00897783" w:rsidRPr="00897783" w:rsidRDefault="00897783" w:rsidP="00897783">
            <w:pPr>
              <w:jc w:val="left"/>
              <w:rPr>
                <w:ins w:id="2907" w:author="MKONDIWA, Maxwell (CIMMYT-India)" w:date="2024-07-23T08:02:00Z" w16du:dateUtc="2024-07-23T02:32:00Z"/>
                <w:rFonts w:ascii="Aptos Narrow" w:eastAsia="Times New Roman" w:hAnsi="Aptos Narrow" w:cs="Times New Roman"/>
                <w:color w:val="000000"/>
                <w:kern w:val="0"/>
                <w:lang w:eastAsia="en-ZW"/>
                <w14:ligatures w14:val="none"/>
              </w:rPr>
            </w:pPr>
            <w:ins w:id="290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190713E7" w14:textId="77777777" w:rsidR="00897783" w:rsidRPr="00897783" w:rsidRDefault="00897783" w:rsidP="00897783">
            <w:pPr>
              <w:jc w:val="right"/>
              <w:rPr>
                <w:ins w:id="2909" w:author="MKONDIWA, Maxwell (CIMMYT-India)" w:date="2024-07-23T08:02:00Z" w16du:dateUtc="2024-07-23T02:32:00Z"/>
                <w:rFonts w:ascii="Aptos Narrow" w:eastAsia="Times New Roman" w:hAnsi="Aptos Narrow" w:cs="Times New Roman"/>
                <w:color w:val="000000"/>
                <w:kern w:val="0"/>
                <w:lang w:eastAsia="en-ZW"/>
                <w14:ligatures w14:val="none"/>
              </w:rPr>
            </w:pPr>
            <w:ins w:id="291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1.53</w:t>
              </w:r>
            </w:ins>
          </w:p>
        </w:tc>
        <w:tc>
          <w:tcPr>
            <w:tcW w:w="1340" w:type="dxa"/>
            <w:noWrap/>
            <w:hideMark/>
          </w:tcPr>
          <w:p w14:paraId="3F9333E6" w14:textId="77777777" w:rsidR="00897783" w:rsidRPr="00897783" w:rsidRDefault="00897783" w:rsidP="00897783">
            <w:pPr>
              <w:jc w:val="right"/>
              <w:rPr>
                <w:ins w:id="2911" w:author="MKONDIWA, Maxwell (CIMMYT-India)" w:date="2024-07-23T08:02:00Z" w16du:dateUtc="2024-07-23T02:32:00Z"/>
                <w:rFonts w:ascii="Aptos Narrow" w:eastAsia="Times New Roman" w:hAnsi="Aptos Narrow" w:cs="Times New Roman"/>
                <w:color w:val="000000"/>
                <w:kern w:val="0"/>
                <w:lang w:eastAsia="en-ZW"/>
                <w14:ligatures w14:val="none"/>
              </w:rPr>
            </w:pPr>
            <w:ins w:id="291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1.45</w:t>
              </w:r>
            </w:ins>
          </w:p>
        </w:tc>
        <w:tc>
          <w:tcPr>
            <w:tcW w:w="1280" w:type="dxa"/>
            <w:noWrap/>
            <w:hideMark/>
          </w:tcPr>
          <w:p w14:paraId="0D3AD420" w14:textId="77777777" w:rsidR="00897783" w:rsidRPr="00897783" w:rsidRDefault="00897783" w:rsidP="00897783">
            <w:pPr>
              <w:jc w:val="right"/>
              <w:rPr>
                <w:ins w:id="2913" w:author="MKONDIWA, Maxwell (CIMMYT-India)" w:date="2024-07-23T08:02:00Z" w16du:dateUtc="2024-07-23T02:32:00Z"/>
                <w:rFonts w:ascii="Aptos Narrow" w:eastAsia="Times New Roman" w:hAnsi="Aptos Narrow" w:cs="Times New Roman"/>
                <w:color w:val="000000"/>
                <w:kern w:val="0"/>
                <w:lang w:eastAsia="en-ZW"/>
                <w14:ligatures w14:val="none"/>
              </w:rPr>
            </w:pPr>
            <w:ins w:id="291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1.45</w:t>
              </w:r>
            </w:ins>
          </w:p>
        </w:tc>
        <w:tc>
          <w:tcPr>
            <w:tcW w:w="1300" w:type="dxa"/>
            <w:noWrap/>
            <w:hideMark/>
          </w:tcPr>
          <w:p w14:paraId="24E893BD" w14:textId="77777777" w:rsidR="00897783" w:rsidRPr="00897783" w:rsidRDefault="00897783" w:rsidP="00897783">
            <w:pPr>
              <w:jc w:val="right"/>
              <w:rPr>
                <w:ins w:id="2915" w:author="MKONDIWA, Maxwell (CIMMYT-India)" w:date="2024-07-23T08:02:00Z" w16du:dateUtc="2024-07-23T02:32:00Z"/>
                <w:rFonts w:ascii="Aptos Narrow" w:eastAsia="Times New Roman" w:hAnsi="Aptos Narrow" w:cs="Times New Roman"/>
                <w:color w:val="000000"/>
                <w:kern w:val="0"/>
                <w:lang w:eastAsia="en-ZW"/>
                <w14:ligatures w14:val="none"/>
              </w:rPr>
            </w:pPr>
            <w:ins w:id="291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1.45</w:t>
              </w:r>
            </w:ins>
          </w:p>
        </w:tc>
      </w:tr>
      <w:tr w:rsidR="00897783" w:rsidRPr="00897783" w14:paraId="174AF16A" w14:textId="77777777" w:rsidTr="00897783">
        <w:tblPrEx>
          <w:tblPrExChange w:id="2917" w:author="MKONDIWA, Maxwell (CIMMYT-India)" w:date="2024-07-23T08:03:00Z" w16du:dateUtc="2024-07-23T02:33:00Z">
            <w:tblPrEx>
              <w:tblLook w:val="04A0" w:firstRow="1" w:lastRow="0" w:firstColumn="1" w:lastColumn="0" w:noHBand="0" w:noVBand="1"/>
            </w:tblPrEx>
          </w:tblPrExChange>
        </w:tblPrEx>
        <w:trPr>
          <w:trHeight w:val="288"/>
          <w:ins w:id="2918" w:author="MKONDIWA, Maxwell (CIMMYT-India)" w:date="2024-07-23T08:02:00Z"/>
          <w:trPrChange w:id="2919" w:author="MKONDIWA, Maxwell (CIMMYT-India)" w:date="2024-07-23T08:03:00Z" w16du:dateUtc="2024-07-23T02:33:00Z">
            <w:trPr>
              <w:trHeight w:val="288"/>
            </w:trPr>
          </w:trPrChange>
        </w:trPr>
        <w:tc>
          <w:tcPr>
            <w:tcW w:w="2421" w:type="dxa"/>
            <w:noWrap/>
            <w:hideMark/>
            <w:tcPrChange w:id="2920" w:author="MKONDIWA, Maxwell (CIMMYT-India)" w:date="2024-07-23T08:03:00Z" w16du:dateUtc="2024-07-23T02:33:00Z">
              <w:tcPr>
                <w:tcW w:w="2421" w:type="dxa"/>
                <w:noWrap/>
                <w:hideMark/>
              </w:tcPr>
            </w:tcPrChange>
          </w:tcPr>
          <w:p w14:paraId="6CA38203" w14:textId="77777777" w:rsidR="00897783" w:rsidRPr="00897783" w:rsidRDefault="00897783" w:rsidP="00897783">
            <w:pPr>
              <w:jc w:val="right"/>
              <w:rPr>
                <w:ins w:id="2921"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2922" w:author="MKONDIWA, Maxwell (CIMMYT-India)" w:date="2024-07-23T08:03:00Z" w16du:dateUtc="2024-07-23T02:33:00Z">
              <w:tcPr>
                <w:tcW w:w="960" w:type="dxa"/>
                <w:noWrap/>
                <w:hideMark/>
              </w:tcPr>
            </w:tcPrChange>
          </w:tcPr>
          <w:p w14:paraId="57BFA81F" w14:textId="77777777" w:rsidR="00897783" w:rsidRPr="00897783" w:rsidRDefault="00897783" w:rsidP="00897783">
            <w:pPr>
              <w:jc w:val="left"/>
              <w:rPr>
                <w:ins w:id="2923"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292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2925" w:author="MKONDIWA, Maxwell (CIMMYT-India)" w:date="2024-07-23T08:03:00Z" w16du:dateUtc="2024-07-23T02:33:00Z">
              <w:tcPr>
                <w:tcW w:w="1280" w:type="dxa"/>
                <w:noWrap/>
                <w:hideMark/>
              </w:tcPr>
            </w:tcPrChange>
          </w:tcPr>
          <w:p w14:paraId="6EA190FD" w14:textId="77777777" w:rsidR="00897783" w:rsidRPr="00897783" w:rsidRDefault="00897783" w:rsidP="00897783">
            <w:pPr>
              <w:jc w:val="right"/>
              <w:rPr>
                <w:ins w:id="2926" w:author="MKONDIWA, Maxwell (CIMMYT-India)" w:date="2024-07-23T08:02:00Z" w16du:dateUtc="2024-07-23T02:32:00Z"/>
                <w:rFonts w:ascii="Aptos Narrow" w:eastAsia="Times New Roman" w:hAnsi="Aptos Narrow" w:cs="Times New Roman"/>
                <w:color w:val="000000"/>
                <w:kern w:val="0"/>
                <w:lang w:eastAsia="en-ZW"/>
                <w14:ligatures w14:val="none"/>
              </w:rPr>
            </w:pPr>
            <w:ins w:id="292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0.73</w:t>
              </w:r>
            </w:ins>
          </w:p>
        </w:tc>
        <w:tc>
          <w:tcPr>
            <w:tcW w:w="1340" w:type="dxa"/>
            <w:noWrap/>
            <w:hideMark/>
            <w:tcPrChange w:id="2928" w:author="MKONDIWA, Maxwell (CIMMYT-India)" w:date="2024-07-23T08:03:00Z" w16du:dateUtc="2024-07-23T02:33:00Z">
              <w:tcPr>
                <w:tcW w:w="1340" w:type="dxa"/>
                <w:noWrap/>
                <w:hideMark/>
              </w:tcPr>
            </w:tcPrChange>
          </w:tcPr>
          <w:p w14:paraId="4744310C" w14:textId="77777777" w:rsidR="00897783" w:rsidRPr="00897783" w:rsidRDefault="00897783" w:rsidP="00897783">
            <w:pPr>
              <w:jc w:val="right"/>
              <w:rPr>
                <w:ins w:id="2929" w:author="MKONDIWA, Maxwell (CIMMYT-India)" w:date="2024-07-23T08:02:00Z" w16du:dateUtc="2024-07-23T02:32:00Z"/>
                <w:rFonts w:ascii="Aptos Narrow" w:eastAsia="Times New Roman" w:hAnsi="Aptos Narrow" w:cs="Times New Roman"/>
                <w:color w:val="000000"/>
                <w:kern w:val="0"/>
                <w:lang w:eastAsia="en-ZW"/>
                <w14:ligatures w14:val="none"/>
              </w:rPr>
            </w:pPr>
            <w:ins w:id="293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0.69</w:t>
              </w:r>
            </w:ins>
          </w:p>
        </w:tc>
        <w:tc>
          <w:tcPr>
            <w:tcW w:w="1280" w:type="dxa"/>
            <w:noWrap/>
            <w:hideMark/>
            <w:tcPrChange w:id="2931" w:author="MKONDIWA, Maxwell (CIMMYT-India)" w:date="2024-07-23T08:03:00Z" w16du:dateUtc="2024-07-23T02:33:00Z">
              <w:tcPr>
                <w:tcW w:w="1280" w:type="dxa"/>
                <w:noWrap/>
                <w:hideMark/>
              </w:tcPr>
            </w:tcPrChange>
          </w:tcPr>
          <w:p w14:paraId="1E1A6C02" w14:textId="77777777" w:rsidR="00897783" w:rsidRPr="00897783" w:rsidRDefault="00897783" w:rsidP="00897783">
            <w:pPr>
              <w:jc w:val="right"/>
              <w:rPr>
                <w:ins w:id="2932" w:author="MKONDIWA, Maxwell (CIMMYT-India)" w:date="2024-07-23T08:02:00Z" w16du:dateUtc="2024-07-23T02:32:00Z"/>
                <w:rFonts w:ascii="Aptos Narrow" w:eastAsia="Times New Roman" w:hAnsi="Aptos Narrow" w:cs="Times New Roman"/>
                <w:color w:val="000000"/>
                <w:kern w:val="0"/>
                <w:lang w:eastAsia="en-ZW"/>
                <w14:ligatures w14:val="none"/>
              </w:rPr>
            </w:pPr>
            <w:ins w:id="293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w:t>
              </w:r>
            </w:ins>
          </w:p>
        </w:tc>
        <w:tc>
          <w:tcPr>
            <w:tcW w:w="1300" w:type="dxa"/>
            <w:noWrap/>
            <w:hideMark/>
            <w:tcPrChange w:id="2934" w:author="MKONDIWA, Maxwell (CIMMYT-India)" w:date="2024-07-23T08:03:00Z" w16du:dateUtc="2024-07-23T02:33:00Z">
              <w:tcPr>
                <w:tcW w:w="1300" w:type="dxa"/>
                <w:noWrap/>
                <w:hideMark/>
              </w:tcPr>
            </w:tcPrChange>
          </w:tcPr>
          <w:p w14:paraId="76AE499D" w14:textId="77777777" w:rsidR="00897783" w:rsidRPr="00897783" w:rsidRDefault="00897783" w:rsidP="00897783">
            <w:pPr>
              <w:jc w:val="right"/>
              <w:rPr>
                <w:ins w:id="2935" w:author="MKONDIWA, Maxwell (CIMMYT-India)" w:date="2024-07-23T08:02:00Z" w16du:dateUtc="2024-07-23T02:32:00Z"/>
                <w:rFonts w:ascii="Aptos Narrow" w:eastAsia="Times New Roman" w:hAnsi="Aptos Narrow" w:cs="Times New Roman"/>
                <w:color w:val="000000"/>
                <w:kern w:val="0"/>
                <w:lang w:eastAsia="en-ZW"/>
                <w14:ligatures w14:val="none"/>
              </w:rPr>
            </w:pPr>
            <w:ins w:id="293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0.69</w:t>
              </w:r>
            </w:ins>
          </w:p>
        </w:tc>
      </w:tr>
      <w:tr w:rsidR="00897783" w:rsidRPr="00897783" w14:paraId="528ACEF7" w14:textId="77777777" w:rsidTr="00897783">
        <w:trPr>
          <w:trHeight w:val="288"/>
          <w:ins w:id="2937" w:author="MKONDIWA, Maxwell (CIMMYT-India)" w:date="2024-07-23T08:02:00Z"/>
        </w:trPr>
        <w:tc>
          <w:tcPr>
            <w:tcW w:w="2421" w:type="dxa"/>
            <w:noWrap/>
            <w:hideMark/>
          </w:tcPr>
          <w:p w14:paraId="311C4035" w14:textId="77777777" w:rsidR="00897783" w:rsidRPr="00897783" w:rsidRDefault="00897783" w:rsidP="00897783">
            <w:pPr>
              <w:jc w:val="left"/>
              <w:rPr>
                <w:ins w:id="2938" w:author="MKONDIWA, Maxwell (CIMMYT-India)" w:date="2024-07-23T08:02:00Z" w16du:dateUtc="2024-07-23T02:32:00Z"/>
                <w:rFonts w:ascii="Aptos Narrow" w:eastAsia="Times New Roman" w:hAnsi="Aptos Narrow" w:cs="Times New Roman"/>
                <w:color w:val="000000"/>
                <w:kern w:val="0"/>
                <w:lang w:eastAsia="en-ZW"/>
                <w14:ligatures w14:val="none"/>
              </w:rPr>
            </w:pPr>
            <w:ins w:id="293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Insect severity</w:t>
              </w:r>
            </w:ins>
          </w:p>
        </w:tc>
        <w:tc>
          <w:tcPr>
            <w:tcW w:w="960" w:type="dxa"/>
            <w:noWrap/>
            <w:hideMark/>
          </w:tcPr>
          <w:p w14:paraId="23D7FCC9" w14:textId="77777777" w:rsidR="00897783" w:rsidRPr="00897783" w:rsidRDefault="00897783" w:rsidP="00897783">
            <w:pPr>
              <w:jc w:val="left"/>
              <w:rPr>
                <w:ins w:id="2940" w:author="MKONDIWA, Maxwell (CIMMYT-India)" w:date="2024-07-23T08:02:00Z" w16du:dateUtc="2024-07-23T02:32:00Z"/>
                <w:rFonts w:ascii="Aptos Narrow" w:eastAsia="Times New Roman" w:hAnsi="Aptos Narrow" w:cs="Times New Roman"/>
                <w:color w:val="000000"/>
                <w:kern w:val="0"/>
                <w:lang w:eastAsia="en-ZW"/>
                <w14:ligatures w14:val="none"/>
              </w:rPr>
            </w:pPr>
            <w:ins w:id="294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30096218" w14:textId="77777777" w:rsidR="00897783" w:rsidRPr="00897783" w:rsidRDefault="00897783" w:rsidP="00897783">
            <w:pPr>
              <w:jc w:val="right"/>
              <w:rPr>
                <w:ins w:id="2942" w:author="MKONDIWA, Maxwell (CIMMYT-India)" w:date="2024-07-23T08:02:00Z" w16du:dateUtc="2024-07-23T02:32:00Z"/>
                <w:rFonts w:ascii="Aptos Narrow" w:eastAsia="Times New Roman" w:hAnsi="Aptos Narrow" w:cs="Times New Roman"/>
                <w:color w:val="000000"/>
                <w:kern w:val="0"/>
                <w:lang w:eastAsia="en-ZW"/>
                <w14:ligatures w14:val="none"/>
              </w:rPr>
            </w:pPr>
            <w:ins w:id="294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1.62</w:t>
              </w:r>
            </w:ins>
          </w:p>
        </w:tc>
        <w:tc>
          <w:tcPr>
            <w:tcW w:w="1340" w:type="dxa"/>
            <w:noWrap/>
            <w:hideMark/>
          </w:tcPr>
          <w:p w14:paraId="7304F999" w14:textId="77777777" w:rsidR="00897783" w:rsidRPr="00897783" w:rsidRDefault="00897783" w:rsidP="00897783">
            <w:pPr>
              <w:jc w:val="right"/>
              <w:rPr>
                <w:ins w:id="2944" w:author="MKONDIWA, Maxwell (CIMMYT-India)" w:date="2024-07-23T08:02:00Z" w16du:dateUtc="2024-07-23T02:32:00Z"/>
                <w:rFonts w:ascii="Aptos Narrow" w:eastAsia="Times New Roman" w:hAnsi="Aptos Narrow" w:cs="Times New Roman"/>
                <w:color w:val="000000"/>
                <w:kern w:val="0"/>
                <w:lang w:eastAsia="en-ZW"/>
                <w14:ligatures w14:val="none"/>
              </w:rPr>
            </w:pPr>
            <w:ins w:id="294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1.58</w:t>
              </w:r>
            </w:ins>
          </w:p>
        </w:tc>
        <w:tc>
          <w:tcPr>
            <w:tcW w:w="1280" w:type="dxa"/>
            <w:noWrap/>
            <w:hideMark/>
          </w:tcPr>
          <w:p w14:paraId="20E85C58" w14:textId="77777777" w:rsidR="00897783" w:rsidRPr="00897783" w:rsidRDefault="00897783" w:rsidP="00897783">
            <w:pPr>
              <w:jc w:val="right"/>
              <w:rPr>
                <w:ins w:id="2946" w:author="MKONDIWA, Maxwell (CIMMYT-India)" w:date="2024-07-23T08:02:00Z" w16du:dateUtc="2024-07-23T02:32:00Z"/>
                <w:rFonts w:ascii="Aptos Narrow" w:eastAsia="Times New Roman" w:hAnsi="Aptos Narrow" w:cs="Times New Roman"/>
                <w:color w:val="000000"/>
                <w:kern w:val="0"/>
                <w:lang w:eastAsia="en-ZW"/>
                <w14:ligatures w14:val="none"/>
              </w:rPr>
            </w:pPr>
            <w:ins w:id="294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1.63</w:t>
              </w:r>
            </w:ins>
          </w:p>
        </w:tc>
        <w:tc>
          <w:tcPr>
            <w:tcW w:w="1300" w:type="dxa"/>
            <w:noWrap/>
            <w:hideMark/>
          </w:tcPr>
          <w:p w14:paraId="0D2B55E4" w14:textId="77777777" w:rsidR="00897783" w:rsidRPr="00897783" w:rsidRDefault="00897783" w:rsidP="00897783">
            <w:pPr>
              <w:jc w:val="right"/>
              <w:rPr>
                <w:ins w:id="2948" w:author="MKONDIWA, Maxwell (CIMMYT-India)" w:date="2024-07-23T08:02:00Z" w16du:dateUtc="2024-07-23T02:32:00Z"/>
                <w:rFonts w:ascii="Aptos Narrow" w:eastAsia="Times New Roman" w:hAnsi="Aptos Narrow" w:cs="Times New Roman"/>
                <w:color w:val="000000"/>
                <w:kern w:val="0"/>
                <w:lang w:eastAsia="en-ZW"/>
                <w14:ligatures w14:val="none"/>
              </w:rPr>
            </w:pPr>
            <w:ins w:id="294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1.59</w:t>
              </w:r>
            </w:ins>
          </w:p>
        </w:tc>
      </w:tr>
      <w:tr w:rsidR="00897783" w:rsidRPr="00897783" w14:paraId="5D271DBB" w14:textId="77777777" w:rsidTr="00897783">
        <w:tblPrEx>
          <w:tblPrExChange w:id="2950" w:author="MKONDIWA, Maxwell (CIMMYT-India)" w:date="2024-07-23T08:03:00Z" w16du:dateUtc="2024-07-23T02:33:00Z">
            <w:tblPrEx>
              <w:tblLook w:val="04A0" w:firstRow="1" w:lastRow="0" w:firstColumn="1" w:lastColumn="0" w:noHBand="0" w:noVBand="1"/>
            </w:tblPrEx>
          </w:tblPrExChange>
        </w:tblPrEx>
        <w:trPr>
          <w:trHeight w:val="288"/>
          <w:ins w:id="2951" w:author="MKONDIWA, Maxwell (CIMMYT-India)" w:date="2024-07-23T08:02:00Z"/>
          <w:trPrChange w:id="2952" w:author="MKONDIWA, Maxwell (CIMMYT-India)" w:date="2024-07-23T08:03:00Z" w16du:dateUtc="2024-07-23T02:33:00Z">
            <w:trPr>
              <w:trHeight w:val="288"/>
            </w:trPr>
          </w:trPrChange>
        </w:trPr>
        <w:tc>
          <w:tcPr>
            <w:tcW w:w="2421" w:type="dxa"/>
            <w:noWrap/>
            <w:hideMark/>
            <w:tcPrChange w:id="2953" w:author="MKONDIWA, Maxwell (CIMMYT-India)" w:date="2024-07-23T08:03:00Z" w16du:dateUtc="2024-07-23T02:33:00Z">
              <w:tcPr>
                <w:tcW w:w="2421" w:type="dxa"/>
                <w:noWrap/>
                <w:hideMark/>
              </w:tcPr>
            </w:tcPrChange>
          </w:tcPr>
          <w:p w14:paraId="3232A9FB" w14:textId="77777777" w:rsidR="00897783" w:rsidRPr="00897783" w:rsidRDefault="00897783" w:rsidP="00897783">
            <w:pPr>
              <w:jc w:val="right"/>
              <w:rPr>
                <w:ins w:id="2954"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2955" w:author="MKONDIWA, Maxwell (CIMMYT-India)" w:date="2024-07-23T08:03:00Z" w16du:dateUtc="2024-07-23T02:33:00Z">
              <w:tcPr>
                <w:tcW w:w="960" w:type="dxa"/>
                <w:noWrap/>
                <w:hideMark/>
              </w:tcPr>
            </w:tcPrChange>
          </w:tcPr>
          <w:p w14:paraId="5CAFCA43" w14:textId="77777777" w:rsidR="00897783" w:rsidRPr="00897783" w:rsidRDefault="00897783" w:rsidP="00897783">
            <w:pPr>
              <w:jc w:val="left"/>
              <w:rPr>
                <w:ins w:id="2956"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295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2958" w:author="MKONDIWA, Maxwell (CIMMYT-India)" w:date="2024-07-23T08:03:00Z" w16du:dateUtc="2024-07-23T02:33:00Z">
              <w:tcPr>
                <w:tcW w:w="1280" w:type="dxa"/>
                <w:noWrap/>
                <w:hideMark/>
              </w:tcPr>
            </w:tcPrChange>
          </w:tcPr>
          <w:p w14:paraId="5EEF6280" w14:textId="77777777" w:rsidR="00897783" w:rsidRPr="00897783" w:rsidRDefault="00897783" w:rsidP="00897783">
            <w:pPr>
              <w:jc w:val="right"/>
              <w:rPr>
                <w:ins w:id="2959" w:author="MKONDIWA, Maxwell (CIMMYT-India)" w:date="2024-07-23T08:02:00Z" w16du:dateUtc="2024-07-23T02:32:00Z"/>
                <w:rFonts w:ascii="Aptos Narrow" w:eastAsia="Times New Roman" w:hAnsi="Aptos Narrow" w:cs="Times New Roman"/>
                <w:color w:val="000000"/>
                <w:kern w:val="0"/>
                <w:lang w:eastAsia="en-ZW"/>
                <w14:ligatures w14:val="none"/>
              </w:rPr>
            </w:pPr>
            <w:ins w:id="296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0.76</w:t>
              </w:r>
            </w:ins>
          </w:p>
        </w:tc>
        <w:tc>
          <w:tcPr>
            <w:tcW w:w="1340" w:type="dxa"/>
            <w:noWrap/>
            <w:hideMark/>
            <w:tcPrChange w:id="2961" w:author="MKONDIWA, Maxwell (CIMMYT-India)" w:date="2024-07-23T08:03:00Z" w16du:dateUtc="2024-07-23T02:33:00Z">
              <w:tcPr>
                <w:tcW w:w="1340" w:type="dxa"/>
                <w:noWrap/>
                <w:hideMark/>
              </w:tcPr>
            </w:tcPrChange>
          </w:tcPr>
          <w:p w14:paraId="20A2B380" w14:textId="77777777" w:rsidR="00897783" w:rsidRPr="00897783" w:rsidRDefault="00897783" w:rsidP="00897783">
            <w:pPr>
              <w:jc w:val="right"/>
              <w:rPr>
                <w:ins w:id="2962" w:author="MKONDIWA, Maxwell (CIMMYT-India)" w:date="2024-07-23T08:02:00Z" w16du:dateUtc="2024-07-23T02:32:00Z"/>
                <w:rFonts w:ascii="Aptos Narrow" w:eastAsia="Times New Roman" w:hAnsi="Aptos Narrow" w:cs="Times New Roman"/>
                <w:color w:val="000000"/>
                <w:kern w:val="0"/>
                <w:lang w:eastAsia="en-ZW"/>
                <w14:ligatures w14:val="none"/>
              </w:rPr>
            </w:pPr>
            <w:ins w:id="296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0.74</w:t>
              </w:r>
            </w:ins>
          </w:p>
        </w:tc>
        <w:tc>
          <w:tcPr>
            <w:tcW w:w="1280" w:type="dxa"/>
            <w:noWrap/>
            <w:hideMark/>
            <w:tcPrChange w:id="2964" w:author="MKONDIWA, Maxwell (CIMMYT-India)" w:date="2024-07-23T08:03:00Z" w16du:dateUtc="2024-07-23T02:33:00Z">
              <w:tcPr>
                <w:tcW w:w="1280" w:type="dxa"/>
                <w:noWrap/>
                <w:hideMark/>
              </w:tcPr>
            </w:tcPrChange>
          </w:tcPr>
          <w:p w14:paraId="1CCCF7AA" w14:textId="77777777" w:rsidR="00897783" w:rsidRPr="00897783" w:rsidRDefault="00897783" w:rsidP="00897783">
            <w:pPr>
              <w:jc w:val="right"/>
              <w:rPr>
                <w:ins w:id="2965" w:author="MKONDIWA, Maxwell (CIMMYT-India)" w:date="2024-07-23T08:02:00Z" w16du:dateUtc="2024-07-23T02:32:00Z"/>
                <w:rFonts w:ascii="Aptos Narrow" w:eastAsia="Times New Roman" w:hAnsi="Aptos Narrow" w:cs="Times New Roman"/>
                <w:color w:val="000000"/>
                <w:kern w:val="0"/>
                <w:lang w:eastAsia="en-ZW"/>
                <w14:ligatures w14:val="none"/>
              </w:rPr>
            </w:pPr>
            <w:ins w:id="296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0.78</w:t>
              </w:r>
            </w:ins>
          </w:p>
        </w:tc>
        <w:tc>
          <w:tcPr>
            <w:tcW w:w="1300" w:type="dxa"/>
            <w:noWrap/>
            <w:hideMark/>
            <w:tcPrChange w:id="2967" w:author="MKONDIWA, Maxwell (CIMMYT-India)" w:date="2024-07-23T08:03:00Z" w16du:dateUtc="2024-07-23T02:33:00Z">
              <w:tcPr>
                <w:tcW w:w="1300" w:type="dxa"/>
                <w:noWrap/>
                <w:hideMark/>
              </w:tcPr>
            </w:tcPrChange>
          </w:tcPr>
          <w:p w14:paraId="7E45F724" w14:textId="77777777" w:rsidR="00897783" w:rsidRPr="00897783" w:rsidRDefault="00897783" w:rsidP="00897783">
            <w:pPr>
              <w:jc w:val="right"/>
              <w:rPr>
                <w:ins w:id="2968" w:author="MKONDIWA, Maxwell (CIMMYT-India)" w:date="2024-07-23T08:02:00Z" w16du:dateUtc="2024-07-23T02:32:00Z"/>
                <w:rFonts w:ascii="Aptos Narrow" w:eastAsia="Times New Roman" w:hAnsi="Aptos Narrow" w:cs="Times New Roman"/>
                <w:color w:val="000000"/>
                <w:kern w:val="0"/>
                <w:lang w:eastAsia="en-ZW"/>
                <w14:ligatures w14:val="none"/>
              </w:rPr>
            </w:pPr>
            <w:ins w:id="296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0.76</w:t>
              </w:r>
            </w:ins>
          </w:p>
        </w:tc>
      </w:tr>
      <w:tr w:rsidR="00897783" w:rsidRPr="00897783" w14:paraId="401EB407" w14:textId="77777777" w:rsidTr="00897783">
        <w:trPr>
          <w:trHeight w:val="288"/>
          <w:ins w:id="2970" w:author="MKONDIWA, Maxwell (CIMMYT-India)" w:date="2024-07-23T08:02:00Z"/>
          <w:trPrChange w:id="2971" w:author="MKONDIWA, Maxwell (CIMMYT-India)" w:date="2024-07-23T08:03:00Z" w16du:dateUtc="2024-07-23T02:33:00Z">
            <w:trPr>
              <w:trHeight w:val="288"/>
            </w:trPr>
          </w:trPrChange>
        </w:trPr>
        <w:tc>
          <w:tcPr>
            <w:tcW w:w="2421" w:type="dxa"/>
            <w:noWrap/>
            <w:hideMark/>
            <w:tcPrChange w:id="2972" w:author="MKONDIWA, Maxwell (CIMMYT-India)" w:date="2024-07-23T08:03:00Z" w16du:dateUtc="2024-07-23T02:33:00Z">
              <w:tcPr>
                <w:tcW w:w="2421" w:type="dxa"/>
                <w:noWrap/>
                <w:hideMark/>
              </w:tcPr>
            </w:tcPrChange>
          </w:tcPr>
          <w:p w14:paraId="40AC804D" w14:textId="77777777" w:rsidR="00897783" w:rsidRPr="00897783" w:rsidRDefault="00897783" w:rsidP="00897783">
            <w:pPr>
              <w:jc w:val="left"/>
              <w:rPr>
                <w:ins w:id="2973" w:author="MKONDIWA, Maxwell (CIMMYT-India)" w:date="2024-07-23T08:02:00Z" w16du:dateUtc="2024-07-23T02:32:00Z"/>
                <w:rFonts w:ascii="Aptos Narrow" w:eastAsia="Times New Roman" w:hAnsi="Aptos Narrow" w:cs="Times New Roman"/>
                <w:color w:val="000000"/>
                <w:kern w:val="0"/>
                <w:lang w:eastAsia="en-ZW"/>
                <w14:ligatures w14:val="none"/>
              </w:rPr>
            </w:pPr>
            <w:ins w:id="297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N</w:t>
              </w:r>
            </w:ins>
          </w:p>
        </w:tc>
        <w:tc>
          <w:tcPr>
            <w:tcW w:w="960" w:type="dxa"/>
            <w:noWrap/>
            <w:hideMark/>
            <w:tcPrChange w:id="2975" w:author="MKONDIWA, Maxwell (CIMMYT-India)" w:date="2024-07-23T08:03:00Z" w16du:dateUtc="2024-07-23T02:33:00Z">
              <w:tcPr>
                <w:tcW w:w="960" w:type="dxa"/>
                <w:noWrap/>
                <w:hideMark/>
              </w:tcPr>
            </w:tcPrChange>
          </w:tcPr>
          <w:p w14:paraId="34C2DCFF" w14:textId="77777777" w:rsidR="00897783" w:rsidRPr="00897783" w:rsidRDefault="00897783" w:rsidP="00897783">
            <w:pPr>
              <w:jc w:val="left"/>
              <w:rPr>
                <w:ins w:id="2976" w:author="MKONDIWA, Maxwell (CIMMYT-India)" w:date="2024-07-23T08:02:00Z" w16du:dateUtc="2024-07-23T02:32:00Z"/>
                <w:rFonts w:ascii="Aptos Narrow" w:eastAsia="Times New Roman" w:hAnsi="Aptos Narrow" w:cs="Times New Roman"/>
                <w:color w:val="000000"/>
                <w:kern w:val="0"/>
                <w:lang w:eastAsia="en-ZW"/>
                <w14:ligatures w14:val="none"/>
              </w:rPr>
            </w:pPr>
            <w:ins w:id="297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Change w:id="2978" w:author="MKONDIWA, Maxwell (CIMMYT-India)" w:date="2024-07-23T08:03:00Z" w16du:dateUtc="2024-07-23T02:33:00Z">
              <w:tcPr>
                <w:tcW w:w="1280" w:type="dxa"/>
                <w:noWrap/>
                <w:hideMark/>
              </w:tcPr>
            </w:tcPrChange>
          </w:tcPr>
          <w:p w14:paraId="32A4E001" w14:textId="77777777" w:rsidR="00897783" w:rsidRPr="00897783" w:rsidRDefault="00897783" w:rsidP="00897783">
            <w:pPr>
              <w:jc w:val="right"/>
              <w:rPr>
                <w:ins w:id="2979" w:author="MKONDIWA, Maxwell (CIMMYT-India)" w:date="2024-07-23T08:02:00Z" w16du:dateUtc="2024-07-23T02:32:00Z"/>
                <w:rFonts w:ascii="Aptos Narrow" w:eastAsia="Times New Roman" w:hAnsi="Aptos Narrow" w:cs="Times New Roman"/>
                <w:color w:val="000000"/>
                <w:kern w:val="0"/>
                <w:lang w:eastAsia="en-ZW"/>
                <w14:ligatures w14:val="none"/>
              </w:rPr>
            </w:pPr>
            <w:ins w:id="298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102.49</w:t>
              </w:r>
            </w:ins>
          </w:p>
        </w:tc>
        <w:tc>
          <w:tcPr>
            <w:tcW w:w="1340" w:type="dxa"/>
            <w:noWrap/>
            <w:hideMark/>
            <w:tcPrChange w:id="2981" w:author="MKONDIWA, Maxwell (CIMMYT-India)" w:date="2024-07-23T08:03:00Z" w16du:dateUtc="2024-07-23T02:33:00Z">
              <w:tcPr>
                <w:tcW w:w="1340" w:type="dxa"/>
                <w:noWrap/>
                <w:hideMark/>
              </w:tcPr>
            </w:tcPrChange>
          </w:tcPr>
          <w:p w14:paraId="7A325722" w14:textId="77777777" w:rsidR="00897783" w:rsidRPr="00897783" w:rsidRDefault="00897783" w:rsidP="00897783">
            <w:pPr>
              <w:jc w:val="right"/>
              <w:rPr>
                <w:ins w:id="2982" w:author="MKONDIWA, Maxwell (CIMMYT-India)" w:date="2024-07-23T08:02:00Z" w16du:dateUtc="2024-07-23T02:32:00Z"/>
                <w:rFonts w:ascii="Aptos Narrow" w:eastAsia="Times New Roman" w:hAnsi="Aptos Narrow" w:cs="Times New Roman"/>
                <w:color w:val="000000"/>
                <w:kern w:val="0"/>
                <w:lang w:eastAsia="en-ZW"/>
                <w14:ligatures w14:val="none"/>
              </w:rPr>
            </w:pPr>
            <w:ins w:id="298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121.15</w:t>
              </w:r>
            </w:ins>
          </w:p>
        </w:tc>
        <w:tc>
          <w:tcPr>
            <w:tcW w:w="1280" w:type="dxa"/>
            <w:noWrap/>
            <w:hideMark/>
            <w:tcPrChange w:id="2984" w:author="MKONDIWA, Maxwell (CIMMYT-India)" w:date="2024-07-23T08:03:00Z" w16du:dateUtc="2024-07-23T02:33:00Z">
              <w:tcPr>
                <w:tcW w:w="1280" w:type="dxa"/>
                <w:noWrap/>
                <w:hideMark/>
              </w:tcPr>
            </w:tcPrChange>
          </w:tcPr>
          <w:p w14:paraId="7845AC35" w14:textId="77777777" w:rsidR="00897783" w:rsidRPr="00897783" w:rsidRDefault="00897783" w:rsidP="00897783">
            <w:pPr>
              <w:jc w:val="right"/>
              <w:rPr>
                <w:ins w:id="2985" w:author="MKONDIWA, Maxwell (CIMMYT-India)" w:date="2024-07-23T08:02:00Z" w16du:dateUtc="2024-07-23T02:32:00Z"/>
                <w:rFonts w:ascii="Aptos Narrow" w:eastAsia="Times New Roman" w:hAnsi="Aptos Narrow" w:cs="Times New Roman"/>
                <w:color w:val="000000"/>
                <w:kern w:val="0"/>
                <w:lang w:eastAsia="en-ZW"/>
                <w14:ligatures w14:val="none"/>
              </w:rPr>
            </w:pPr>
            <w:ins w:id="298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141.3</w:t>
              </w:r>
            </w:ins>
          </w:p>
        </w:tc>
        <w:tc>
          <w:tcPr>
            <w:tcW w:w="1300" w:type="dxa"/>
            <w:noWrap/>
            <w:hideMark/>
            <w:tcPrChange w:id="2987" w:author="MKONDIWA, Maxwell (CIMMYT-India)" w:date="2024-07-23T08:03:00Z" w16du:dateUtc="2024-07-23T02:33:00Z">
              <w:tcPr>
                <w:tcW w:w="1300" w:type="dxa"/>
                <w:noWrap/>
                <w:hideMark/>
              </w:tcPr>
            </w:tcPrChange>
          </w:tcPr>
          <w:p w14:paraId="23EC6D02" w14:textId="77777777" w:rsidR="00897783" w:rsidRPr="00897783" w:rsidRDefault="00897783" w:rsidP="00897783">
            <w:pPr>
              <w:jc w:val="right"/>
              <w:rPr>
                <w:ins w:id="2988" w:author="MKONDIWA, Maxwell (CIMMYT-India)" w:date="2024-07-23T08:02:00Z" w16du:dateUtc="2024-07-23T02:32:00Z"/>
                <w:rFonts w:ascii="Aptos Narrow" w:eastAsia="Times New Roman" w:hAnsi="Aptos Narrow" w:cs="Times New Roman"/>
                <w:color w:val="000000"/>
                <w:kern w:val="0"/>
                <w:lang w:eastAsia="en-ZW"/>
                <w14:ligatures w14:val="none"/>
              </w:rPr>
            </w:pPr>
            <w:ins w:id="298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157.18</w:t>
              </w:r>
            </w:ins>
          </w:p>
        </w:tc>
      </w:tr>
      <w:tr w:rsidR="00897783" w:rsidRPr="00897783" w14:paraId="7A467482" w14:textId="77777777" w:rsidTr="00897783">
        <w:tblPrEx>
          <w:tblPrExChange w:id="2990" w:author="MKONDIWA, Maxwell (CIMMYT-India)" w:date="2024-07-23T08:03:00Z" w16du:dateUtc="2024-07-23T02:33:00Z">
            <w:tblPrEx>
              <w:tblLook w:val="04A0" w:firstRow="1" w:lastRow="0" w:firstColumn="1" w:lastColumn="0" w:noHBand="0" w:noVBand="1"/>
            </w:tblPrEx>
          </w:tblPrExChange>
        </w:tblPrEx>
        <w:trPr>
          <w:trHeight w:val="288"/>
          <w:ins w:id="2991" w:author="MKONDIWA, Maxwell (CIMMYT-India)" w:date="2024-07-23T08:02:00Z"/>
          <w:trPrChange w:id="2992" w:author="MKONDIWA, Maxwell (CIMMYT-India)" w:date="2024-07-23T08:03:00Z" w16du:dateUtc="2024-07-23T02:33:00Z">
            <w:trPr>
              <w:trHeight w:val="288"/>
            </w:trPr>
          </w:trPrChange>
        </w:trPr>
        <w:tc>
          <w:tcPr>
            <w:tcW w:w="2421" w:type="dxa"/>
            <w:noWrap/>
            <w:hideMark/>
            <w:tcPrChange w:id="2993" w:author="MKONDIWA, Maxwell (CIMMYT-India)" w:date="2024-07-23T08:03:00Z" w16du:dateUtc="2024-07-23T02:33:00Z">
              <w:tcPr>
                <w:tcW w:w="2421" w:type="dxa"/>
                <w:noWrap/>
                <w:hideMark/>
              </w:tcPr>
            </w:tcPrChange>
          </w:tcPr>
          <w:p w14:paraId="74ED4343" w14:textId="77777777" w:rsidR="00897783" w:rsidRPr="00897783" w:rsidRDefault="00897783" w:rsidP="00897783">
            <w:pPr>
              <w:jc w:val="right"/>
              <w:rPr>
                <w:ins w:id="2994"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2995" w:author="MKONDIWA, Maxwell (CIMMYT-India)" w:date="2024-07-23T08:03:00Z" w16du:dateUtc="2024-07-23T02:33:00Z">
              <w:tcPr>
                <w:tcW w:w="960" w:type="dxa"/>
                <w:noWrap/>
                <w:hideMark/>
              </w:tcPr>
            </w:tcPrChange>
          </w:tcPr>
          <w:p w14:paraId="4D3A4F8F" w14:textId="77777777" w:rsidR="00897783" w:rsidRPr="00897783" w:rsidRDefault="00897783" w:rsidP="00897783">
            <w:pPr>
              <w:jc w:val="left"/>
              <w:rPr>
                <w:ins w:id="2996"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299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2998" w:author="MKONDIWA, Maxwell (CIMMYT-India)" w:date="2024-07-23T08:03:00Z" w16du:dateUtc="2024-07-23T02:33:00Z">
              <w:tcPr>
                <w:tcW w:w="1280" w:type="dxa"/>
                <w:noWrap/>
                <w:hideMark/>
              </w:tcPr>
            </w:tcPrChange>
          </w:tcPr>
          <w:p w14:paraId="510B0248" w14:textId="77777777" w:rsidR="00897783" w:rsidRPr="00897783" w:rsidRDefault="00897783" w:rsidP="00897783">
            <w:pPr>
              <w:jc w:val="right"/>
              <w:rPr>
                <w:ins w:id="2999" w:author="MKONDIWA, Maxwell (CIMMYT-India)" w:date="2024-07-23T08:02:00Z" w16du:dateUtc="2024-07-23T02:32:00Z"/>
                <w:rFonts w:ascii="Aptos Narrow" w:eastAsia="Times New Roman" w:hAnsi="Aptos Narrow" w:cs="Times New Roman"/>
                <w:color w:val="000000"/>
                <w:kern w:val="0"/>
                <w:lang w:eastAsia="en-ZW"/>
                <w14:ligatures w14:val="none"/>
              </w:rPr>
            </w:pPr>
            <w:ins w:id="300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33.7</w:t>
              </w:r>
            </w:ins>
          </w:p>
        </w:tc>
        <w:tc>
          <w:tcPr>
            <w:tcW w:w="1340" w:type="dxa"/>
            <w:noWrap/>
            <w:hideMark/>
            <w:tcPrChange w:id="3001" w:author="MKONDIWA, Maxwell (CIMMYT-India)" w:date="2024-07-23T08:03:00Z" w16du:dateUtc="2024-07-23T02:33:00Z">
              <w:tcPr>
                <w:tcW w:w="1340" w:type="dxa"/>
                <w:noWrap/>
                <w:hideMark/>
              </w:tcPr>
            </w:tcPrChange>
          </w:tcPr>
          <w:p w14:paraId="2E635C20" w14:textId="77777777" w:rsidR="00897783" w:rsidRPr="00897783" w:rsidRDefault="00897783" w:rsidP="00897783">
            <w:pPr>
              <w:jc w:val="right"/>
              <w:rPr>
                <w:ins w:id="3002" w:author="MKONDIWA, Maxwell (CIMMYT-India)" w:date="2024-07-23T08:02:00Z" w16du:dateUtc="2024-07-23T02:32:00Z"/>
                <w:rFonts w:ascii="Aptos Narrow" w:eastAsia="Times New Roman" w:hAnsi="Aptos Narrow" w:cs="Times New Roman"/>
                <w:color w:val="000000"/>
                <w:kern w:val="0"/>
                <w:lang w:eastAsia="en-ZW"/>
                <w14:ligatures w14:val="none"/>
              </w:rPr>
            </w:pPr>
            <w:ins w:id="300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29.75</w:t>
              </w:r>
            </w:ins>
          </w:p>
        </w:tc>
        <w:tc>
          <w:tcPr>
            <w:tcW w:w="1280" w:type="dxa"/>
            <w:noWrap/>
            <w:hideMark/>
            <w:tcPrChange w:id="3004" w:author="MKONDIWA, Maxwell (CIMMYT-India)" w:date="2024-07-23T08:03:00Z" w16du:dateUtc="2024-07-23T02:33:00Z">
              <w:tcPr>
                <w:tcW w:w="1280" w:type="dxa"/>
                <w:noWrap/>
                <w:hideMark/>
              </w:tcPr>
            </w:tcPrChange>
          </w:tcPr>
          <w:p w14:paraId="34D1F48B" w14:textId="77777777" w:rsidR="00897783" w:rsidRPr="00897783" w:rsidRDefault="00897783" w:rsidP="00897783">
            <w:pPr>
              <w:jc w:val="right"/>
              <w:rPr>
                <w:ins w:id="3005" w:author="MKONDIWA, Maxwell (CIMMYT-India)" w:date="2024-07-23T08:02:00Z" w16du:dateUtc="2024-07-23T02:32:00Z"/>
                <w:rFonts w:ascii="Aptos Narrow" w:eastAsia="Times New Roman" w:hAnsi="Aptos Narrow" w:cs="Times New Roman"/>
                <w:color w:val="000000"/>
                <w:kern w:val="0"/>
                <w:lang w:eastAsia="en-ZW"/>
                <w14:ligatures w14:val="none"/>
              </w:rPr>
            </w:pPr>
            <w:ins w:id="300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30.55</w:t>
              </w:r>
            </w:ins>
          </w:p>
        </w:tc>
        <w:tc>
          <w:tcPr>
            <w:tcW w:w="1300" w:type="dxa"/>
            <w:noWrap/>
            <w:hideMark/>
            <w:tcPrChange w:id="3007" w:author="MKONDIWA, Maxwell (CIMMYT-India)" w:date="2024-07-23T08:03:00Z" w16du:dateUtc="2024-07-23T02:33:00Z">
              <w:tcPr>
                <w:tcW w:w="1300" w:type="dxa"/>
                <w:noWrap/>
                <w:hideMark/>
              </w:tcPr>
            </w:tcPrChange>
          </w:tcPr>
          <w:p w14:paraId="759F45D2" w14:textId="77777777" w:rsidR="00897783" w:rsidRPr="00897783" w:rsidRDefault="00897783" w:rsidP="00897783">
            <w:pPr>
              <w:jc w:val="right"/>
              <w:rPr>
                <w:ins w:id="3008" w:author="MKONDIWA, Maxwell (CIMMYT-India)" w:date="2024-07-23T08:02:00Z" w16du:dateUtc="2024-07-23T02:32:00Z"/>
                <w:rFonts w:ascii="Aptos Narrow" w:eastAsia="Times New Roman" w:hAnsi="Aptos Narrow" w:cs="Times New Roman"/>
                <w:color w:val="000000"/>
                <w:kern w:val="0"/>
                <w:lang w:eastAsia="en-ZW"/>
                <w14:ligatures w14:val="none"/>
              </w:rPr>
            </w:pPr>
            <w:ins w:id="300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28.12</w:t>
              </w:r>
            </w:ins>
          </w:p>
        </w:tc>
      </w:tr>
      <w:tr w:rsidR="00897783" w:rsidRPr="00897783" w14:paraId="441E0EB4" w14:textId="77777777" w:rsidTr="00897783">
        <w:trPr>
          <w:trHeight w:val="288"/>
          <w:ins w:id="3010" w:author="MKONDIWA, Maxwell (CIMMYT-India)" w:date="2024-07-23T08:02:00Z"/>
          <w:trPrChange w:id="3011" w:author="MKONDIWA, Maxwell (CIMMYT-India)" w:date="2024-07-23T08:03:00Z" w16du:dateUtc="2024-07-23T02:33:00Z">
            <w:trPr>
              <w:trHeight w:val="288"/>
            </w:trPr>
          </w:trPrChange>
        </w:trPr>
        <w:tc>
          <w:tcPr>
            <w:tcW w:w="2421" w:type="dxa"/>
            <w:noWrap/>
            <w:hideMark/>
            <w:tcPrChange w:id="3012" w:author="MKONDIWA, Maxwell (CIMMYT-India)" w:date="2024-07-23T08:03:00Z" w16du:dateUtc="2024-07-23T02:33:00Z">
              <w:tcPr>
                <w:tcW w:w="2421" w:type="dxa"/>
                <w:noWrap/>
                <w:hideMark/>
              </w:tcPr>
            </w:tcPrChange>
          </w:tcPr>
          <w:p w14:paraId="7BF09CBA" w14:textId="77777777" w:rsidR="00897783" w:rsidRPr="00897783" w:rsidRDefault="00897783" w:rsidP="00897783">
            <w:pPr>
              <w:jc w:val="left"/>
              <w:rPr>
                <w:ins w:id="3013" w:author="MKONDIWA, Maxwell (CIMMYT-India)" w:date="2024-07-23T08:02:00Z" w16du:dateUtc="2024-07-23T02:32:00Z"/>
                <w:rFonts w:ascii="Aptos Narrow" w:eastAsia="Times New Roman" w:hAnsi="Aptos Narrow" w:cs="Times New Roman"/>
                <w:color w:val="000000"/>
                <w:kern w:val="0"/>
                <w:lang w:eastAsia="en-ZW"/>
                <w14:ligatures w14:val="none"/>
              </w:rPr>
            </w:pPr>
            <w:ins w:id="301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Phosphate</w:t>
              </w:r>
            </w:ins>
          </w:p>
        </w:tc>
        <w:tc>
          <w:tcPr>
            <w:tcW w:w="960" w:type="dxa"/>
            <w:noWrap/>
            <w:hideMark/>
            <w:tcPrChange w:id="3015" w:author="MKONDIWA, Maxwell (CIMMYT-India)" w:date="2024-07-23T08:03:00Z" w16du:dateUtc="2024-07-23T02:33:00Z">
              <w:tcPr>
                <w:tcW w:w="960" w:type="dxa"/>
                <w:noWrap/>
                <w:hideMark/>
              </w:tcPr>
            </w:tcPrChange>
          </w:tcPr>
          <w:p w14:paraId="58B9955D" w14:textId="77777777" w:rsidR="00897783" w:rsidRPr="00897783" w:rsidRDefault="00897783" w:rsidP="00897783">
            <w:pPr>
              <w:jc w:val="left"/>
              <w:rPr>
                <w:ins w:id="3016" w:author="MKONDIWA, Maxwell (CIMMYT-India)" w:date="2024-07-23T08:02:00Z" w16du:dateUtc="2024-07-23T02:32:00Z"/>
                <w:rFonts w:ascii="Aptos Narrow" w:eastAsia="Times New Roman" w:hAnsi="Aptos Narrow" w:cs="Times New Roman"/>
                <w:color w:val="000000"/>
                <w:kern w:val="0"/>
                <w:lang w:eastAsia="en-ZW"/>
                <w14:ligatures w14:val="none"/>
              </w:rPr>
            </w:pPr>
            <w:ins w:id="301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Change w:id="3018" w:author="MKONDIWA, Maxwell (CIMMYT-India)" w:date="2024-07-23T08:03:00Z" w16du:dateUtc="2024-07-23T02:33:00Z">
              <w:tcPr>
                <w:tcW w:w="1280" w:type="dxa"/>
                <w:noWrap/>
                <w:hideMark/>
              </w:tcPr>
            </w:tcPrChange>
          </w:tcPr>
          <w:p w14:paraId="62A3EC1F" w14:textId="77777777" w:rsidR="00897783" w:rsidRPr="00897783" w:rsidRDefault="00897783" w:rsidP="00897783">
            <w:pPr>
              <w:jc w:val="right"/>
              <w:rPr>
                <w:ins w:id="3019" w:author="MKONDIWA, Maxwell (CIMMYT-India)" w:date="2024-07-23T08:02:00Z" w16du:dateUtc="2024-07-23T02:32:00Z"/>
                <w:rFonts w:ascii="Aptos Narrow" w:eastAsia="Times New Roman" w:hAnsi="Aptos Narrow" w:cs="Times New Roman"/>
                <w:color w:val="000000"/>
                <w:kern w:val="0"/>
                <w:lang w:eastAsia="en-ZW"/>
                <w14:ligatures w14:val="none"/>
              </w:rPr>
            </w:pPr>
            <w:ins w:id="302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50.45</w:t>
              </w:r>
            </w:ins>
          </w:p>
        </w:tc>
        <w:tc>
          <w:tcPr>
            <w:tcW w:w="1340" w:type="dxa"/>
            <w:noWrap/>
            <w:hideMark/>
            <w:tcPrChange w:id="3021" w:author="MKONDIWA, Maxwell (CIMMYT-India)" w:date="2024-07-23T08:03:00Z" w16du:dateUtc="2024-07-23T02:33:00Z">
              <w:tcPr>
                <w:tcW w:w="1340" w:type="dxa"/>
                <w:noWrap/>
                <w:hideMark/>
              </w:tcPr>
            </w:tcPrChange>
          </w:tcPr>
          <w:p w14:paraId="45A64B36" w14:textId="77777777" w:rsidR="00897783" w:rsidRPr="00897783" w:rsidRDefault="00897783" w:rsidP="00897783">
            <w:pPr>
              <w:jc w:val="right"/>
              <w:rPr>
                <w:ins w:id="3022" w:author="MKONDIWA, Maxwell (CIMMYT-India)" w:date="2024-07-23T08:02:00Z" w16du:dateUtc="2024-07-23T02:32:00Z"/>
                <w:rFonts w:ascii="Aptos Narrow" w:eastAsia="Times New Roman" w:hAnsi="Aptos Narrow" w:cs="Times New Roman"/>
                <w:color w:val="000000"/>
                <w:kern w:val="0"/>
                <w:lang w:eastAsia="en-ZW"/>
                <w14:ligatures w14:val="none"/>
              </w:rPr>
            </w:pPr>
            <w:ins w:id="302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56.4</w:t>
              </w:r>
            </w:ins>
          </w:p>
        </w:tc>
        <w:tc>
          <w:tcPr>
            <w:tcW w:w="1280" w:type="dxa"/>
            <w:noWrap/>
            <w:hideMark/>
            <w:tcPrChange w:id="3024" w:author="MKONDIWA, Maxwell (CIMMYT-India)" w:date="2024-07-23T08:03:00Z" w16du:dateUtc="2024-07-23T02:33:00Z">
              <w:tcPr>
                <w:tcW w:w="1280" w:type="dxa"/>
                <w:noWrap/>
                <w:hideMark/>
              </w:tcPr>
            </w:tcPrChange>
          </w:tcPr>
          <w:p w14:paraId="17A02A51" w14:textId="77777777" w:rsidR="00897783" w:rsidRPr="00897783" w:rsidRDefault="00897783" w:rsidP="00897783">
            <w:pPr>
              <w:jc w:val="right"/>
              <w:rPr>
                <w:ins w:id="3025" w:author="MKONDIWA, Maxwell (CIMMYT-India)" w:date="2024-07-23T08:02:00Z" w16du:dateUtc="2024-07-23T02:32:00Z"/>
                <w:rFonts w:ascii="Aptos Narrow" w:eastAsia="Times New Roman" w:hAnsi="Aptos Narrow" w:cs="Times New Roman"/>
                <w:color w:val="000000"/>
                <w:kern w:val="0"/>
                <w:lang w:eastAsia="en-ZW"/>
                <w14:ligatures w14:val="none"/>
              </w:rPr>
            </w:pPr>
            <w:ins w:id="302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62</w:t>
              </w:r>
            </w:ins>
          </w:p>
        </w:tc>
        <w:tc>
          <w:tcPr>
            <w:tcW w:w="1300" w:type="dxa"/>
            <w:noWrap/>
            <w:hideMark/>
            <w:tcPrChange w:id="3027" w:author="MKONDIWA, Maxwell (CIMMYT-India)" w:date="2024-07-23T08:03:00Z" w16du:dateUtc="2024-07-23T02:33:00Z">
              <w:tcPr>
                <w:tcW w:w="1300" w:type="dxa"/>
                <w:noWrap/>
                <w:hideMark/>
              </w:tcPr>
            </w:tcPrChange>
          </w:tcPr>
          <w:p w14:paraId="768414C7" w14:textId="77777777" w:rsidR="00897783" w:rsidRPr="00897783" w:rsidRDefault="00897783" w:rsidP="00897783">
            <w:pPr>
              <w:jc w:val="right"/>
              <w:rPr>
                <w:ins w:id="3028" w:author="MKONDIWA, Maxwell (CIMMYT-India)" w:date="2024-07-23T08:02:00Z" w16du:dateUtc="2024-07-23T02:32:00Z"/>
                <w:rFonts w:ascii="Aptos Narrow" w:eastAsia="Times New Roman" w:hAnsi="Aptos Narrow" w:cs="Times New Roman"/>
                <w:color w:val="000000"/>
                <w:kern w:val="0"/>
                <w:lang w:eastAsia="en-ZW"/>
                <w14:ligatures w14:val="none"/>
              </w:rPr>
            </w:pPr>
            <w:ins w:id="302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67.01</w:t>
              </w:r>
            </w:ins>
          </w:p>
        </w:tc>
      </w:tr>
      <w:tr w:rsidR="00897783" w:rsidRPr="00897783" w14:paraId="4FDC072D" w14:textId="77777777" w:rsidTr="00897783">
        <w:tblPrEx>
          <w:tblPrExChange w:id="3030" w:author="MKONDIWA, Maxwell (CIMMYT-India)" w:date="2024-07-23T08:03:00Z" w16du:dateUtc="2024-07-23T02:33:00Z">
            <w:tblPrEx>
              <w:tblLook w:val="04A0" w:firstRow="1" w:lastRow="0" w:firstColumn="1" w:lastColumn="0" w:noHBand="0" w:noVBand="1"/>
            </w:tblPrEx>
          </w:tblPrExChange>
        </w:tblPrEx>
        <w:trPr>
          <w:trHeight w:val="288"/>
          <w:ins w:id="3031" w:author="MKONDIWA, Maxwell (CIMMYT-India)" w:date="2024-07-23T08:02:00Z"/>
          <w:trPrChange w:id="3032" w:author="MKONDIWA, Maxwell (CIMMYT-India)" w:date="2024-07-23T08:03:00Z" w16du:dateUtc="2024-07-23T02:33:00Z">
            <w:trPr>
              <w:trHeight w:val="288"/>
            </w:trPr>
          </w:trPrChange>
        </w:trPr>
        <w:tc>
          <w:tcPr>
            <w:tcW w:w="2421" w:type="dxa"/>
            <w:noWrap/>
            <w:hideMark/>
            <w:tcPrChange w:id="3033" w:author="MKONDIWA, Maxwell (CIMMYT-India)" w:date="2024-07-23T08:03:00Z" w16du:dateUtc="2024-07-23T02:33:00Z">
              <w:tcPr>
                <w:tcW w:w="2421" w:type="dxa"/>
                <w:noWrap/>
                <w:hideMark/>
              </w:tcPr>
            </w:tcPrChange>
          </w:tcPr>
          <w:p w14:paraId="5026E555" w14:textId="77777777" w:rsidR="00897783" w:rsidRPr="00897783" w:rsidRDefault="00897783" w:rsidP="00897783">
            <w:pPr>
              <w:jc w:val="right"/>
              <w:rPr>
                <w:ins w:id="3034"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035" w:author="MKONDIWA, Maxwell (CIMMYT-India)" w:date="2024-07-23T08:03:00Z" w16du:dateUtc="2024-07-23T02:33:00Z">
              <w:tcPr>
                <w:tcW w:w="960" w:type="dxa"/>
                <w:noWrap/>
                <w:hideMark/>
              </w:tcPr>
            </w:tcPrChange>
          </w:tcPr>
          <w:p w14:paraId="7F38D4D4" w14:textId="77777777" w:rsidR="00897783" w:rsidRPr="00897783" w:rsidRDefault="00897783" w:rsidP="00897783">
            <w:pPr>
              <w:jc w:val="left"/>
              <w:rPr>
                <w:ins w:id="3036"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03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038" w:author="MKONDIWA, Maxwell (CIMMYT-India)" w:date="2024-07-23T08:03:00Z" w16du:dateUtc="2024-07-23T02:33:00Z">
              <w:tcPr>
                <w:tcW w:w="1280" w:type="dxa"/>
                <w:noWrap/>
                <w:hideMark/>
              </w:tcPr>
            </w:tcPrChange>
          </w:tcPr>
          <w:p w14:paraId="4249B8E2" w14:textId="77777777" w:rsidR="00897783" w:rsidRPr="00897783" w:rsidRDefault="00897783" w:rsidP="00897783">
            <w:pPr>
              <w:jc w:val="right"/>
              <w:rPr>
                <w:ins w:id="3039" w:author="MKONDIWA, Maxwell (CIMMYT-India)" w:date="2024-07-23T08:02:00Z" w16du:dateUtc="2024-07-23T02:32:00Z"/>
                <w:rFonts w:ascii="Aptos Narrow" w:eastAsia="Times New Roman" w:hAnsi="Aptos Narrow" w:cs="Times New Roman"/>
                <w:color w:val="000000"/>
                <w:kern w:val="0"/>
                <w:lang w:eastAsia="en-ZW"/>
                <w14:ligatures w14:val="none"/>
              </w:rPr>
            </w:pPr>
            <w:ins w:id="304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16.49</w:t>
              </w:r>
            </w:ins>
          </w:p>
        </w:tc>
        <w:tc>
          <w:tcPr>
            <w:tcW w:w="1340" w:type="dxa"/>
            <w:noWrap/>
            <w:hideMark/>
            <w:tcPrChange w:id="3041" w:author="MKONDIWA, Maxwell (CIMMYT-India)" w:date="2024-07-23T08:03:00Z" w16du:dateUtc="2024-07-23T02:33:00Z">
              <w:tcPr>
                <w:tcW w:w="1340" w:type="dxa"/>
                <w:noWrap/>
                <w:hideMark/>
              </w:tcPr>
            </w:tcPrChange>
          </w:tcPr>
          <w:p w14:paraId="21469749" w14:textId="77777777" w:rsidR="00897783" w:rsidRPr="00897783" w:rsidRDefault="00897783" w:rsidP="00897783">
            <w:pPr>
              <w:jc w:val="right"/>
              <w:rPr>
                <w:ins w:id="3042" w:author="MKONDIWA, Maxwell (CIMMYT-India)" w:date="2024-07-23T08:02:00Z" w16du:dateUtc="2024-07-23T02:32:00Z"/>
                <w:rFonts w:ascii="Aptos Narrow" w:eastAsia="Times New Roman" w:hAnsi="Aptos Narrow" w:cs="Times New Roman"/>
                <w:color w:val="000000"/>
                <w:kern w:val="0"/>
                <w:lang w:eastAsia="en-ZW"/>
                <w14:ligatures w14:val="none"/>
              </w:rPr>
            </w:pPr>
            <w:ins w:id="304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17.8</w:t>
              </w:r>
            </w:ins>
          </w:p>
        </w:tc>
        <w:tc>
          <w:tcPr>
            <w:tcW w:w="1280" w:type="dxa"/>
            <w:noWrap/>
            <w:hideMark/>
            <w:tcPrChange w:id="3044" w:author="MKONDIWA, Maxwell (CIMMYT-India)" w:date="2024-07-23T08:03:00Z" w16du:dateUtc="2024-07-23T02:33:00Z">
              <w:tcPr>
                <w:tcW w:w="1280" w:type="dxa"/>
                <w:noWrap/>
                <w:hideMark/>
              </w:tcPr>
            </w:tcPrChange>
          </w:tcPr>
          <w:p w14:paraId="2C26958D" w14:textId="77777777" w:rsidR="00897783" w:rsidRPr="00897783" w:rsidRDefault="00897783" w:rsidP="00897783">
            <w:pPr>
              <w:jc w:val="right"/>
              <w:rPr>
                <w:ins w:id="3045" w:author="MKONDIWA, Maxwell (CIMMYT-India)" w:date="2024-07-23T08:02:00Z" w16du:dateUtc="2024-07-23T02:32:00Z"/>
                <w:rFonts w:ascii="Aptos Narrow" w:eastAsia="Times New Roman" w:hAnsi="Aptos Narrow" w:cs="Times New Roman"/>
                <w:color w:val="000000"/>
                <w:kern w:val="0"/>
                <w:lang w:eastAsia="en-ZW"/>
                <w14:ligatures w14:val="none"/>
              </w:rPr>
            </w:pPr>
            <w:ins w:id="304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19.28</w:t>
              </w:r>
            </w:ins>
          </w:p>
        </w:tc>
        <w:tc>
          <w:tcPr>
            <w:tcW w:w="1300" w:type="dxa"/>
            <w:noWrap/>
            <w:hideMark/>
            <w:tcPrChange w:id="3047" w:author="MKONDIWA, Maxwell (CIMMYT-India)" w:date="2024-07-23T08:03:00Z" w16du:dateUtc="2024-07-23T02:33:00Z">
              <w:tcPr>
                <w:tcW w:w="1300" w:type="dxa"/>
                <w:noWrap/>
                <w:hideMark/>
              </w:tcPr>
            </w:tcPrChange>
          </w:tcPr>
          <w:p w14:paraId="5F440761" w14:textId="77777777" w:rsidR="00897783" w:rsidRPr="00897783" w:rsidRDefault="00897783" w:rsidP="00897783">
            <w:pPr>
              <w:jc w:val="right"/>
              <w:rPr>
                <w:ins w:id="3048" w:author="MKONDIWA, Maxwell (CIMMYT-India)" w:date="2024-07-23T08:02:00Z" w16du:dateUtc="2024-07-23T02:32:00Z"/>
                <w:rFonts w:ascii="Aptos Narrow" w:eastAsia="Times New Roman" w:hAnsi="Aptos Narrow" w:cs="Times New Roman"/>
                <w:color w:val="000000"/>
                <w:kern w:val="0"/>
                <w:lang w:eastAsia="en-ZW"/>
                <w14:ligatures w14:val="none"/>
              </w:rPr>
            </w:pPr>
            <w:ins w:id="304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20.36</w:t>
              </w:r>
            </w:ins>
          </w:p>
        </w:tc>
      </w:tr>
      <w:tr w:rsidR="00897783" w:rsidRPr="00897783" w14:paraId="3CF62A49" w14:textId="77777777" w:rsidTr="00897783">
        <w:trPr>
          <w:trHeight w:val="288"/>
          <w:ins w:id="3050" w:author="MKONDIWA, Maxwell (CIMMYT-India)" w:date="2024-07-23T08:02:00Z"/>
          <w:trPrChange w:id="3051" w:author="MKONDIWA, Maxwell (CIMMYT-India)" w:date="2024-07-23T08:03:00Z" w16du:dateUtc="2024-07-23T02:33:00Z">
            <w:trPr>
              <w:trHeight w:val="288"/>
            </w:trPr>
          </w:trPrChange>
        </w:trPr>
        <w:tc>
          <w:tcPr>
            <w:tcW w:w="2421" w:type="dxa"/>
            <w:noWrap/>
            <w:hideMark/>
            <w:tcPrChange w:id="3052" w:author="MKONDIWA, Maxwell (CIMMYT-India)" w:date="2024-07-23T08:03:00Z" w16du:dateUtc="2024-07-23T02:33:00Z">
              <w:tcPr>
                <w:tcW w:w="2421" w:type="dxa"/>
                <w:noWrap/>
                <w:hideMark/>
              </w:tcPr>
            </w:tcPrChange>
          </w:tcPr>
          <w:p w14:paraId="470C3B9D" w14:textId="77777777" w:rsidR="00897783" w:rsidRPr="00897783" w:rsidRDefault="00897783" w:rsidP="00897783">
            <w:pPr>
              <w:jc w:val="left"/>
              <w:rPr>
                <w:ins w:id="3053" w:author="MKONDIWA, Maxwell (CIMMYT-India)" w:date="2024-07-23T08:02:00Z" w16du:dateUtc="2024-07-23T02:32:00Z"/>
                <w:rFonts w:ascii="Aptos Narrow" w:eastAsia="Times New Roman" w:hAnsi="Aptos Narrow" w:cs="Times New Roman"/>
                <w:color w:val="000000"/>
                <w:kern w:val="0"/>
                <w:lang w:eastAsia="en-ZW"/>
                <w14:ligatures w14:val="none"/>
              </w:rPr>
            </w:pPr>
            <w:ins w:id="305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Long duration variety</w:t>
              </w:r>
            </w:ins>
          </w:p>
        </w:tc>
        <w:tc>
          <w:tcPr>
            <w:tcW w:w="960" w:type="dxa"/>
            <w:noWrap/>
            <w:hideMark/>
            <w:tcPrChange w:id="3055" w:author="MKONDIWA, Maxwell (CIMMYT-India)" w:date="2024-07-23T08:03:00Z" w16du:dateUtc="2024-07-23T02:33:00Z">
              <w:tcPr>
                <w:tcW w:w="960" w:type="dxa"/>
                <w:noWrap/>
                <w:hideMark/>
              </w:tcPr>
            </w:tcPrChange>
          </w:tcPr>
          <w:p w14:paraId="3B57CFF3" w14:textId="77777777" w:rsidR="00897783" w:rsidRPr="00897783" w:rsidRDefault="00897783" w:rsidP="00897783">
            <w:pPr>
              <w:jc w:val="left"/>
              <w:rPr>
                <w:ins w:id="3056" w:author="MKONDIWA, Maxwell (CIMMYT-India)" w:date="2024-07-23T08:02:00Z" w16du:dateUtc="2024-07-23T02:32:00Z"/>
                <w:rFonts w:ascii="Aptos Narrow" w:eastAsia="Times New Roman" w:hAnsi="Aptos Narrow" w:cs="Times New Roman"/>
                <w:color w:val="000000"/>
                <w:kern w:val="0"/>
                <w:lang w:eastAsia="en-ZW"/>
                <w14:ligatures w14:val="none"/>
              </w:rPr>
            </w:pPr>
            <w:ins w:id="305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Change w:id="3058" w:author="MKONDIWA, Maxwell (CIMMYT-India)" w:date="2024-07-23T08:03:00Z" w16du:dateUtc="2024-07-23T02:33:00Z">
              <w:tcPr>
                <w:tcW w:w="1280" w:type="dxa"/>
                <w:noWrap/>
                <w:hideMark/>
              </w:tcPr>
            </w:tcPrChange>
          </w:tcPr>
          <w:p w14:paraId="32D175EB" w14:textId="77777777" w:rsidR="00897783" w:rsidRPr="00897783" w:rsidRDefault="00897783" w:rsidP="00897783">
            <w:pPr>
              <w:jc w:val="right"/>
              <w:rPr>
                <w:ins w:id="3059" w:author="MKONDIWA, Maxwell (CIMMYT-India)" w:date="2024-07-23T08:02:00Z" w16du:dateUtc="2024-07-23T02:32:00Z"/>
                <w:rFonts w:ascii="Aptos Narrow" w:eastAsia="Times New Roman" w:hAnsi="Aptos Narrow" w:cs="Times New Roman"/>
                <w:color w:val="000000"/>
                <w:kern w:val="0"/>
                <w:lang w:eastAsia="en-ZW"/>
                <w14:ligatures w14:val="none"/>
              </w:rPr>
            </w:pPr>
            <w:ins w:id="306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0.44</w:t>
              </w:r>
            </w:ins>
          </w:p>
        </w:tc>
        <w:tc>
          <w:tcPr>
            <w:tcW w:w="1340" w:type="dxa"/>
            <w:noWrap/>
            <w:hideMark/>
            <w:tcPrChange w:id="3061" w:author="MKONDIWA, Maxwell (CIMMYT-India)" w:date="2024-07-23T08:03:00Z" w16du:dateUtc="2024-07-23T02:33:00Z">
              <w:tcPr>
                <w:tcW w:w="1340" w:type="dxa"/>
                <w:noWrap/>
                <w:hideMark/>
              </w:tcPr>
            </w:tcPrChange>
          </w:tcPr>
          <w:p w14:paraId="28A58DA4" w14:textId="77777777" w:rsidR="00897783" w:rsidRPr="00897783" w:rsidRDefault="00897783" w:rsidP="00897783">
            <w:pPr>
              <w:jc w:val="right"/>
              <w:rPr>
                <w:ins w:id="3062" w:author="MKONDIWA, Maxwell (CIMMYT-India)" w:date="2024-07-23T08:02:00Z" w16du:dateUtc="2024-07-23T02:32:00Z"/>
                <w:rFonts w:ascii="Aptos Narrow" w:eastAsia="Times New Roman" w:hAnsi="Aptos Narrow" w:cs="Times New Roman"/>
                <w:color w:val="000000"/>
                <w:kern w:val="0"/>
                <w:lang w:eastAsia="en-ZW"/>
                <w14:ligatures w14:val="none"/>
              </w:rPr>
            </w:pPr>
            <w:ins w:id="306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0.54</w:t>
              </w:r>
            </w:ins>
          </w:p>
        </w:tc>
        <w:tc>
          <w:tcPr>
            <w:tcW w:w="1280" w:type="dxa"/>
            <w:noWrap/>
            <w:hideMark/>
            <w:tcPrChange w:id="3064" w:author="MKONDIWA, Maxwell (CIMMYT-India)" w:date="2024-07-23T08:03:00Z" w16du:dateUtc="2024-07-23T02:33:00Z">
              <w:tcPr>
                <w:tcW w:w="1280" w:type="dxa"/>
                <w:noWrap/>
                <w:hideMark/>
              </w:tcPr>
            </w:tcPrChange>
          </w:tcPr>
          <w:p w14:paraId="72379B2D" w14:textId="77777777" w:rsidR="00897783" w:rsidRPr="00897783" w:rsidRDefault="00897783" w:rsidP="00897783">
            <w:pPr>
              <w:jc w:val="right"/>
              <w:rPr>
                <w:ins w:id="3065" w:author="MKONDIWA, Maxwell (CIMMYT-India)" w:date="2024-07-23T08:02:00Z" w16du:dateUtc="2024-07-23T02:32:00Z"/>
                <w:rFonts w:ascii="Aptos Narrow" w:eastAsia="Times New Roman" w:hAnsi="Aptos Narrow" w:cs="Times New Roman"/>
                <w:color w:val="000000"/>
                <w:kern w:val="0"/>
                <w:lang w:eastAsia="en-ZW"/>
                <w14:ligatures w14:val="none"/>
              </w:rPr>
            </w:pPr>
            <w:ins w:id="306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0.56</w:t>
              </w:r>
            </w:ins>
          </w:p>
        </w:tc>
        <w:tc>
          <w:tcPr>
            <w:tcW w:w="1300" w:type="dxa"/>
            <w:noWrap/>
            <w:hideMark/>
            <w:tcPrChange w:id="3067" w:author="MKONDIWA, Maxwell (CIMMYT-India)" w:date="2024-07-23T08:03:00Z" w16du:dateUtc="2024-07-23T02:33:00Z">
              <w:tcPr>
                <w:tcW w:w="1300" w:type="dxa"/>
                <w:noWrap/>
                <w:hideMark/>
              </w:tcPr>
            </w:tcPrChange>
          </w:tcPr>
          <w:p w14:paraId="5A48FBF1" w14:textId="77777777" w:rsidR="00897783" w:rsidRPr="00897783" w:rsidRDefault="00897783" w:rsidP="00897783">
            <w:pPr>
              <w:jc w:val="right"/>
              <w:rPr>
                <w:ins w:id="3068" w:author="MKONDIWA, Maxwell (CIMMYT-India)" w:date="2024-07-23T08:02:00Z" w16du:dateUtc="2024-07-23T02:32:00Z"/>
                <w:rFonts w:ascii="Aptos Narrow" w:eastAsia="Times New Roman" w:hAnsi="Aptos Narrow" w:cs="Times New Roman"/>
                <w:color w:val="000000"/>
                <w:kern w:val="0"/>
                <w:lang w:eastAsia="en-ZW"/>
                <w14:ligatures w14:val="none"/>
              </w:rPr>
            </w:pPr>
            <w:ins w:id="306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0.54</w:t>
              </w:r>
            </w:ins>
          </w:p>
        </w:tc>
      </w:tr>
      <w:tr w:rsidR="00897783" w:rsidRPr="00897783" w14:paraId="45294F9C" w14:textId="77777777" w:rsidTr="00897783">
        <w:tblPrEx>
          <w:tblPrExChange w:id="3070" w:author="MKONDIWA, Maxwell (CIMMYT-India)" w:date="2024-07-23T08:03:00Z" w16du:dateUtc="2024-07-23T02:33:00Z">
            <w:tblPrEx>
              <w:tblLook w:val="04A0" w:firstRow="1" w:lastRow="0" w:firstColumn="1" w:lastColumn="0" w:noHBand="0" w:noVBand="1"/>
            </w:tblPrEx>
          </w:tblPrExChange>
        </w:tblPrEx>
        <w:trPr>
          <w:trHeight w:val="288"/>
          <w:ins w:id="3071" w:author="MKONDIWA, Maxwell (CIMMYT-India)" w:date="2024-07-23T08:02:00Z"/>
          <w:trPrChange w:id="3072" w:author="MKONDIWA, Maxwell (CIMMYT-India)" w:date="2024-07-23T08:03:00Z" w16du:dateUtc="2024-07-23T02:33:00Z">
            <w:trPr>
              <w:trHeight w:val="288"/>
            </w:trPr>
          </w:trPrChange>
        </w:trPr>
        <w:tc>
          <w:tcPr>
            <w:tcW w:w="2421" w:type="dxa"/>
            <w:noWrap/>
            <w:hideMark/>
            <w:tcPrChange w:id="3073" w:author="MKONDIWA, Maxwell (CIMMYT-India)" w:date="2024-07-23T08:03:00Z" w16du:dateUtc="2024-07-23T02:33:00Z">
              <w:tcPr>
                <w:tcW w:w="2421" w:type="dxa"/>
                <w:noWrap/>
                <w:hideMark/>
              </w:tcPr>
            </w:tcPrChange>
          </w:tcPr>
          <w:p w14:paraId="4AC11546" w14:textId="77777777" w:rsidR="00897783" w:rsidRPr="00897783" w:rsidRDefault="00897783" w:rsidP="00897783">
            <w:pPr>
              <w:jc w:val="right"/>
              <w:rPr>
                <w:ins w:id="3074"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075" w:author="MKONDIWA, Maxwell (CIMMYT-India)" w:date="2024-07-23T08:03:00Z" w16du:dateUtc="2024-07-23T02:33:00Z">
              <w:tcPr>
                <w:tcW w:w="960" w:type="dxa"/>
                <w:noWrap/>
                <w:hideMark/>
              </w:tcPr>
            </w:tcPrChange>
          </w:tcPr>
          <w:p w14:paraId="6C5A07B4" w14:textId="77777777" w:rsidR="00897783" w:rsidRPr="00897783" w:rsidRDefault="00897783" w:rsidP="00897783">
            <w:pPr>
              <w:jc w:val="left"/>
              <w:rPr>
                <w:ins w:id="3076"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07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078" w:author="MKONDIWA, Maxwell (CIMMYT-India)" w:date="2024-07-23T08:03:00Z" w16du:dateUtc="2024-07-23T02:33:00Z">
              <w:tcPr>
                <w:tcW w:w="1280" w:type="dxa"/>
                <w:noWrap/>
                <w:hideMark/>
              </w:tcPr>
            </w:tcPrChange>
          </w:tcPr>
          <w:p w14:paraId="54E66619" w14:textId="77777777" w:rsidR="00897783" w:rsidRPr="00897783" w:rsidRDefault="00897783" w:rsidP="00897783">
            <w:pPr>
              <w:jc w:val="right"/>
              <w:rPr>
                <w:ins w:id="3079" w:author="MKONDIWA, Maxwell (CIMMYT-India)" w:date="2024-07-23T08:02:00Z" w16du:dateUtc="2024-07-23T02:32:00Z"/>
                <w:rFonts w:ascii="Aptos Narrow" w:eastAsia="Times New Roman" w:hAnsi="Aptos Narrow" w:cs="Times New Roman"/>
                <w:color w:val="000000"/>
                <w:kern w:val="0"/>
                <w:lang w:eastAsia="en-ZW"/>
                <w14:ligatures w14:val="none"/>
              </w:rPr>
            </w:pPr>
            <w:ins w:id="308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0.5</w:t>
              </w:r>
            </w:ins>
          </w:p>
        </w:tc>
        <w:tc>
          <w:tcPr>
            <w:tcW w:w="1340" w:type="dxa"/>
            <w:noWrap/>
            <w:hideMark/>
            <w:tcPrChange w:id="3081" w:author="MKONDIWA, Maxwell (CIMMYT-India)" w:date="2024-07-23T08:03:00Z" w16du:dateUtc="2024-07-23T02:33:00Z">
              <w:tcPr>
                <w:tcW w:w="1340" w:type="dxa"/>
                <w:noWrap/>
                <w:hideMark/>
              </w:tcPr>
            </w:tcPrChange>
          </w:tcPr>
          <w:p w14:paraId="25E7A187" w14:textId="77777777" w:rsidR="00897783" w:rsidRPr="00897783" w:rsidRDefault="00897783" w:rsidP="00897783">
            <w:pPr>
              <w:jc w:val="right"/>
              <w:rPr>
                <w:ins w:id="3082" w:author="MKONDIWA, Maxwell (CIMMYT-India)" w:date="2024-07-23T08:02:00Z" w16du:dateUtc="2024-07-23T02:32:00Z"/>
                <w:rFonts w:ascii="Aptos Narrow" w:eastAsia="Times New Roman" w:hAnsi="Aptos Narrow" w:cs="Times New Roman"/>
                <w:color w:val="000000"/>
                <w:kern w:val="0"/>
                <w:lang w:eastAsia="en-ZW"/>
                <w14:ligatures w14:val="none"/>
              </w:rPr>
            </w:pPr>
            <w:ins w:id="308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0.5</w:t>
              </w:r>
            </w:ins>
          </w:p>
        </w:tc>
        <w:tc>
          <w:tcPr>
            <w:tcW w:w="1280" w:type="dxa"/>
            <w:noWrap/>
            <w:hideMark/>
            <w:tcPrChange w:id="3084" w:author="MKONDIWA, Maxwell (CIMMYT-India)" w:date="2024-07-23T08:03:00Z" w16du:dateUtc="2024-07-23T02:33:00Z">
              <w:tcPr>
                <w:tcW w:w="1280" w:type="dxa"/>
                <w:noWrap/>
                <w:hideMark/>
              </w:tcPr>
            </w:tcPrChange>
          </w:tcPr>
          <w:p w14:paraId="422C86B8" w14:textId="77777777" w:rsidR="00897783" w:rsidRPr="00897783" w:rsidRDefault="00897783" w:rsidP="00897783">
            <w:pPr>
              <w:jc w:val="right"/>
              <w:rPr>
                <w:ins w:id="3085" w:author="MKONDIWA, Maxwell (CIMMYT-India)" w:date="2024-07-23T08:02:00Z" w16du:dateUtc="2024-07-23T02:32:00Z"/>
                <w:rFonts w:ascii="Aptos Narrow" w:eastAsia="Times New Roman" w:hAnsi="Aptos Narrow" w:cs="Times New Roman"/>
                <w:color w:val="000000"/>
                <w:kern w:val="0"/>
                <w:lang w:eastAsia="en-ZW"/>
                <w14:ligatures w14:val="none"/>
              </w:rPr>
            </w:pPr>
            <w:ins w:id="308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0.5</w:t>
              </w:r>
            </w:ins>
          </w:p>
        </w:tc>
        <w:tc>
          <w:tcPr>
            <w:tcW w:w="1300" w:type="dxa"/>
            <w:noWrap/>
            <w:hideMark/>
            <w:tcPrChange w:id="3087" w:author="MKONDIWA, Maxwell (CIMMYT-India)" w:date="2024-07-23T08:03:00Z" w16du:dateUtc="2024-07-23T02:33:00Z">
              <w:tcPr>
                <w:tcW w:w="1300" w:type="dxa"/>
                <w:noWrap/>
                <w:hideMark/>
              </w:tcPr>
            </w:tcPrChange>
          </w:tcPr>
          <w:p w14:paraId="4139100B" w14:textId="77777777" w:rsidR="00897783" w:rsidRPr="00897783" w:rsidRDefault="00897783" w:rsidP="00897783">
            <w:pPr>
              <w:jc w:val="right"/>
              <w:rPr>
                <w:ins w:id="3088" w:author="MKONDIWA, Maxwell (CIMMYT-India)" w:date="2024-07-23T08:02:00Z" w16du:dateUtc="2024-07-23T02:32:00Z"/>
                <w:rFonts w:ascii="Aptos Narrow" w:eastAsia="Times New Roman" w:hAnsi="Aptos Narrow" w:cs="Times New Roman"/>
                <w:color w:val="000000"/>
                <w:kern w:val="0"/>
                <w:lang w:eastAsia="en-ZW"/>
                <w14:ligatures w14:val="none"/>
              </w:rPr>
            </w:pPr>
            <w:ins w:id="308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0.5</w:t>
              </w:r>
            </w:ins>
          </w:p>
        </w:tc>
      </w:tr>
      <w:tr w:rsidR="00897783" w:rsidRPr="00897783" w14:paraId="15C7BD58" w14:textId="77777777" w:rsidTr="00897783">
        <w:trPr>
          <w:trHeight w:val="288"/>
          <w:ins w:id="3090" w:author="MKONDIWA, Maxwell (CIMMYT-India)" w:date="2024-07-23T08:02:00Z"/>
        </w:trPr>
        <w:tc>
          <w:tcPr>
            <w:tcW w:w="2421" w:type="dxa"/>
            <w:noWrap/>
            <w:hideMark/>
          </w:tcPr>
          <w:p w14:paraId="5CDFF6CD" w14:textId="77777777" w:rsidR="00897783" w:rsidRPr="00897783" w:rsidRDefault="00897783" w:rsidP="00897783">
            <w:pPr>
              <w:jc w:val="left"/>
              <w:rPr>
                <w:ins w:id="3091"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09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Irrigatiom</w:t>
              </w:r>
              <w:proofErr w:type="spellEnd"/>
              <w:r w:rsidRPr="00897783">
                <w:rPr>
                  <w:rFonts w:ascii="Aptos Narrow" w:eastAsia="Times New Roman" w:hAnsi="Aptos Narrow" w:cs="Times New Roman"/>
                  <w:color w:val="000000"/>
                  <w:kern w:val="0"/>
                  <w:lang w:eastAsia="en-ZW"/>
                  <w14:ligatures w14:val="none"/>
                </w:rPr>
                <w:t xml:space="preserve"> times</w:t>
              </w:r>
            </w:ins>
          </w:p>
        </w:tc>
        <w:tc>
          <w:tcPr>
            <w:tcW w:w="960" w:type="dxa"/>
            <w:noWrap/>
            <w:hideMark/>
          </w:tcPr>
          <w:p w14:paraId="170BFC3A" w14:textId="77777777" w:rsidR="00897783" w:rsidRPr="00897783" w:rsidRDefault="00897783" w:rsidP="00897783">
            <w:pPr>
              <w:jc w:val="left"/>
              <w:rPr>
                <w:ins w:id="3093" w:author="MKONDIWA, Maxwell (CIMMYT-India)" w:date="2024-07-23T08:02:00Z" w16du:dateUtc="2024-07-23T02:32:00Z"/>
                <w:rFonts w:ascii="Aptos Narrow" w:eastAsia="Times New Roman" w:hAnsi="Aptos Narrow" w:cs="Times New Roman"/>
                <w:color w:val="000000"/>
                <w:kern w:val="0"/>
                <w:lang w:eastAsia="en-ZW"/>
                <w14:ligatures w14:val="none"/>
              </w:rPr>
            </w:pPr>
            <w:ins w:id="309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41D80A2C" w14:textId="77777777" w:rsidR="00897783" w:rsidRPr="00897783" w:rsidRDefault="00897783" w:rsidP="00897783">
            <w:pPr>
              <w:jc w:val="right"/>
              <w:rPr>
                <w:ins w:id="3095" w:author="MKONDIWA, Maxwell (CIMMYT-India)" w:date="2024-07-23T08:02:00Z" w16du:dateUtc="2024-07-23T02:32:00Z"/>
                <w:rFonts w:ascii="Aptos Narrow" w:eastAsia="Times New Roman" w:hAnsi="Aptos Narrow" w:cs="Times New Roman"/>
                <w:color w:val="000000"/>
                <w:kern w:val="0"/>
                <w:lang w:eastAsia="en-ZW"/>
                <w14:ligatures w14:val="none"/>
              </w:rPr>
            </w:pPr>
            <w:ins w:id="309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2.12</w:t>
              </w:r>
            </w:ins>
          </w:p>
        </w:tc>
        <w:tc>
          <w:tcPr>
            <w:tcW w:w="1340" w:type="dxa"/>
            <w:noWrap/>
            <w:hideMark/>
          </w:tcPr>
          <w:p w14:paraId="180B104E" w14:textId="77777777" w:rsidR="00897783" w:rsidRPr="00897783" w:rsidRDefault="00897783" w:rsidP="00897783">
            <w:pPr>
              <w:jc w:val="right"/>
              <w:rPr>
                <w:ins w:id="3097" w:author="MKONDIWA, Maxwell (CIMMYT-India)" w:date="2024-07-23T08:02:00Z" w16du:dateUtc="2024-07-23T02:32:00Z"/>
                <w:rFonts w:ascii="Aptos Narrow" w:eastAsia="Times New Roman" w:hAnsi="Aptos Narrow" w:cs="Times New Roman"/>
                <w:color w:val="000000"/>
                <w:kern w:val="0"/>
                <w:lang w:eastAsia="en-ZW"/>
                <w14:ligatures w14:val="none"/>
              </w:rPr>
            </w:pPr>
            <w:ins w:id="309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2.23</w:t>
              </w:r>
            </w:ins>
          </w:p>
        </w:tc>
        <w:tc>
          <w:tcPr>
            <w:tcW w:w="1280" w:type="dxa"/>
            <w:noWrap/>
            <w:hideMark/>
          </w:tcPr>
          <w:p w14:paraId="7B7D3D66" w14:textId="77777777" w:rsidR="00897783" w:rsidRPr="00897783" w:rsidRDefault="00897783" w:rsidP="00897783">
            <w:pPr>
              <w:jc w:val="right"/>
              <w:rPr>
                <w:ins w:id="3099" w:author="MKONDIWA, Maxwell (CIMMYT-India)" w:date="2024-07-23T08:02:00Z" w16du:dateUtc="2024-07-23T02:32:00Z"/>
                <w:rFonts w:ascii="Aptos Narrow" w:eastAsia="Times New Roman" w:hAnsi="Aptos Narrow" w:cs="Times New Roman"/>
                <w:color w:val="000000"/>
                <w:kern w:val="0"/>
                <w:lang w:eastAsia="en-ZW"/>
                <w14:ligatures w14:val="none"/>
              </w:rPr>
            </w:pPr>
            <w:ins w:id="310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2.37</w:t>
              </w:r>
            </w:ins>
          </w:p>
        </w:tc>
        <w:tc>
          <w:tcPr>
            <w:tcW w:w="1300" w:type="dxa"/>
            <w:noWrap/>
            <w:hideMark/>
          </w:tcPr>
          <w:p w14:paraId="0EA973AF" w14:textId="77777777" w:rsidR="00897783" w:rsidRPr="00897783" w:rsidRDefault="00897783" w:rsidP="00897783">
            <w:pPr>
              <w:jc w:val="right"/>
              <w:rPr>
                <w:ins w:id="3101" w:author="MKONDIWA, Maxwell (CIMMYT-India)" w:date="2024-07-23T08:02:00Z" w16du:dateUtc="2024-07-23T02:32:00Z"/>
                <w:rFonts w:ascii="Aptos Narrow" w:eastAsia="Times New Roman" w:hAnsi="Aptos Narrow" w:cs="Times New Roman"/>
                <w:color w:val="000000"/>
                <w:kern w:val="0"/>
                <w:lang w:eastAsia="en-ZW"/>
                <w14:ligatures w14:val="none"/>
              </w:rPr>
            </w:pPr>
            <w:ins w:id="310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2.48</w:t>
              </w:r>
            </w:ins>
          </w:p>
        </w:tc>
      </w:tr>
      <w:tr w:rsidR="00897783" w:rsidRPr="00897783" w14:paraId="3AF9B803" w14:textId="77777777" w:rsidTr="00897783">
        <w:tblPrEx>
          <w:tblPrExChange w:id="3103" w:author="MKONDIWA, Maxwell (CIMMYT-India)" w:date="2024-07-23T08:03:00Z" w16du:dateUtc="2024-07-23T02:33:00Z">
            <w:tblPrEx>
              <w:tblLook w:val="04A0" w:firstRow="1" w:lastRow="0" w:firstColumn="1" w:lastColumn="0" w:noHBand="0" w:noVBand="1"/>
            </w:tblPrEx>
          </w:tblPrExChange>
        </w:tblPrEx>
        <w:trPr>
          <w:trHeight w:val="288"/>
          <w:ins w:id="3104" w:author="MKONDIWA, Maxwell (CIMMYT-India)" w:date="2024-07-23T08:02:00Z"/>
          <w:trPrChange w:id="3105" w:author="MKONDIWA, Maxwell (CIMMYT-India)" w:date="2024-07-23T08:03:00Z" w16du:dateUtc="2024-07-23T02:33:00Z">
            <w:trPr>
              <w:trHeight w:val="288"/>
            </w:trPr>
          </w:trPrChange>
        </w:trPr>
        <w:tc>
          <w:tcPr>
            <w:tcW w:w="2421" w:type="dxa"/>
            <w:noWrap/>
            <w:hideMark/>
            <w:tcPrChange w:id="3106" w:author="MKONDIWA, Maxwell (CIMMYT-India)" w:date="2024-07-23T08:03:00Z" w16du:dateUtc="2024-07-23T02:33:00Z">
              <w:tcPr>
                <w:tcW w:w="2421" w:type="dxa"/>
                <w:noWrap/>
                <w:hideMark/>
              </w:tcPr>
            </w:tcPrChange>
          </w:tcPr>
          <w:p w14:paraId="2AB7985C" w14:textId="77777777" w:rsidR="00897783" w:rsidRPr="00897783" w:rsidRDefault="00897783" w:rsidP="00897783">
            <w:pPr>
              <w:jc w:val="right"/>
              <w:rPr>
                <w:ins w:id="3107"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108" w:author="MKONDIWA, Maxwell (CIMMYT-India)" w:date="2024-07-23T08:03:00Z" w16du:dateUtc="2024-07-23T02:33:00Z">
              <w:tcPr>
                <w:tcW w:w="960" w:type="dxa"/>
                <w:noWrap/>
                <w:hideMark/>
              </w:tcPr>
            </w:tcPrChange>
          </w:tcPr>
          <w:p w14:paraId="605CCE85" w14:textId="77777777" w:rsidR="00897783" w:rsidRPr="00897783" w:rsidRDefault="00897783" w:rsidP="00897783">
            <w:pPr>
              <w:jc w:val="left"/>
              <w:rPr>
                <w:ins w:id="3109"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11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111" w:author="MKONDIWA, Maxwell (CIMMYT-India)" w:date="2024-07-23T08:03:00Z" w16du:dateUtc="2024-07-23T02:33:00Z">
              <w:tcPr>
                <w:tcW w:w="1280" w:type="dxa"/>
                <w:noWrap/>
                <w:hideMark/>
              </w:tcPr>
            </w:tcPrChange>
          </w:tcPr>
          <w:p w14:paraId="636BC0FF" w14:textId="77777777" w:rsidR="00897783" w:rsidRPr="00897783" w:rsidRDefault="00897783" w:rsidP="00897783">
            <w:pPr>
              <w:jc w:val="right"/>
              <w:rPr>
                <w:ins w:id="3112" w:author="MKONDIWA, Maxwell (CIMMYT-India)" w:date="2024-07-23T08:02:00Z" w16du:dateUtc="2024-07-23T02:32:00Z"/>
                <w:rFonts w:ascii="Aptos Narrow" w:eastAsia="Times New Roman" w:hAnsi="Aptos Narrow" w:cs="Times New Roman"/>
                <w:color w:val="000000"/>
                <w:kern w:val="0"/>
                <w:lang w:eastAsia="en-ZW"/>
                <w14:ligatures w14:val="none"/>
              </w:rPr>
            </w:pPr>
            <w:ins w:id="311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0.76</w:t>
              </w:r>
            </w:ins>
          </w:p>
        </w:tc>
        <w:tc>
          <w:tcPr>
            <w:tcW w:w="1340" w:type="dxa"/>
            <w:noWrap/>
            <w:hideMark/>
            <w:tcPrChange w:id="3114" w:author="MKONDIWA, Maxwell (CIMMYT-India)" w:date="2024-07-23T08:03:00Z" w16du:dateUtc="2024-07-23T02:33:00Z">
              <w:tcPr>
                <w:tcW w:w="1340" w:type="dxa"/>
                <w:noWrap/>
                <w:hideMark/>
              </w:tcPr>
            </w:tcPrChange>
          </w:tcPr>
          <w:p w14:paraId="37D7DA11" w14:textId="77777777" w:rsidR="00897783" w:rsidRPr="00897783" w:rsidRDefault="00897783" w:rsidP="00897783">
            <w:pPr>
              <w:jc w:val="right"/>
              <w:rPr>
                <w:ins w:id="3115" w:author="MKONDIWA, Maxwell (CIMMYT-India)" w:date="2024-07-23T08:02:00Z" w16du:dateUtc="2024-07-23T02:32:00Z"/>
                <w:rFonts w:ascii="Aptos Narrow" w:eastAsia="Times New Roman" w:hAnsi="Aptos Narrow" w:cs="Times New Roman"/>
                <w:color w:val="000000"/>
                <w:kern w:val="0"/>
                <w:lang w:eastAsia="en-ZW"/>
                <w14:ligatures w14:val="none"/>
              </w:rPr>
            </w:pPr>
            <w:ins w:id="311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0.72</w:t>
              </w:r>
            </w:ins>
          </w:p>
        </w:tc>
        <w:tc>
          <w:tcPr>
            <w:tcW w:w="1280" w:type="dxa"/>
            <w:noWrap/>
            <w:hideMark/>
            <w:tcPrChange w:id="3117" w:author="MKONDIWA, Maxwell (CIMMYT-India)" w:date="2024-07-23T08:03:00Z" w16du:dateUtc="2024-07-23T02:33:00Z">
              <w:tcPr>
                <w:tcW w:w="1280" w:type="dxa"/>
                <w:noWrap/>
                <w:hideMark/>
              </w:tcPr>
            </w:tcPrChange>
          </w:tcPr>
          <w:p w14:paraId="6ED59970" w14:textId="77777777" w:rsidR="00897783" w:rsidRPr="00897783" w:rsidRDefault="00897783" w:rsidP="00897783">
            <w:pPr>
              <w:jc w:val="right"/>
              <w:rPr>
                <w:ins w:id="3118" w:author="MKONDIWA, Maxwell (CIMMYT-India)" w:date="2024-07-23T08:02:00Z" w16du:dateUtc="2024-07-23T02:32:00Z"/>
                <w:rFonts w:ascii="Aptos Narrow" w:eastAsia="Times New Roman" w:hAnsi="Aptos Narrow" w:cs="Times New Roman"/>
                <w:color w:val="000000"/>
                <w:kern w:val="0"/>
                <w:lang w:eastAsia="en-ZW"/>
                <w14:ligatures w14:val="none"/>
              </w:rPr>
            </w:pPr>
            <w:ins w:id="311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0.73</w:t>
              </w:r>
            </w:ins>
          </w:p>
        </w:tc>
        <w:tc>
          <w:tcPr>
            <w:tcW w:w="1300" w:type="dxa"/>
            <w:noWrap/>
            <w:hideMark/>
            <w:tcPrChange w:id="3120" w:author="MKONDIWA, Maxwell (CIMMYT-India)" w:date="2024-07-23T08:03:00Z" w16du:dateUtc="2024-07-23T02:33:00Z">
              <w:tcPr>
                <w:tcW w:w="1300" w:type="dxa"/>
                <w:noWrap/>
                <w:hideMark/>
              </w:tcPr>
            </w:tcPrChange>
          </w:tcPr>
          <w:p w14:paraId="136C40AC" w14:textId="77777777" w:rsidR="00897783" w:rsidRPr="00897783" w:rsidRDefault="00897783" w:rsidP="00897783">
            <w:pPr>
              <w:jc w:val="right"/>
              <w:rPr>
                <w:ins w:id="3121" w:author="MKONDIWA, Maxwell (CIMMYT-India)" w:date="2024-07-23T08:02:00Z" w16du:dateUtc="2024-07-23T02:32:00Z"/>
                <w:rFonts w:ascii="Aptos Narrow" w:eastAsia="Times New Roman" w:hAnsi="Aptos Narrow" w:cs="Times New Roman"/>
                <w:color w:val="000000"/>
                <w:kern w:val="0"/>
                <w:lang w:eastAsia="en-ZW"/>
                <w14:ligatures w14:val="none"/>
              </w:rPr>
            </w:pPr>
            <w:ins w:id="312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0.78</w:t>
              </w:r>
            </w:ins>
          </w:p>
        </w:tc>
      </w:tr>
      <w:tr w:rsidR="00897783" w:rsidRPr="00897783" w14:paraId="0237C897" w14:textId="77777777" w:rsidTr="00897783">
        <w:trPr>
          <w:trHeight w:val="288"/>
          <w:ins w:id="3123" w:author="MKONDIWA, Maxwell (CIMMYT-India)" w:date="2024-07-23T08:02:00Z"/>
        </w:trPr>
        <w:tc>
          <w:tcPr>
            <w:tcW w:w="2421" w:type="dxa"/>
            <w:noWrap/>
            <w:hideMark/>
          </w:tcPr>
          <w:p w14:paraId="19152767" w14:textId="77777777" w:rsidR="00897783" w:rsidRPr="00897783" w:rsidRDefault="00897783" w:rsidP="00897783">
            <w:pPr>
              <w:jc w:val="left"/>
              <w:rPr>
                <w:ins w:id="3124" w:author="MKONDIWA, Maxwell (CIMMYT-India)" w:date="2024-07-23T08:02:00Z" w16du:dateUtc="2024-07-23T02:32:00Z"/>
                <w:rFonts w:ascii="Aptos Narrow" w:eastAsia="Times New Roman" w:hAnsi="Aptos Narrow" w:cs="Times New Roman"/>
                <w:color w:val="000000"/>
                <w:kern w:val="0"/>
                <w:lang w:eastAsia="en-ZW"/>
                <w14:ligatures w14:val="none"/>
              </w:rPr>
            </w:pPr>
            <w:ins w:id="312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Gender</w:t>
              </w:r>
            </w:ins>
          </w:p>
        </w:tc>
        <w:tc>
          <w:tcPr>
            <w:tcW w:w="960" w:type="dxa"/>
            <w:noWrap/>
            <w:hideMark/>
          </w:tcPr>
          <w:p w14:paraId="5B956BDD" w14:textId="77777777" w:rsidR="00897783" w:rsidRPr="00897783" w:rsidRDefault="00897783" w:rsidP="00897783">
            <w:pPr>
              <w:jc w:val="left"/>
              <w:rPr>
                <w:ins w:id="3126" w:author="MKONDIWA, Maxwell (CIMMYT-India)" w:date="2024-07-23T08:02:00Z" w16du:dateUtc="2024-07-23T02:32:00Z"/>
                <w:rFonts w:ascii="Aptos Narrow" w:eastAsia="Times New Roman" w:hAnsi="Aptos Narrow" w:cs="Times New Roman"/>
                <w:color w:val="000000"/>
                <w:kern w:val="0"/>
                <w:lang w:eastAsia="en-ZW"/>
                <w14:ligatures w14:val="none"/>
              </w:rPr>
            </w:pPr>
            <w:ins w:id="312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0E57E823" w14:textId="77777777" w:rsidR="00897783" w:rsidRPr="00897783" w:rsidRDefault="00897783" w:rsidP="00897783">
            <w:pPr>
              <w:jc w:val="right"/>
              <w:rPr>
                <w:ins w:id="3128" w:author="MKONDIWA, Maxwell (CIMMYT-India)" w:date="2024-07-23T08:02:00Z" w16du:dateUtc="2024-07-23T02:32:00Z"/>
                <w:rFonts w:ascii="Aptos Narrow" w:eastAsia="Times New Roman" w:hAnsi="Aptos Narrow" w:cs="Times New Roman"/>
                <w:color w:val="000000"/>
                <w:kern w:val="0"/>
                <w:lang w:eastAsia="en-ZW"/>
                <w14:ligatures w14:val="none"/>
              </w:rPr>
            </w:pPr>
            <w:ins w:id="312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0.03</w:t>
              </w:r>
            </w:ins>
          </w:p>
        </w:tc>
        <w:tc>
          <w:tcPr>
            <w:tcW w:w="1340" w:type="dxa"/>
            <w:noWrap/>
            <w:hideMark/>
          </w:tcPr>
          <w:p w14:paraId="5D713AF0" w14:textId="77777777" w:rsidR="00897783" w:rsidRPr="00897783" w:rsidRDefault="00897783" w:rsidP="00897783">
            <w:pPr>
              <w:jc w:val="right"/>
              <w:rPr>
                <w:ins w:id="3130" w:author="MKONDIWA, Maxwell (CIMMYT-India)" w:date="2024-07-23T08:02:00Z" w16du:dateUtc="2024-07-23T02:32:00Z"/>
                <w:rFonts w:ascii="Aptos Narrow" w:eastAsia="Times New Roman" w:hAnsi="Aptos Narrow" w:cs="Times New Roman"/>
                <w:color w:val="000000"/>
                <w:kern w:val="0"/>
                <w:lang w:eastAsia="en-ZW"/>
                <w14:ligatures w14:val="none"/>
              </w:rPr>
            </w:pPr>
            <w:ins w:id="313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0.03</w:t>
              </w:r>
            </w:ins>
          </w:p>
        </w:tc>
        <w:tc>
          <w:tcPr>
            <w:tcW w:w="1280" w:type="dxa"/>
            <w:noWrap/>
            <w:hideMark/>
          </w:tcPr>
          <w:p w14:paraId="5BEEFA2E" w14:textId="77777777" w:rsidR="00897783" w:rsidRPr="00897783" w:rsidRDefault="00897783" w:rsidP="00897783">
            <w:pPr>
              <w:jc w:val="right"/>
              <w:rPr>
                <w:ins w:id="3132" w:author="MKONDIWA, Maxwell (CIMMYT-India)" w:date="2024-07-23T08:02:00Z" w16du:dateUtc="2024-07-23T02:32:00Z"/>
                <w:rFonts w:ascii="Aptos Narrow" w:eastAsia="Times New Roman" w:hAnsi="Aptos Narrow" w:cs="Times New Roman"/>
                <w:color w:val="000000"/>
                <w:kern w:val="0"/>
                <w:lang w:eastAsia="en-ZW"/>
                <w14:ligatures w14:val="none"/>
              </w:rPr>
            </w:pPr>
            <w:ins w:id="313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0.02</w:t>
              </w:r>
            </w:ins>
          </w:p>
        </w:tc>
        <w:tc>
          <w:tcPr>
            <w:tcW w:w="1300" w:type="dxa"/>
            <w:noWrap/>
            <w:hideMark/>
          </w:tcPr>
          <w:p w14:paraId="7A008D40" w14:textId="77777777" w:rsidR="00897783" w:rsidRPr="00897783" w:rsidRDefault="00897783" w:rsidP="00897783">
            <w:pPr>
              <w:jc w:val="right"/>
              <w:rPr>
                <w:ins w:id="3134" w:author="MKONDIWA, Maxwell (CIMMYT-India)" w:date="2024-07-23T08:02:00Z" w16du:dateUtc="2024-07-23T02:32:00Z"/>
                <w:rFonts w:ascii="Aptos Narrow" w:eastAsia="Times New Roman" w:hAnsi="Aptos Narrow" w:cs="Times New Roman"/>
                <w:color w:val="000000"/>
                <w:kern w:val="0"/>
                <w:lang w:eastAsia="en-ZW"/>
                <w14:ligatures w14:val="none"/>
              </w:rPr>
            </w:pPr>
            <w:ins w:id="313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0.04</w:t>
              </w:r>
            </w:ins>
          </w:p>
        </w:tc>
      </w:tr>
      <w:tr w:rsidR="00897783" w:rsidRPr="00897783" w14:paraId="2F75EC96" w14:textId="77777777" w:rsidTr="00897783">
        <w:tblPrEx>
          <w:tblPrExChange w:id="3136" w:author="MKONDIWA, Maxwell (CIMMYT-India)" w:date="2024-07-23T08:03:00Z" w16du:dateUtc="2024-07-23T02:33:00Z">
            <w:tblPrEx>
              <w:tblLook w:val="04A0" w:firstRow="1" w:lastRow="0" w:firstColumn="1" w:lastColumn="0" w:noHBand="0" w:noVBand="1"/>
            </w:tblPrEx>
          </w:tblPrExChange>
        </w:tblPrEx>
        <w:trPr>
          <w:trHeight w:val="288"/>
          <w:ins w:id="3137" w:author="MKONDIWA, Maxwell (CIMMYT-India)" w:date="2024-07-23T08:02:00Z"/>
          <w:trPrChange w:id="3138" w:author="MKONDIWA, Maxwell (CIMMYT-India)" w:date="2024-07-23T08:03:00Z" w16du:dateUtc="2024-07-23T02:33:00Z">
            <w:trPr>
              <w:trHeight w:val="288"/>
            </w:trPr>
          </w:trPrChange>
        </w:trPr>
        <w:tc>
          <w:tcPr>
            <w:tcW w:w="2421" w:type="dxa"/>
            <w:noWrap/>
            <w:hideMark/>
            <w:tcPrChange w:id="3139" w:author="MKONDIWA, Maxwell (CIMMYT-India)" w:date="2024-07-23T08:03:00Z" w16du:dateUtc="2024-07-23T02:33:00Z">
              <w:tcPr>
                <w:tcW w:w="2421" w:type="dxa"/>
                <w:noWrap/>
                <w:hideMark/>
              </w:tcPr>
            </w:tcPrChange>
          </w:tcPr>
          <w:p w14:paraId="3116F18B" w14:textId="77777777" w:rsidR="00897783" w:rsidRPr="00897783" w:rsidRDefault="00897783" w:rsidP="00897783">
            <w:pPr>
              <w:jc w:val="right"/>
              <w:rPr>
                <w:ins w:id="3140"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141" w:author="MKONDIWA, Maxwell (CIMMYT-India)" w:date="2024-07-23T08:03:00Z" w16du:dateUtc="2024-07-23T02:33:00Z">
              <w:tcPr>
                <w:tcW w:w="960" w:type="dxa"/>
                <w:noWrap/>
                <w:hideMark/>
              </w:tcPr>
            </w:tcPrChange>
          </w:tcPr>
          <w:p w14:paraId="583D2D2D" w14:textId="77777777" w:rsidR="00897783" w:rsidRPr="00897783" w:rsidRDefault="00897783" w:rsidP="00897783">
            <w:pPr>
              <w:jc w:val="left"/>
              <w:rPr>
                <w:ins w:id="3142"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14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144" w:author="MKONDIWA, Maxwell (CIMMYT-India)" w:date="2024-07-23T08:03:00Z" w16du:dateUtc="2024-07-23T02:33:00Z">
              <w:tcPr>
                <w:tcW w:w="1280" w:type="dxa"/>
                <w:noWrap/>
                <w:hideMark/>
              </w:tcPr>
            </w:tcPrChange>
          </w:tcPr>
          <w:p w14:paraId="3DFAF35C" w14:textId="77777777" w:rsidR="00897783" w:rsidRPr="00897783" w:rsidRDefault="00897783" w:rsidP="00897783">
            <w:pPr>
              <w:jc w:val="right"/>
              <w:rPr>
                <w:ins w:id="3145" w:author="MKONDIWA, Maxwell (CIMMYT-India)" w:date="2024-07-23T08:02:00Z" w16du:dateUtc="2024-07-23T02:32:00Z"/>
                <w:rFonts w:ascii="Aptos Narrow" w:eastAsia="Times New Roman" w:hAnsi="Aptos Narrow" w:cs="Times New Roman"/>
                <w:color w:val="000000"/>
                <w:kern w:val="0"/>
                <w:lang w:eastAsia="en-ZW"/>
                <w14:ligatures w14:val="none"/>
              </w:rPr>
            </w:pPr>
            <w:ins w:id="314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0.16</w:t>
              </w:r>
            </w:ins>
          </w:p>
        </w:tc>
        <w:tc>
          <w:tcPr>
            <w:tcW w:w="1340" w:type="dxa"/>
            <w:noWrap/>
            <w:hideMark/>
            <w:tcPrChange w:id="3147" w:author="MKONDIWA, Maxwell (CIMMYT-India)" w:date="2024-07-23T08:03:00Z" w16du:dateUtc="2024-07-23T02:33:00Z">
              <w:tcPr>
                <w:tcW w:w="1340" w:type="dxa"/>
                <w:noWrap/>
                <w:hideMark/>
              </w:tcPr>
            </w:tcPrChange>
          </w:tcPr>
          <w:p w14:paraId="5F56EC5B" w14:textId="77777777" w:rsidR="00897783" w:rsidRPr="00897783" w:rsidRDefault="00897783" w:rsidP="00897783">
            <w:pPr>
              <w:jc w:val="right"/>
              <w:rPr>
                <w:ins w:id="3148" w:author="MKONDIWA, Maxwell (CIMMYT-India)" w:date="2024-07-23T08:02:00Z" w16du:dateUtc="2024-07-23T02:32:00Z"/>
                <w:rFonts w:ascii="Aptos Narrow" w:eastAsia="Times New Roman" w:hAnsi="Aptos Narrow" w:cs="Times New Roman"/>
                <w:color w:val="000000"/>
                <w:kern w:val="0"/>
                <w:lang w:eastAsia="en-ZW"/>
                <w14:ligatures w14:val="none"/>
              </w:rPr>
            </w:pPr>
            <w:ins w:id="314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0.16</w:t>
              </w:r>
            </w:ins>
          </w:p>
        </w:tc>
        <w:tc>
          <w:tcPr>
            <w:tcW w:w="1280" w:type="dxa"/>
            <w:noWrap/>
            <w:hideMark/>
            <w:tcPrChange w:id="3150" w:author="MKONDIWA, Maxwell (CIMMYT-India)" w:date="2024-07-23T08:03:00Z" w16du:dateUtc="2024-07-23T02:33:00Z">
              <w:tcPr>
                <w:tcW w:w="1280" w:type="dxa"/>
                <w:noWrap/>
                <w:hideMark/>
              </w:tcPr>
            </w:tcPrChange>
          </w:tcPr>
          <w:p w14:paraId="24B65A64" w14:textId="77777777" w:rsidR="00897783" w:rsidRPr="00897783" w:rsidRDefault="00897783" w:rsidP="00897783">
            <w:pPr>
              <w:jc w:val="right"/>
              <w:rPr>
                <w:ins w:id="3151" w:author="MKONDIWA, Maxwell (CIMMYT-India)" w:date="2024-07-23T08:02:00Z" w16du:dateUtc="2024-07-23T02:32:00Z"/>
                <w:rFonts w:ascii="Aptos Narrow" w:eastAsia="Times New Roman" w:hAnsi="Aptos Narrow" w:cs="Times New Roman"/>
                <w:color w:val="000000"/>
                <w:kern w:val="0"/>
                <w:lang w:eastAsia="en-ZW"/>
                <w14:ligatures w14:val="none"/>
              </w:rPr>
            </w:pPr>
            <w:ins w:id="315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0.16</w:t>
              </w:r>
            </w:ins>
          </w:p>
        </w:tc>
        <w:tc>
          <w:tcPr>
            <w:tcW w:w="1300" w:type="dxa"/>
            <w:noWrap/>
            <w:hideMark/>
            <w:tcPrChange w:id="3153" w:author="MKONDIWA, Maxwell (CIMMYT-India)" w:date="2024-07-23T08:03:00Z" w16du:dateUtc="2024-07-23T02:33:00Z">
              <w:tcPr>
                <w:tcW w:w="1300" w:type="dxa"/>
                <w:noWrap/>
                <w:hideMark/>
              </w:tcPr>
            </w:tcPrChange>
          </w:tcPr>
          <w:p w14:paraId="02B6876C" w14:textId="77777777" w:rsidR="00897783" w:rsidRPr="00897783" w:rsidRDefault="00897783" w:rsidP="00897783">
            <w:pPr>
              <w:jc w:val="right"/>
              <w:rPr>
                <w:ins w:id="3154" w:author="MKONDIWA, Maxwell (CIMMYT-India)" w:date="2024-07-23T08:02:00Z" w16du:dateUtc="2024-07-23T02:32:00Z"/>
                <w:rFonts w:ascii="Aptos Narrow" w:eastAsia="Times New Roman" w:hAnsi="Aptos Narrow" w:cs="Times New Roman"/>
                <w:color w:val="000000"/>
                <w:kern w:val="0"/>
                <w:lang w:eastAsia="en-ZW"/>
                <w14:ligatures w14:val="none"/>
              </w:rPr>
            </w:pPr>
            <w:ins w:id="315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0.19</w:t>
              </w:r>
            </w:ins>
          </w:p>
        </w:tc>
      </w:tr>
      <w:tr w:rsidR="00897783" w:rsidRPr="00897783" w14:paraId="10AEF1C5" w14:textId="77777777" w:rsidTr="00897783">
        <w:trPr>
          <w:trHeight w:val="288"/>
          <w:ins w:id="3156" w:author="MKONDIWA, Maxwell (CIMMYT-India)" w:date="2024-07-23T08:02:00Z"/>
        </w:trPr>
        <w:tc>
          <w:tcPr>
            <w:tcW w:w="2421" w:type="dxa"/>
            <w:noWrap/>
            <w:hideMark/>
          </w:tcPr>
          <w:p w14:paraId="5A0212BB" w14:textId="77777777" w:rsidR="00897783" w:rsidRPr="00897783" w:rsidRDefault="00897783" w:rsidP="00897783">
            <w:pPr>
              <w:jc w:val="left"/>
              <w:rPr>
                <w:ins w:id="3157" w:author="MKONDIWA, Maxwell (CIMMYT-India)" w:date="2024-07-23T08:02:00Z" w16du:dateUtc="2024-07-23T02:32:00Z"/>
                <w:rFonts w:ascii="Aptos Narrow" w:eastAsia="Times New Roman" w:hAnsi="Aptos Narrow" w:cs="Times New Roman"/>
                <w:color w:val="000000"/>
                <w:kern w:val="0"/>
                <w:lang w:eastAsia="en-ZW"/>
                <w14:ligatures w14:val="none"/>
              </w:rPr>
            </w:pPr>
            <w:ins w:id="315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Annual temperature (2017)</w:t>
              </w:r>
            </w:ins>
          </w:p>
        </w:tc>
        <w:tc>
          <w:tcPr>
            <w:tcW w:w="960" w:type="dxa"/>
            <w:noWrap/>
            <w:hideMark/>
          </w:tcPr>
          <w:p w14:paraId="1C95716B" w14:textId="77777777" w:rsidR="00897783" w:rsidRPr="00897783" w:rsidRDefault="00897783" w:rsidP="00897783">
            <w:pPr>
              <w:jc w:val="left"/>
              <w:rPr>
                <w:ins w:id="3159" w:author="MKONDIWA, Maxwell (CIMMYT-India)" w:date="2024-07-23T08:02:00Z" w16du:dateUtc="2024-07-23T02:32:00Z"/>
                <w:rFonts w:ascii="Aptos Narrow" w:eastAsia="Times New Roman" w:hAnsi="Aptos Narrow" w:cs="Times New Roman"/>
                <w:color w:val="000000"/>
                <w:kern w:val="0"/>
                <w:lang w:eastAsia="en-ZW"/>
                <w14:ligatures w14:val="none"/>
              </w:rPr>
            </w:pPr>
            <w:ins w:id="316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2C2CD569" w14:textId="77777777" w:rsidR="00897783" w:rsidRPr="00897783" w:rsidRDefault="00897783" w:rsidP="00897783">
            <w:pPr>
              <w:jc w:val="right"/>
              <w:rPr>
                <w:ins w:id="3161" w:author="MKONDIWA, Maxwell (CIMMYT-India)" w:date="2024-07-23T08:02:00Z" w16du:dateUtc="2024-07-23T02:32:00Z"/>
                <w:rFonts w:ascii="Aptos Narrow" w:eastAsia="Times New Roman" w:hAnsi="Aptos Narrow" w:cs="Times New Roman"/>
                <w:color w:val="000000"/>
                <w:kern w:val="0"/>
                <w:lang w:eastAsia="en-ZW"/>
                <w14:ligatures w14:val="none"/>
              </w:rPr>
            </w:pPr>
            <w:ins w:id="316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25.88</w:t>
              </w:r>
            </w:ins>
          </w:p>
        </w:tc>
        <w:tc>
          <w:tcPr>
            <w:tcW w:w="1340" w:type="dxa"/>
            <w:noWrap/>
            <w:hideMark/>
          </w:tcPr>
          <w:p w14:paraId="4F03F82F" w14:textId="77777777" w:rsidR="00897783" w:rsidRPr="00897783" w:rsidRDefault="00897783" w:rsidP="00897783">
            <w:pPr>
              <w:jc w:val="right"/>
              <w:rPr>
                <w:ins w:id="3163" w:author="MKONDIWA, Maxwell (CIMMYT-India)" w:date="2024-07-23T08:02:00Z" w16du:dateUtc="2024-07-23T02:32:00Z"/>
                <w:rFonts w:ascii="Aptos Narrow" w:eastAsia="Times New Roman" w:hAnsi="Aptos Narrow" w:cs="Times New Roman"/>
                <w:color w:val="000000"/>
                <w:kern w:val="0"/>
                <w:lang w:eastAsia="en-ZW"/>
                <w14:ligatures w14:val="none"/>
              </w:rPr>
            </w:pPr>
            <w:ins w:id="316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26.07</w:t>
              </w:r>
            </w:ins>
          </w:p>
        </w:tc>
        <w:tc>
          <w:tcPr>
            <w:tcW w:w="1280" w:type="dxa"/>
            <w:noWrap/>
            <w:hideMark/>
          </w:tcPr>
          <w:p w14:paraId="6654F126" w14:textId="77777777" w:rsidR="00897783" w:rsidRPr="00897783" w:rsidRDefault="00897783" w:rsidP="00897783">
            <w:pPr>
              <w:jc w:val="right"/>
              <w:rPr>
                <w:ins w:id="3165" w:author="MKONDIWA, Maxwell (CIMMYT-India)" w:date="2024-07-23T08:02:00Z" w16du:dateUtc="2024-07-23T02:32:00Z"/>
                <w:rFonts w:ascii="Aptos Narrow" w:eastAsia="Times New Roman" w:hAnsi="Aptos Narrow" w:cs="Times New Roman"/>
                <w:color w:val="000000"/>
                <w:kern w:val="0"/>
                <w:lang w:eastAsia="en-ZW"/>
                <w14:ligatures w14:val="none"/>
              </w:rPr>
            </w:pPr>
            <w:ins w:id="316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26.12</w:t>
              </w:r>
            </w:ins>
          </w:p>
        </w:tc>
        <w:tc>
          <w:tcPr>
            <w:tcW w:w="1300" w:type="dxa"/>
            <w:noWrap/>
            <w:hideMark/>
          </w:tcPr>
          <w:p w14:paraId="63B422FB" w14:textId="77777777" w:rsidR="00897783" w:rsidRPr="00897783" w:rsidRDefault="00897783" w:rsidP="00897783">
            <w:pPr>
              <w:jc w:val="right"/>
              <w:rPr>
                <w:ins w:id="3167" w:author="MKONDIWA, Maxwell (CIMMYT-India)" w:date="2024-07-23T08:02:00Z" w16du:dateUtc="2024-07-23T02:32:00Z"/>
                <w:rFonts w:ascii="Aptos Narrow" w:eastAsia="Times New Roman" w:hAnsi="Aptos Narrow" w:cs="Times New Roman"/>
                <w:color w:val="000000"/>
                <w:kern w:val="0"/>
                <w:lang w:eastAsia="en-ZW"/>
                <w14:ligatures w14:val="none"/>
              </w:rPr>
            </w:pPr>
            <w:ins w:id="316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26.16</w:t>
              </w:r>
            </w:ins>
          </w:p>
        </w:tc>
      </w:tr>
      <w:tr w:rsidR="00897783" w:rsidRPr="00897783" w14:paraId="458A5C4B" w14:textId="77777777" w:rsidTr="00897783">
        <w:tblPrEx>
          <w:tblPrExChange w:id="3169" w:author="MKONDIWA, Maxwell (CIMMYT-India)" w:date="2024-07-23T08:03:00Z" w16du:dateUtc="2024-07-23T02:33:00Z">
            <w:tblPrEx>
              <w:tblLook w:val="04A0" w:firstRow="1" w:lastRow="0" w:firstColumn="1" w:lastColumn="0" w:noHBand="0" w:noVBand="1"/>
            </w:tblPrEx>
          </w:tblPrExChange>
        </w:tblPrEx>
        <w:trPr>
          <w:trHeight w:val="288"/>
          <w:ins w:id="3170" w:author="MKONDIWA, Maxwell (CIMMYT-India)" w:date="2024-07-23T08:02:00Z"/>
          <w:trPrChange w:id="3171" w:author="MKONDIWA, Maxwell (CIMMYT-India)" w:date="2024-07-23T08:03:00Z" w16du:dateUtc="2024-07-23T02:33:00Z">
            <w:trPr>
              <w:trHeight w:val="288"/>
            </w:trPr>
          </w:trPrChange>
        </w:trPr>
        <w:tc>
          <w:tcPr>
            <w:tcW w:w="2421" w:type="dxa"/>
            <w:noWrap/>
            <w:hideMark/>
            <w:tcPrChange w:id="3172" w:author="MKONDIWA, Maxwell (CIMMYT-India)" w:date="2024-07-23T08:03:00Z" w16du:dateUtc="2024-07-23T02:33:00Z">
              <w:tcPr>
                <w:tcW w:w="2421" w:type="dxa"/>
                <w:noWrap/>
                <w:hideMark/>
              </w:tcPr>
            </w:tcPrChange>
          </w:tcPr>
          <w:p w14:paraId="227DCC57" w14:textId="77777777" w:rsidR="00897783" w:rsidRPr="00897783" w:rsidRDefault="00897783" w:rsidP="00897783">
            <w:pPr>
              <w:jc w:val="right"/>
              <w:rPr>
                <w:ins w:id="3173"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174" w:author="MKONDIWA, Maxwell (CIMMYT-India)" w:date="2024-07-23T08:03:00Z" w16du:dateUtc="2024-07-23T02:33:00Z">
              <w:tcPr>
                <w:tcW w:w="960" w:type="dxa"/>
                <w:noWrap/>
                <w:hideMark/>
              </w:tcPr>
            </w:tcPrChange>
          </w:tcPr>
          <w:p w14:paraId="4F14DACE" w14:textId="77777777" w:rsidR="00897783" w:rsidRPr="00897783" w:rsidRDefault="00897783" w:rsidP="00897783">
            <w:pPr>
              <w:jc w:val="left"/>
              <w:rPr>
                <w:ins w:id="3175"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17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177" w:author="MKONDIWA, Maxwell (CIMMYT-India)" w:date="2024-07-23T08:03:00Z" w16du:dateUtc="2024-07-23T02:33:00Z">
              <w:tcPr>
                <w:tcW w:w="1280" w:type="dxa"/>
                <w:noWrap/>
                <w:hideMark/>
              </w:tcPr>
            </w:tcPrChange>
          </w:tcPr>
          <w:p w14:paraId="6E1AE953" w14:textId="77777777" w:rsidR="00897783" w:rsidRPr="00897783" w:rsidRDefault="00897783" w:rsidP="00897783">
            <w:pPr>
              <w:jc w:val="right"/>
              <w:rPr>
                <w:ins w:id="3178" w:author="MKONDIWA, Maxwell (CIMMYT-India)" w:date="2024-07-23T08:02:00Z" w16du:dateUtc="2024-07-23T02:32:00Z"/>
                <w:rFonts w:ascii="Aptos Narrow" w:eastAsia="Times New Roman" w:hAnsi="Aptos Narrow" w:cs="Times New Roman"/>
                <w:color w:val="000000"/>
                <w:kern w:val="0"/>
                <w:lang w:eastAsia="en-ZW"/>
                <w14:ligatures w14:val="none"/>
              </w:rPr>
            </w:pPr>
            <w:ins w:id="317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0.36</w:t>
              </w:r>
            </w:ins>
          </w:p>
        </w:tc>
        <w:tc>
          <w:tcPr>
            <w:tcW w:w="1340" w:type="dxa"/>
            <w:noWrap/>
            <w:hideMark/>
            <w:tcPrChange w:id="3180" w:author="MKONDIWA, Maxwell (CIMMYT-India)" w:date="2024-07-23T08:03:00Z" w16du:dateUtc="2024-07-23T02:33:00Z">
              <w:tcPr>
                <w:tcW w:w="1340" w:type="dxa"/>
                <w:noWrap/>
                <w:hideMark/>
              </w:tcPr>
            </w:tcPrChange>
          </w:tcPr>
          <w:p w14:paraId="197602DA" w14:textId="77777777" w:rsidR="00897783" w:rsidRPr="00897783" w:rsidRDefault="00897783" w:rsidP="00897783">
            <w:pPr>
              <w:jc w:val="right"/>
              <w:rPr>
                <w:ins w:id="3181" w:author="MKONDIWA, Maxwell (CIMMYT-India)" w:date="2024-07-23T08:02:00Z" w16du:dateUtc="2024-07-23T02:32:00Z"/>
                <w:rFonts w:ascii="Aptos Narrow" w:eastAsia="Times New Roman" w:hAnsi="Aptos Narrow" w:cs="Times New Roman"/>
                <w:color w:val="000000"/>
                <w:kern w:val="0"/>
                <w:lang w:eastAsia="en-ZW"/>
                <w14:ligatures w14:val="none"/>
              </w:rPr>
            </w:pPr>
            <w:ins w:id="318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0.28</w:t>
              </w:r>
            </w:ins>
          </w:p>
        </w:tc>
        <w:tc>
          <w:tcPr>
            <w:tcW w:w="1280" w:type="dxa"/>
            <w:noWrap/>
            <w:hideMark/>
            <w:tcPrChange w:id="3183" w:author="MKONDIWA, Maxwell (CIMMYT-India)" w:date="2024-07-23T08:03:00Z" w16du:dateUtc="2024-07-23T02:33:00Z">
              <w:tcPr>
                <w:tcW w:w="1280" w:type="dxa"/>
                <w:noWrap/>
                <w:hideMark/>
              </w:tcPr>
            </w:tcPrChange>
          </w:tcPr>
          <w:p w14:paraId="5F5815AC" w14:textId="77777777" w:rsidR="00897783" w:rsidRPr="00897783" w:rsidRDefault="00897783" w:rsidP="00897783">
            <w:pPr>
              <w:jc w:val="right"/>
              <w:rPr>
                <w:ins w:id="3184" w:author="MKONDIWA, Maxwell (CIMMYT-India)" w:date="2024-07-23T08:02:00Z" w16du:dateUtc="2024-07-23T02:32:00Z"/>
                <w:rFonts w:ascii="Aptos Narrow" w:eastAsia="Times New Roman" w:hAnsi="Aptos Narrow" w:cs="Times New Roman"/>
                <w:color w:val="000000"/>
                <w:kern w:val="0"/>
                <w:lang w:eastAsia="en-ZW"/>
                <w14:ligatures w14:val="none"/>
              </w:rPr>
            </w:pPr>
            <w:ins w:id="318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0.25</w:t>
              </w:r>
            </w:ins>
          </w:p>
        </w:tc>
        <w:tc>
          <w:tcPr>
            <w:tcW w:w="1300" w:type="dxa"/>
            <w:noWrap/>
            <w:hideMark/>
            <w:tcPrChange w:id="3186" w:author="MKONDIWA, Maxwell (CIMMYT-India)" w:date="2024-07-23T08:03:00Z" w16du:dateUtc="2024-07-23T02:33:00Z">
              <w:tcPr>
                <w:tcW w:w="1300" w:type="dxa"/>
                <w:noWrap/>
                <w:hideMark/>
              </w:tcPr>
            </w:tcPrChange>
          </w:tcPr>
          <w:p w14:paraId="51445554" w14:textId="77777777" w:rsidR="00897783" w:rsidRPr="00897783" w:rsidRDefault="00897783" w:rsidP="00897783">
            <w:pPr>
              <w:jc w:val="right"/>
              <w:rPr>
                <w:ins w:id="3187" w:author="MKONDIWA, Maxwell (CIMMYT-India)" w:date="2024-07-23T08:02:00Z" w16du:dateUtc="2024-07-23T02:32:00Z"/>
                <w:rFonts w:ascii="Aptos Narrow" w:eastAsia="Times New Roman" w:hAnsi="Aptos Narrow" w:cs="Times New Roman"/>
                <w:color w:val="000000"/>
                <w:kern w:val="0"/>
                <w:lang w:eastAsia="en-ZW"/>
                <w14:ligatures w14:val="none"/>
              </w:rPr>
            </w:pPr>
            <w:ins w:id="318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0.22</w:t>
              </w:r>
            </w:ins>
          </w:p>
        </w:tc>
      </w:tr>
      <w:tr w:rsidR="00897783" w:rsidRPr="00897783" w14:paraId="41B397F1" w14:textId="77777777" w:rsidTr="00897783">
        <w:trPr>
          <w:trHeight w:val="288"/>
          <w:ins w:id="3189" w:author="MKONDIWA, Maxwell (CIMMYT-India)" w:date="2024-07-23T08:02:00Z"/>
        </w:trPr>
        <w:tc>
          <w:tcPr>
            <w:tcW w:w="2421" w:type="dxa"/>
            <w:noWrap/>
            <w:hideMark/>
          </w:tcPr>
          <w:p w14:paraId="68038ED9" w14:textId="77777777" w:rsidR="00897783" w:rsidRPr="00897783" w:rsidRDefault="00897783" w:rsidP="00897783">
            <w:pPr>
              <w:jc w:val="left"/>
              <w:rPr>
                <w:ins w:id="3190" w:author="MKONDIWA, Maxwell (CIMMYT-India)" w:date="2024-07-23T08:02:00Z" w16du:dateUtc="2024-07-23T02:32:00Z"/>
                <w:rFonts w:ascii="Aptos Narrow" w:eastAsia="Times New Roman" w:hAnsi="Aptos Narrow" w:cs="Times New Roman"/>
                <w:color w:val="000000"/>
                <w:kern w:val="0"/>
                <w:lang w:eastAsia="en-ZW"/>
                <w14:ligatures w14:val="none"/>
              </w:rPr>
            </w:pPr>
            <w:ins w:id="319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Annual precipitation (2017)</w:t>
              </w:r>
            </w:ins>
          </w:p>
        </w:tc>
        <w:tc>
          <w:tcPr>
            <w:tcW w:w="960" w:type="dxa"/>
            <w:noWrap/>
            <w:hideMark/>
          </w:tcPr>
          <w:p w14:paraId="6B8C005C" w14:textId="77777777" w:rsidR="00897783" w:rsidRPr="00897783" w:rsidRDefault="00897783" w:rsidP="00897783">
            <w:pPr>
              <w:jc w:val="left"/>
              <w:rPr>
                <w:ins w:id="3192" w:author="MKONDIWA, Maxwell (CIMMYT-India)" w:date="2024-07-23T08:02:00Z" w16du:dateUtc="2024-07-23T02:32:00Z"/>
                <w:rFonts w:ascii="Aptos Narrow" w:eastAsia="Times New Roman" w:hAnsi="Aptos Narrow" w:cs="Times New Roman"/>
                <w:color w:val="000000"/>
                <w:kern w:val="0"/>
                <w:lang w:eastAsia="en-ZW"/>
                <w14:ligatures w14:val="none"/>
              </w:rPr>
            </w:pPr>
            <w:ins w:id="319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74F6A7FA" w14:textId="77777777" w:rsidR="00897783" w:rsidRPr="00897783" w:rsidRDefault="00897783" w:rsidP="00897783">
            <w:pPr>
              <w:jc w:val="right"/>
              <w:rPr>
                <w:ins w:id="3194" w:author="MKONDIWA, Maxwell (CIMMYT-India)" w:date="2024-07-23T08:02:00Z" w16du:dateUtc="2024-07-23T02:32:00Z"/>
                <w:rFonts w:ascii="Aptos Narrow" w:eastAsia="Times New Roman" w:hAnsi="Aptos Narrow" w:cs="Times New Roman"/>
                <w:color w:val="000000"/>
                <w:kern w:val="0"/>
                <w:lang w:eastAsia="en-ZW"/>
                <w14:ligatures w14:val="none"/>
              </w:rPr>
            </w:pPr>
            <w:ins w:id="319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991.18</w:t>
              </w:r>
            </w:ins>
          </w:p>
        </w:tc>
        <w:tc>
          <w:tcPr>
            <w:tcW w:w="1340" w:type="dxa"/>
            <w:noWrap/>
            <w:hideMark/>
          </w:tcPr>
          <w:p w14:paraId="35972B04" w14:textId="77777777" w:rsidR="00897783" w:rsidRPr="00897783" w:rsidRDefault="00897783" w:rsidP="00897783">
            <w:pPr>
              <w:jc w:val="right"/>
              <w:rPr>
                <w:ins w:id="3196" w:author="MKONDIWA, Maxwell (CIMMYT-India)" w:date="2024-07-23T08:02:00Z" w16du:dateUtc="2024-07-23T02:32:00Z"/>
                <w:rFonts w:ascii="Aptos Narrow" w:eastAsia="Times New Roman" w:hAnsi="Aptos Narrow" w:cs="Times New Roman"/>
                <w:color w:val="000000"/>
                <w:kern w:val="0"/>
                <w:lang w:eastAsia="en-ZW"/>
                <w14:ligatures w14:val="none"/>
              </w:rPr>
            </w:pPr>
            <w:ins w:id="319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934.92</w:t>
              </w:r>
            </w:ins>
          </w:p>
        </w:tc>
        <w:tc>
          <w:tcPr>
            <w:tcW w:w="1280" w:type="dxa"/>
            <w:noWrap/>
            <w:hideMark/>
          </w:tcPr>
          <w:p w14:paraId="035A0269" w14:textId="77777777" w:rsidR="00897783" w:rsidRPr="00897783" w:rsidRDefault="00897783" w:rsidP="00897783">
            <w:pPr>
              <w:jc w:val="right"/>
              <w:rPr>
                <w:ins w:id="3198" w:author="MKONDIWA, Maxwell (CIMMYT-India)" w:date="2024-07-23T08:02:00Z" w16du:dateUtc="2024-07-23T02:32:00Z"/>
                <w:rFonts w:ascii="Aptos Narrow" w:eastAsia="Times New Roman" w:hAnsi="Aptos Narrow" w:cs="Times New Roman"/>
                <w:color w:val="000000"/>
                <w:kern w:val="0"/>
                <w:lang w:eastAsia="en-ZW"/>
                <w14:ligatures w14:val="none"/>
              </w:rPr>
            </w:pPr>
            <w:ins w:id="319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943.26</w:t>
              </w:r>
            </w:ins>
          </w:p>
        </w:tc>
        <w:tc>
          <w:tcPr>
            <w:tcW w:w="1300" w:type="dxa"/>
            <w:noWrap/>
            <w:hideMark/>
          </w:tcPr>
          <w:p w14:paraId="2F1B3456" w14:textId="77777777" w:rsidR="00897783" w:rsidRPr="00897783" w:rsidRDefault="00897783" w:rsidP="00897783">
            <w:pPr>
              <w:jc w:val="right"/>
              <w:rPr>
                <w:ins w:id="3200" w:author="MKONDIWA, Maxwell (CIMMYT-India)" w:date="2024-07-23T08:02:00Z" w16du:dateUtc="2024-07-23T02:32:00Z"/>
                <w:rFonts w:ascii="Aptos Narrow" w:eastAsia="Times New Roman" w:hAnsi="Aptos Narrow" w:cs="Times New Roman"/>
                <w:color w:val="000000"/>
                <w:kern w:val="0"/>
                <w:lang w:eastAsia="en-ZW"/>
                <w14:ligatures w14:val="none"/>
              </w:rPr>
            </w:pPr>
            <w:ins w:id="320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947.17</w:t>
              </w:r>
            </w:ins>
          </w:p>
        </w:tc>
      </w:tr>
      <w:tr w:rsidR="00897783" w:rsidRPr="00897783" w14:paraId="4E697696" w14:textId="77777777" w:rsidTr="00897783">
        <w:tblPrEx>
          <w:tblPrExChange w:id="3202" w:author="MKONDIWA, Maxwell (CIMMYT-India)" w:date="2024-07-23T08:03:00Z" w16du:dateUtc="2024-07-23T02:33:00Z">
            <w:tblPrEx>
              <w:tblLook w:val="04A0" w:firstRow="1" w:lastRow="0" w:firstColumn="1" w:lastColumn="0" w:noHBand="0" w:noVBand="1"/>
            </w:tblPrEx>
          </w:tblPrExChange>
        </w:tblPrEx>
        <w:trPr>
          <w:trHeight w:val="288"/>
          <w:ins w:id="3203" w:author="MKONDIWA, Maxwell (CIMMYT-India)" w:date="2024-07-23T08:02:00Z"/>
          <w:trPrChange w:id="3204" w:author="MKONDIWA, Maxwell (CIMMYT-India)" w:date="2024-07-23T08:03:00Z" w16du:dateUtc="2024-07-23T02:33:00Z">
            <w:trPr>
              <w:trHeight w:val="288"/>
            </w:trPr>
          </w:trPrChange>
        </w:trPr>
        <w:tc>
          <w:tcPr>
            <w:tcW w:w="2421" w:type="dxa"/>
            <w:noWrap/>
            <w:hideMark/>
            <w:tcPrChange w:id="3205" w:author="MKONDIWA, Maxwell (CIMMYT-India)" w:date="2024-07-23T08:03:00Z" w16du:dateUtc="2024-07-23T02:33:00Z">
              <w:tcPr>
                <w:tcW w:w="2421" w:type="dxa"/>
                <w:noWrap/>
                <w:hideMark/>
              </w:tcPr>
            </w:tcPrChange>
          </w:tcPr>
          <w:p w14:paraId="21D8C415" w14:textId="77777777" w:rsidR="00897783" w:rsidRPr="00897783" w:rsidRDefault="00897783" w:rsidP="00897783">
            <w:pPr>
              <w:jc w:val="right"/>
              <w:rPr>
                <w:ins w:id="3206"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207" w:author="MKONDIWA, Maxwell (CIMMYT-India)" w:date="2024-07-23T08:03:00Z" w16du:dateUtc="2024-07-23T02:33:00Z">
              <w:tcPr>
                <w:tcW w:w="960" w:type="dxa"/>
                <w:noWrap/>
                <w:hideMark/>
              </w:tcPr>
            </w:tcPrChange>
          </w:tcPr>
          <w:p w14:paraId="13E710B4" w14:textId="77777777" w:rsidR="00897783" w:rsidRPr="00897783" w:rsidRDefault="00897783" w:rsidP="00897783">
            <w:pPr>
              <w:jc w:val="left"/>
              <w:rPr>
                <w:ins w:id="3208"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20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210" w:author="MKONDIWA, Maxwell (CIMMYT-India)" w:date="2024-07-23T08:03:00Z" w16du:dateUtc="2024-07-23T02:33:00Z">
              <w:tcPr>
                <w:tcW w:w="1280" w:type="dxa"/>
                <w:noWrap/>
                <w:hideMark/>
              </w:tcPr>
            </w:tcPrChange>
          </w:tcPr>
          <w:p w14:paraId="22789046" w14:textId="77777777" w:rsidR="00897783" w:rsidRPr="00897783" w:rsidRDefault="00897783" w:rsidP="00897783">
            <w:pPr>
              <w:jc w:val="right"/>
              <w:rPr>
                <w:ins w:id="3211" w:author="MKONDIWA, Maxwell (CIMMYT-India)" w:date="2024-07-23T08:02:00Z" w16du:dateUtc="2024-07-23T02:32:00Z"/>
                <w:rFonts w:ascii="Aptos Narrow" w:eastAsia="Times New Roman" w:hAnsi="Aptos Narrow" w:cs="Times New Roman"/>
                <w:color w:val="000000"/>
                <w:kern w:val="0"/>
                <w:lang w:eastAsia="en-ZW"/>
                <w14:ligatures w14:val="none"/>
              </w:rPr>
            </w:pPr>
            <w:ins w:id="321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299.28</w:t>
              </w:r>
            </w:ins>
          </w:p>
        </w:tc>
        <w:tc>
          <w:tcPr>
            <w:tcW w:w="1340" w:type="dxa"/>
            <w:noWrap/>
            <w:hideMark/>
            <w:tcPrChange w:id="3213" w:author="MKONDIWA, Maxwell (CIMMYT-India)" w:date="2024-07-23T08:03:00Z" w16du:dateUtc="2024-07-23T02:33:00Z">
              <w:tcPr>
                <w:tcW w:w="1340" w:type="dxa"/>
                <w:noWrap/>
                <w:hideMark/>
              </w:tcPr>
            </w:tcPrChange>
          </w:tcPr>
          <w:p w14:paraId="0643A0D4" w14:textId="77777777" w:rsidR="00897783" w:rsidRPr="00897783" w:rsidRDefault="00897783" w:rsidP="00897783">
            <w:pPr>
              <w:jc w:val="right"/>
              <w:rPr>
                <w:ins w:id="3214" w:author="MKONDIWA, Maxwell (CIMMYT-India)" w:date="2024-07-23T08:02:00Z" w16du:dateUtc="2024-07-23T02:32:00Z"/>
                <w:rFonts w:ascii="Aptos Narrow" w:eastAsia="Times New Roman" w:hAnsi="Aptos Narrow" w:cs="Times New Roman"/>
                <w:color w:val="000000"/>
                <w:kern w:val="0"/>
                <w:lang w:eastAsia="en-ZW"/>
                <w14:ligatures w14:val="none"/>
              </w:rPr>
            </w:pPr>
            <w:ins w:id="321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251.02</w:t>
              </w:r>
            </w:ins>
          </w:p>
        </w:tc>
        <w:tc>
          <w:tcPr>
            <w:tcW w:w="1280" w:type="dxa"/>
            <w:noWrap/>
            <w:hideMark/>
            <w:tcPrChange w:id="3216" w:author="MKONDIWA, Maxwell (CIMMYT-India)" w:date="2024-07-23T08:03:00Z" w16du:dateUtc="2024-07-23T02:33:00Z">
              <w:tcPr>
                <w:tcW w:w="1280" w:type="dxa"/>
                <w:noWrap/>
                <w:hideMark/>
              </w:tcPr>
            </w:tcPrChange>
          </w:tcPr>
          <w:p w14:paraId="6B7D9EDC" w14:textId="77777777" w:rsidR="00897783" w:rsidRPr="00897783" w:rsidRDefault="00897783" w:rsidP="00897783">
            <w:pPr>
              <w:jc w:val="right"/>
              <w:rPr>
                <w:ins w:id="3217" w:author="MKONDIWA, Maxwell (CIMMYT-India)" w:date="2024-07-23T08:02:00Z" w16du:dateUtc="2024-07-23T02:32:00Z"/>
                <w:rFonts w:ascii="Aptos Narrow" w:eastAsia="Times New Roman" w:hAnsi="Aptos Narrow" w:cs="Times New Roman"/>
                <w:color w:val="000000"/>
                <w:kern w:val="0"/>
                <w:lang w:eastAsia="en-ZW"/>
                <w14:ligatures w14:val="none"/>
              </w:rPr>
            </w:pPr>
            <w:ins w:id="321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232.9</w:t>
              </w:r>
            </w:ins>
          </w:p>
        </w:tc>
        <w:tc>
          <w:tcPr>
            <w:tcW w:w="1300" w:type="dxa"/>
            <w:noWrap/>
            <w:hideMark/>
            <w:tcPrChange w:id="3219" w:author="MKONDIWA, Maxwell (CIMMYT-India)" w:date="2024-07-23T08:03:00Z" w16du:dateUtc="2024-07-23T02:33:00Z">
              <w:tcPr>
                <w:tcW w:w="1300" w:type="dxa"/>
                <w:noWrap/>
                <w:hideMark/>
              </w:tcPr>
            </w:tcPrChange>
          </w:tcPr>
          <w:p w14:paraId="4D444074" w14:textId="77777777" w:rsidR="00897783" w:rsidRPr="00897783" w:rsidRDefault="00897783" w:rsidP="00897783">
            <w:pPr>
              <w:jc w:val="right"/>
              <w:rPr>
                <w:ins w:id="3220" w:author="MKONDIWA, Maxwell (CIMMYT-India)" w:date="2024-07-23T08:02:00Z" w16du:dateUtc="2024-07-23T02:32:00Z"/>
                <w:rFonts w:ascii="Aptos Narrow" w:eastAsia="Times New Roman" w:hAnsi="Aptos Narrow" w:cs="Times New Roman"/>
                <w:color w:val="000000"/>
                <w:kern w:val="0"/>
                <w:lang w:eastAsia="en-ZW"/>
                <w14:ligatures w14:val="none"/>
              </w:rPr>
            </w:pPr>
            <w:ins w:id="322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223.86</w:t>
              </w:r>
            </w:ins>
          </w:p>
        </w:tc>
      </w:tr>
      <w:tr w:rsidR="00897783" w:rsidRPr="00897783" w14:paraId="69F12B88" w14:textId="77777777" w:rsidTr="00897783">
        <w:trPr>
          <w:trHeight w:val="288"/>
          <w:ins w:id="3222" w:author="MKONDIWA, Maxwell (CIMMYT-India)" w:date="2024-07-23T08:02:00Z"/>
          <w:trPrChange w:id="3223" w:author="MKONDIWA, Maxwell (CIMMYT-India)" w:date="2024-07-23T08:03:00Z" w16du:dateUtc="2024-07-23T02:33:00Z">
            <w:trPr>
              <w:trHeight w:val="288"/>
            </w:trPr>
          </w:trPrChange>
        </w:trPr>
        <w:tc>
          <w:tcPr>
            <w:tcW w:w="2421" w:type="dxa"/>
            <w:noWrap/>
            <w:hideMark/>
            <w:tcPrChange w:id="3224" w:author="MKONDIWA, Maxwell (CIMMYT-India)" w:date="2024-07-23T08:03:00Z" w16du:dateUtc="2024-07-23T02:33:00Z">
              <w:tcPr>
                <w:tcW w:w="2421" w:type="dxa"/>
                <w:noWrap/>
                <w:hideMark/>
              </w:tcPr>
            </w:tcPrChange>
          </w:tcPr>
          <w:p w14:paraId="3EF7272B" w14:textId="77777777" w:rsidR="00897783" w:rsidRPr="00897783" w:rsidRDefault="00897783" w:rsidP="00897783">
            <w:pPr>
              <w:jc w:val="left"/>
              <w:rPr>
                <w:ins w:id="3225" w:author="MKONDIWA, Maxwell (CIMMYT-India)" w:date="2024-07-23T08:02:00Z" w16du:dateUtc="2024-07-23T02:32:00Z"/>
                <w:rFonts w:ascii="Aptos Narrow" w:eastAsia="Times New Roman" w:hAnsi="Aptos Narrow" w:cs="Times New Roman"/>
                <w:color w:val="000000"/>
                <w:kern w:val="0"/>
                <w:lang w:eastAsia="en-ZW"/>
                <w14:ligatures w14:val="none"/>
              </w:rPr>
            </w:pPr>
            <w:ins w:id="322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Elevation (</w:t>
              </w:r>
              <w:proofErr w:type="spellStart"/>
              <w:r w:rsidRPr="00897783">
                <w:rPr>
                  <w:rFonts w:ascii="Aptos Narrow" w:eastAsia="Times New Roman" w:hAnsi="Aptos Narrow" w:cs="Times New Roman"/>
                  <w:color w:val="000000"/>
                  <w:kern w:val="0"/>
                  <w:lang w:eastAsia="en-ZW"/>
                  <w14:ligatures w14:val="none"/>
                </w:rPr>
                <w:t>masl</w:t>
              </w:r>
              <w:proofErr w:type="spellEnd"/>
              <w:r w:rsidRPr="00897783">
                <w:rPr>
                  <w:rFonts w:ascii="Aptos Narrow" w:eastAsia="Times New Roman" w:hAnsi="Aptos Narrow" w:cs="Times New Roman"/>
                  <w:color w:val="000000"/>
                  <w:kern w:val="0"/>
                  <w:lang w:eastAsia="en-ZW"/>
                  <w14:ligatures w14:val="none"/>
                </w:rPr>
                <w:t>)</w:t>
              </w:r>
            </w:ins>
          </w:p>
        </w:tc>
        <w:tc>
          <w:tcPr>
            <w:tcW w:w="960" w:type="dxa"/>
            <w:noWrap/>
            <w:hideMark/>
            <w:tcPrChange w:id="3227" w:author="MKONDIWA, Maxwell (CIMMYT-India)" w:date="2024-07-23T08:03:00Z" w16du:dateUtc="2024-07-23T02:33:00Z">
              <w:tcPr>
                <w:tcW w:w="960" w:type="dxa"/>
                <w:noWrap/>
                <w:hideMark/>
              </w:tcPr>
            </w:tcPrChange>
          </w:tcPr>
          <w:p w14:paraId="2AA66BD2" w14:textId="77777777" w:rsidR="00897783" w:rsidRPr="00897783" w:rsidRDefault="00897783" w:rsidP="00897783">
            <w:pPr>
              <w:jc w:val="left"/>
              <w:rPr>
                <w:ins w:id="3228" w:author="MKONDIWA, Maxwell (CIMMYT-India)" w:date="2024-07-23T08:02:00Z" w16du:dateUtc="2024-07-23T02:32:00Z"/>
                <w:rFonts w:ascii="Aptos Narrow" w:eastAsia="Times New Roman" w:hAnsi="Aptos Narrow" w:cs="Times New Roman"/>
                <w:color w:val="000000"/>
                <w:kern w:val="0"/>
                <w:lang w:eastAsia="en-ZW"/>
                <w14:ligatures w14:val="none"/>
              </w:rPr>
            </w:pPr>
            <w:ins w:id="322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Change w:id="3230" w:author="MKONDIWA, Maxwell (CIMMYT-India)" w:date="2024-07-23T08:03:00Z" w16du:dateUtc="2024-07-23T02:33:00Z">
              <w:tcPr>
                <w:tcW w:w="1280" w:type="dxa"/>
                <w:noWrap/>
                <w:hideMark/>
              </w:tcPr>
            </w:tcPrChange>
          </w:tcPr>
          <w:p w14:paraId="4D8330E7" w14:textId="77777777" w:rsidR="00897783" w:rsidRPr="00897783" w:rsidRDefault="00897783" w:rsidP="00897783">
            <w:pPr>
              <w:jc w:val="right"/>
              <w:rPr>
                <w:ins w:id="3231" w:author="MKONDIWA, Maxwell (CIMMYT-India)" w:date="2024-07-23T08:02:00Z" w16du:dateUtc="2024-07-23T02:32:00Z"/>
                <w:rFonts w:ascii="Aptos Narrow" w:eastAsia="Times New Roman" w:hAnsi="Aptos Narrow" w:cs="Times New Roman"/>
                <w:color w:val="000000"/>
                <w:kern w:val="0"/>
                <w:lang w:eastAsia="en-ZW"/>
                <w14:ligatures w14:val="none"/>
              </w:rPr>
            </w:pPr>
            <w:ins w:id="323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62.12</w:t>
              </w:r>
            </w:ins>
          </w:p>
        </w:tc>
        <w:tc>
          <w:tcPr>
            <w:tcW w:w="1340" w:type="dxa"/>
            <w:noWrap/>
            <w:hideMark/>
            <w:tcPrChange w:id="3233" w:author="MKONDIWA, Maxwell (CIMMYT-India)" w:date="2024-07-23T08:03:00Z" w16du:dateUtc="2024-07-23T02:33:00Z">
              <w:tcPr>
                <w:tcW w:w="1340" w:type="dxa"/>
                <w:noWrap/>
                <w:hideMark/>
              </w:tcPr>
            </w:tcPrChange>
          </w:tcPr>
          <w:p w14:paraId="3CF7F10C" w14:textId="77777777" w:rsidR="00897783" w:rsidRPr="00897783" w:rsidRDefault="00897783" w:rsidP="00897783">
            <w:pPr>
              <w:jc w:val="right"/>
              <w:rPr>
                <w:ins w:id="3234" w:author="MKONDIWA, Maxwell (CIMMYT-India)" w:date="2024-07-23T08:02:00Z" w16du:dateUtc="2024-07-23T02:32:00Z"/>
                <w:rFonts w:ascii="Aptos Narrow" w:eastAsia="Times New Roman" w:hAnsi="Aptos Narrow" w:cs="Times New Roman"/>
                <w:color w:val="000000"/>
                <w:kern w:val="0"/>
                <w:lang w:eastAsia="en-ZW"/>
                <w14:ligatures w14:val="none"/>
              </w:rPr>
            </w:pPr>
            <w:ins w:id="323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67.84</w:t>
              </w:r>
            </w:ins>
          </w:p>
        </w:tc>
        <w:tc>
          <w:tcPr>
            <w:tcW w:w="1280" w:type="dxa"/>
            <w:noWrap/>
            <w:hideMark/>
            <w:tcPrChange w:id="3236" w:author="MKONDIWA, Maxwell (CIMMYT-India)" w:date="2024-07-23T08:03:00Z" w16du:dateUtc="2024-07-23T02:33:00Z">
              <w:tcPr>
                <w:tcW w:w="1280" w:type="dxa"/>
                <w:noWrap/>
                <w:hideMark/>
              </w:tcPr>
            </w:tcPrChange>
          </w:tcPr>
          <w:p w14:paraId="0EE73F1E" w14:textId="77777777" w:rsidR="00897783" w:rsidRPr="00897783" w:rsidRDefault="00897783" w:rsidP="00897783">
            <w:pPr>
              <w:jc w:val="right"/>
              <w:rPr>
                <w:ins w:id="3237" w:author="MKONDIWA, Maxwell (CIMMYT-India)" w:date="2024-07-23T08:02:00Z" w16du:dateUtc="2024-07-23T02:32:00Z"/>
                <w:rFonts w:ascii="Aptos Narrow" w:eastAsia="Times New Roman" w:hAnsi="Aptos Narrow" w:cs="Times New Roman"/>
                <w:color w:val="000000"/>
                <w:kern w:val="0"/>
                <w:lang w:eastAsia="en-ZW"/>
                <w14:ligatures w14:val="none"/>
              </w:rPr>
            </w:pPr>
            <w:ins w:id="323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68.19</w:t>
              </w:r>
            </w:ins>
          </w:p>
        </w:tc>
        <w:tc>
          <w:tcPr>
            <w:tcW w:w="1300" w:type="dxa"/>
            <w:noWrap/>
            <w:hideMark/>
            <w:tcPrChange w:id="3239" w:author="MKONDIWA, Maxwell (CIMMYT-India)" w:date="2024-07-23T08:03:00Z" w16du:dateUtc="2024-07-23T02:33:00Z">
              <w:tcPr>
                <w:tcW w:w="1300" w:type="dxa"/>
                <w:noWrap/>
                <w:hideMark/>
              </w:tcPr>
            </w:tcPrChange>
          </w:tcPr>
          <w:p w14:paraId="586D08A3" w14:textId="77777777" w:rsidR="00897783" w:rsidRPr="00897783" w:rsidRDefault="00897783" w:rsidP="00897783">
            <w:pPr>
              <w:jc w:val="right"/>
              <w:rPr>
                <w:ins w:id="3240" w:author="MKONDIWA, Maxwell (CIMMYT-India)" w:date="2024-07-23T08:02:00Z" w16du:dateUtc="2024-07-23T02:32:00Z"/>
                <w:rFonts w:ascii="Aptos Narrow" w:eastAsia="Times New Roman" w:hAnsi="Aptos Narrow" w:cs="Times New Roman"/>
                <w:color w:val="000000"/>
                <w:kern w:val="0"/>
                <w:lang w:eastAsia="en-ZW"/>
                <w14:ligatures w14:val="none"/>
              </w:rPr>
            </w:pPr>
            <w:ins w:id="324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73.33</w:t>
              </w:r>
            </w:ins>
          </w:p>
        </w:tc>
      </w:tr>
      <w:tr w:rsidR="00897783" w:rsidRPr="00897783" w14:paraId="755D9C2A" w14:textId="77777777" w:rsidTr="00897783">
        <w:tblPrEx>
          <w:tblPrExChange w:id="3242" w:author="MKONDIWA, Maxwell (CIMMYT-India)" w:date="2024-07-23T08:03:00Z" w16du:dateUtc="2024-07-23T02:33:00Z">
            <w:tblPrEx>
              <w:tblLook w:val="04A0" w:firstRow="1" w:lastRow="0" w:firstColumn="1" w:lastColumn="0" w:noHBand="0" w:noVBand="1"/>
            </w:tblPrEx>
          </w:tblPrExChange>
        </w:tblPrEx>
        <w:trPr>
          <w:trHeight w:val="288"/>
          <w:ins w:id="3243" w:author="MKONDIWA, Maxwell (CIMMYT-India)" w:date="2024-07-23T08:02:00Z"/>
          <w:trPrChange w:id="3244" w:author="MKONDIWA, Maxwell (CIMMYT-India)" w:date="2024-07-23T08:03:00Z" w16du:dateUtc="2024-07-23T02:33:00Z">
            <w:trPr>
              <w:trHeight w:val="288"/>
            </w:trPr>
          </w:trPrChange>
        </w:trPr>
        <w:tc>
          <w:tcPr>
            <w:tcW w:w="2421" w:type="dxa"/>
            <w:noWrap/>
            <w:hideMark/>
            <w:tcPrChange w:id="3245" w:author="MKONDIWA, Maxwell (CIMMYT-India)" w:date="2024-07-23T08:03:00Z" w16du:dateUtc="2024-07-23T02:33:00Z">
              <w:tcPr>
                <w:tcW w:w="2421" w:type="dxa"/>
                <w:noWrap/>
                <w:hideMark/>
              </w:tcPr>
            </w:tcPrChange>
          </w:tcPr>
          <w:p w14:paraId="641FE3D6" w14:textId="77777777" w:rsidR="00897783" w:rsidRPr="00897783" w:rsidRDefault="00897783" w:rsidP="00897783">
            <w:pPr>
              <w:jc w:val="right"/>
              <w:rPr>
                <w:ins w:id="3246"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247" w:author="MKONDIWA, Maxwell (CIMMYT-India)" w:date="2024-07-23T08:03:00Z" w16du:dateUtc="2024-07-23T02:33:00Z">
              <w:tcPr>
                <w:tcW w:w="960" w:type="dxa"/>
                <w:noWrap/>
                <w:hideMark/>
              </w:tcPr>
            </w:tcPrChange>
          </w:tcPr>
          <w:p w14:paraId="36746401" w14:textId="77777777" w:rsidR="00897783" w:rsidRPr="00897783" w:rsidRDefault="00897783" w:rsidP="00897783">
            <w:pPr>
              <w:jc w:val="left"/>
              <w:rPr>
                <w:ins w:id="3248"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24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250" w:author="MKONDIWA, Maxwell (CIMMYT-India)" w:date="2024-07-23T08:03:00Z" w16du:dateUtc="2024-07-23T02:33:00Z">
              <w:tcPr>
                <w:tcW w:w="1280" w:type="dxa"/>
                <w:noWrap/>
                <w:hideMark/>
              </w:tcPr>
            </w:tcPrChange>
          </w:tcPr>
          <w:p w14:paraId="2A2D5D58" w14:textId="77777777" w:rsidR="00897783" w:rsidRPr="00897783" w:rsidRDefault="00897783" w:rsidP="00897783">
            <w:pPr>
              <w:jc w:val="right"/>
              <w:rPr>
                <w:ins w:id="3251" w:author="MKONDIWA, Maxwell (CIMMYT-India)" w:date="2024-07-23T08:02:00Z" w16du:dateUtc="2024-07-23T02:32:00Z"/>
                <w:rFonts w:ascii="Aptos Narrow" w:eastAsia="Times New Roman" w:hAnsi="Aptos Narrow" w:cs="Times New Roman"/>
                <w:color w:val="000000"/>
                <w:kern w:val="0"/>
                <w:lang w:eastAsia="en-ZW"/>
                <w14:ligatures w14:val="none"/>
              </w:rPr>
            </w:pPr>
            <w:ins w:id="325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21.77</w:t>
              </w:r>
            </w:ins>
          </w:p>
        </w:tc>
        <w:tc>
          <w:tcPr>
            <w:tcW w:w="1340" w:type="dxa"/>
            <w:noWrap/>
            <w:hideMark/>
            <w:tcPrChange w:id="3253" w:author="MKONDIWA, Maxwell (CIMMYT-India)" w:date="2024-07-23T08:03:00Z" w16du:dateUtc="2024-07-23T02:33:00Z">
              <w:tcPr>
                <w:tcW w:w="1340" w:type="dxa"/>
                <w:noWrap/>
                <w:hideMark/>
              </w:tcPr>
            </w:tcPrChange>
          </w:tcPr>
          <w:p w14:paraId="2962D0C9" w14:textId="77777777" w:rsidR="00897783" w:rsidRPr="00897783" w:rsidRDefault="00897783" w:rsidP="00897783">
            <w:pPr>
              <w:jc w:val="right"/>
              <w:rPr>
                <w:ins w:id="3254" w:author="MKONDIWA, Maxwell (CIMMYT-India)" w:date="2024-07-23T08:02:00Z" w16du:dateUtc="2024-07-23T02:32:00Z"/>
                <w:rFonts w:ascii="Aptos Narrow" w:eastAsia="Times New Roman" w:hAnsi="Aptos Narrow" w:cs="Times New Roman"/>
                <w:color w:val="000000"/>
                <w:kern w:val="0"/>
                <w:lang w:eastAsia="en-ZW"/>
                <w14:ligatures w14:val="none"/>
              </w:rPr>
            </w:pPr>
            <w:ins w:id="325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21.74</w:t>
              </w:r>
            </w:ins>
          </w:p>
        </w:tc>
        <w:tc>
          <w:tcPr>
            <w:tcW w:w="1280" w:type="dxa"/>
            <w:noWrap/>
            <w:hideMark/>
            <w:tcPrChange w:id="3256" w:author="MKONDIWA, Maxwell (CIMMYT-India)" w:date="2024-07-23T08:03:00Z" w16du:dateUtc="2024-07-23T02:33:00Z">
              <w:tcPr>
                <w:tcW w:w="1280" w:type="dxa"/>
                <w:noWrap/>
                <w:hideMark/>
              </w:tcPr>
            </w:tcPrChange>
          </w:tcPr>
          <w:p w14:paraId="4EF0845D" w14:textId="77777777" w:rsidR="00897783" w:rsidRPr="00897783" w:rsidRDefault="00897783" w:rsidP="00897783">
            <w:pPr>
              <w:jc w:val="right"/>
              <w:rPr>
                <w:ins w:id="3257" w:author="MKONDIWA, Maxwell (CIMMYT-India)" w:date="2024-07-23T08:02:00Z" w16du:dateUtc="2024-07-23T02:32:00Z"/>
                <w:rFonts w:ascii="Aptos Narrow" w:eastAsia="Times New Roman" w:hAnsi="Aptos Narrow" w:cs="Times New Roman"/>
                <w:color w:val="000000"/>
                <w:kern w:val="0"/>
                <w:lang w:eastAsia="en-ZW"/>
                <w14:ligatures w14:val="none"/>
              </w:rPr>
            </w:pPr>
            <w:ins w:id="325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20.41</w:t>
              </w:r>
            </w:ins>
          </w:p>
        </w:tc>
        <w:tc>
          <w:tcPr>
            <w:tcW w:w="1300" w:type="dxa"/>
            <w:noWrap/>
            <w:hideMark/>
            <w:tcPrChange w:id="3259" w:author="MKONDIWA, Maxwell (CIMMYT-India)" w:date="2024-07-23T08:03:00Z" w16du:dateUtc="2024-07-23T02:33:00Z">
              <w:tcPr>
                <w:tcW w:w="1300" w:type="dxa"/>
                <w:noWrap/>
                <w:hideMark/>
              </w:tcPr>
            </w:tcPrChange>
          </w:tcPr>
          <w:p w14:paraId="7C12B95A" w14:textId="77777777" w:rsidR="00897783" w:rsidRPr="00897783" w:rsidRDefault="00897783" w:rsidP="00897783">
            <w:pPr>
              <w:jc w:val="right"/>
              <w:rPr>
                <w:ins w:id="3260" w:author="MKONDIWA, Maxwell (CIMMYT-India)" w:date="2024-07-23T08:02:00Z" w16du:dateUtc="2024-07-23T02:32:00Z"/>
                <w:rFonts w:ascii="Aptos Narrow" w:eastAsia="Times New Roman" w:hAnsi="Aptos Narrow" w:cs="Times New Roman"/>
                <w:color w:val="000000"/>
                <w:kern w:val="0"/>
                <w:lang w:eastAsia="en-ZW"/>
                <w14:ligatures w14:val="none"/>
              </w:rPr>
            </w:pPr>
            <w:ins w:id="326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19.81</w:t>
              </w:r>
            </w:ins>
          </w:p>
        </w:tc>
      </w:tr>
      <w:tr w:rsidR="00897783" w:rsidRPr="00897783" w14:paraId="57854886" w14:textId="77777777" w:rsidTr="00897783">
        <w:trPr>
          <w:trHeight w:val="288"/>
          <w:ins w:id="3262" w:author="MKONDIWA, Maxwell (CIMMYT-India)" w:date="2024-07-23T08:02:00Z"/>
        </w:trPr>
        <w:tc>
          <w:tcPr>
            <w:tcW w:w="2421" w:type="dxa"/>
            <w:noWrap/>
            <w:hideMark/>
          </w:tcPr>
          <w:p w14:paraId="233CFBCF" w14:textId="77777777" w:rsidR="00897783" w:rsidRPr="00897783" w:rsidRDefault="00897783" w:rsidP="00897783">
            <w:pPr>
              <w:jc w:val="left"/>
              <w:rPr>
                <w:ins w:id="3263" w:author="MKONDIWA, Maxwell (CIMMYT-India)" w:date="2024-07-23T08:02:00Z" w16du:dateUtc="2024-07-23T02:32:00Z"/>
                <w:rFonts w:ascii="Aptos Narrow" w:eastAsia="Times New Roman" w:hAnsi="Aptos Narrow" w:cs="Times New Roman"/>
                <w:color w:val="000000"/>
                <w:kern w:val="0"/>
                <w:lang w:eastAsia="en-ZW"/>
                <w14:ligatures w14:val="none"/>
              </w:rPr>
            </w:pPr>
            <w:ins w:id="326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lastRenderedPageBreak/>
                <w:t>Distance to market (km)</w:t>
              </w:r>
            </w:ins>
          </w:p>
        </w:tc>
        <w:tc>
          <w:tcPr>
            <w:tcW w:w="960" w:type="dxa"/>
            <w:noWrap/>
            <w:hideMark/>
          </w:tcPr>
          <w:p w14:paraId="7594F41C" w14:textId="77777777" w:rsidR="00897783" w:rsidRPr="00897783" w:rsidRDefault="00897783" w:rsidP="00897783">
            <w:pPr>
              <w:jc w:val="left"/>
              <w:rPr>
                <w:ins w:id="3265" w:author="MKONDIWA, Maxwell (CIMMYT-India)" w:date="2024-07-23T08:02:00Z" w16du:dateUtc="2024-07-23T02:32:00Z"/>
                <w:rFonts w:ascii="Aptos Narrow" w:eastAsia="Times New Roman" w:hAnsi="Aptos Narrow" w:cs="Times New Roman"/>
                <w:color w:val="000000"/>
                <w:kern w:val="0"/>
                <w:lang w:eastAsia="en-ZW"/>
                <w14:ligatures w14:val="none"/>
              </w:rPr>
            </w:pPr>
            <w:ins w:id="326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6E65D40D" w14:textId="77777777" w:rsidR="00897783" w:rsidRPr="00897783" w:rsidRDefault="00897783" w:rsidP="00897783">
            <w:pPr>
              <w:jc w:val="right"/>
              <w:rPr>
                <w:ins w:id="3267" w:author="MKONDIWA, Maxwell (CIMMYT-India)" w:date="2024-07-23T08:02:00Z" w16du:dateUtc="2024-07-23T02:32:00Z"/>
                <w:rFonts w:ascii="Aptos Narrow" w:eastAsia="Times New Roman" w:hAnsi="Aptos Narrow" w:cs="Times New Roman"/>
                <w:color w:val="000000"/>
                <w:kern w:val="0"/>
                <w:lang w:eastAsia="en-ZW"/>
                <w14:ligatures w14:val="none"/>
              </w:rPr>
            </w:pPr>
            <w:ins w:id="326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4.34</w:t>
              </w:r>
            </w:ins>
          </w:p>
        </w:tc>
        <w:tc>
          <w:tcPr>
            <w:tcW w:w="1340" w:type="dxa"/>
            <w:noWrap/>
            <w:hideMark/>
          </w:tcPr>
          <w:p w14:paraId="5384D68E" w14:textId="77777777" w:rsidR="00897783" w:rsidRPr="00897783" w:rsidRDefault="00897783" w:rsidP="00897783">
            <w:pPr>
              <w:jc w:val="right"/>
              <w:rPr>
                <w:ins w:id="3269" w:author="MKONDIWA, Maxwell (CIMMYT-India)" w:date="2024-07-23T08:02:00Z" w16du:dateUtc="2024-07-23T02:32:00Z"/>
                <w:rFonts w:ascii="Aptos Narrow" w:eastAsia="Times New Roman" w:hAnsi="Aptos Narrow" w:cs="Times New Roman"/>
                <w:color w:val="000000"/>
                <w:kern w:val="0"/>
                <w:lang w:eastAsia="en-ZW"/>
                <w14:ligatures w14:val="none"/>
              </w:rPr>
            </w:pPr>
            <w:ins w:id="327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4.45</w:t>
              </w:r>
            </w:ins>
          </w:p>
        </w:tc>
        <w:tc>
          <w:tcPr>
            <w:tcW w:w="1280" w:type="dxa"/>
            <w:noWrap/>
            <w:hideMark/>
          </w:tcPr>
          <w:p w14:paraId="2A27EBB7" w14:textId="77777777" w:rsidR="00897783" w:rsidRPr="00897783" w:rsidRDefault="00897783" w:rsidP="00897783">
            <w:pPr>
              <w:jc w:val="right"/>
              <w:rPr>
                <w:ins w:id="3271" w:author="MKONDIWA, Maxwell (CIMMYT-India)" w:date="2024-07-23T08:02:00Z" w16du:dateUtc="2024-07-23T02:32:00Z"/>
                <w:rFonts w:ascii="Aptos Narrow" w:eastAsia="Times New Roman" w:hAnsi="Aptos Narrow" w:cs="Times New Roman"/>
                <w:color w:val="000000"/>
                <w:kern w:val="0"/>
                <w:lang w:eastAsia="en-ZW"/>
                <w14:ligatures w14:val="none"/>
              </w:rPr>
            </w:pPr>
            <w:ins w:id="327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4.59</w:t>
              </w:r>
            </w:ins>
          </w:p>
        </w:tc>
        <w:tc>
          <w:tcPr>
            <w:tcW w:w="1300" w:type="dxa"/>
            <w:noWrap/>
            <w:hideMark/>
          </w:tcPr>
          <w:p w14:paraId="588A950F" w14:textId="77777777" w:rsidR="00897783" w:rsidRPr="00897783" w:rsidRDefault="00897783" w:rsidP="00897783">
            <w:pPr>
              <w:jc w:val="right"/>
              <w:rPr>
                <w:ins w:id="3273" w:author="MKONDIWA, Maxwell (CIMMYT-India)" w:date="2024-07-23T08:02:00Z" w16du:dateUtc="2024-07-23T02:32:00Z"/>
                <w:rFonts w:ascii="Aptos Narrow" w:eastAsia="Times New Roman" w:hAnsi="Aptos Narrow" w:cs="Times New Roman"/>
                <w:color w:val="000000"/>
                <w:kern w:val="0"/>
                <w:lang w:eastAsia="en-ZW"/>
                <w14:ligatures w14:val="none"/>
              </w:rPr>
            </w:pPr>
            <w:ins w:id="327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4.17</w:t>
              </w:r>
            </w:ins>
          </w:p>
        </w:tc>
      </w:tr>
      <w:tr w:rsidR="00897783" w:rsidRPr="00897783" w14:paraId="597D22DD" w14:textId="77777777" w:rsidTr="00897783">
        <w:tblPrEx>
          <w:tblPrExChange w:id="3275" w:author="MKONDIWA, Maxwell (CIMMYT-India)" w:date="2024-07-23T08:03:00Z" w16du:dateUtc="2024-07-23T02:33:00Z">
            <w:tblPrEx>
              <w:tblLook w:val="04A0" w:firstRow="1" w:lastRow="0" w:firstColumn="1" w:lastColumn="0" w:noHBand="0" w:noVBand="1"/>
            </w:tblPrEx>
          </w:tblPrExChange>
        </w:tblPrEx>
        <w:trPr>
          <w:trHeight w:val="288"/>
          <w:ins w:id="3276" w:author="MKONDIWA, Maxwell (CIMMYT-India)" w:date="2024-07-23T08:02:00Z"/>
          <w:trPrChange w:id="3277" w:author="MKONDIWA, Maxwell (CIMMYT-India)" w:date="2024-07-23T08:03:00Z" w16du:dateUtc="2024-07-23T02:33:00Z">
            <w:trPr>
              <w:trHeight w:val="288"/>
            </w:trPr>
          </w:trPrChange>
        </w:trPr>
        <w:tc>
          <w:tcPr>
            <w:tcW w:w="2421" w:type="dxa"/>
            <w:noWrap/>
            <w:hideMark/>
            <w:tcPrChange w:id="3278" w:author="MKONDIWA, Maxwell (CIMMYT-India)" w:date="2024-07-23T08:03:00Z" w16du:dateUtc="2024-07-23T02:33:00Z">
              <w:tcPr>
                <w:tcW w:w="2421" w:type="dxa"/>
                <w:noWrap/>
                <w:hideMark/>
              </w:tcPr>
            </w:tcPrChange>
          </w:tcPr>
          <w:p w14:paraId="2F3C21FC" w14:textId="77777777" w:rsidR="00897783" w:rsidRPr="00897783" w:rsidRDefault="00897783" w:rsidP="00897783">
            <w:pPr>
              <w:jc w:val="right"/>
              <w:rPr>
                <w:ins w:id="3279"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280" w:author="MKONDIWA, Maxwell (CIMMYT-India)" w:date="2024-07-23T08:03:00Z" w16du:dateUtc="2024-07-23T02:33:00Z">
              <w:tcPr>
                <w:tcW w:w="960" w:type="dxa"/>
                <w:noWrap/>
                <w:hideMark/>
              </w:tcPr>
            </w:tcPrChange>
          </w:tcPr>
          <w:p w14:paraId="30F08A34" w14:textId="77777777" w:rsidR="00897783" w:rsidRPr="00897783" w:rsidRDefault="00897783" w:rsidP="00897783">
            <w:pPr>
              <w:jc w:val="left"/>
              <w:rPr>
                <w:ins w:id="3281"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28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283" w:author="MKONDIWA, Maxwell (CIMMYT-India)" w:date="2024-07-23T08:03:00Z" w16du:dateUtc="2024-07-23T02:33:00Z">
              <w:tcPr>
                <w:tcW w:w="1280" w:type="dxa"/>
                <w:noWrap/>
                <w:hideMark/>
              </w:tcPr>
            </w:tcPrChange>
          </w:tcPr>
          <w:p w14:paraId="16F2B593" w14:textId="77777777" w:rsidR="00897783" w:rsidRPr="00897783" w:rsidRDefault="00897783" w:rsidP="00897783">
            <w:pPr>
              <w:jc w:val="right"/>
              <w:rPr>
                <w:ins w:id="3284" w:author="MKONDIWA, Maxwell (CIMMYT-India)" w:date="2024-07-23T08:02:00Z" w16du:dateUtc="2024-07-23T02:32:00Z"/>
                <w:rFonts w:ascii="Aptos Narrow" w:eastAsia="Times New Roman" w:hAnsi="Aptos Narrow" w:cs="Times New Roman"/>
                <w:color w:val="000000"/>
                <w:kern w:val="0"/>
                <w:lang w:eastAsia="en-ZW"/>
                <w14:ligatures w14:val="none"/>
              </w:rPr>
            </w:pPr>
            <w:ins w:id="328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3.8</w:t>
              </w:r>
            </w:ins>
          </w:p>
        </w:tc>
        <w:tc>
          <w:tcPr>
            <w:tcW w:w="1340" w:type="dxa"/>
            <w:noWrap/>
            <w:hideMark/>
            <w:tcPrChange w:id="3286" w:author="MKONDIWA, Maxwell (CIMMYT-India)" w:date="2024-07-23T08:03:00Z" w16du:dateUtc="2024-07-23T02:33:00Z">
              <w:tcPr>
                <w:tcW w:w="1340" w:type="dxa"/>
                <w:noWrap/>
                <w:hideMark/>
              </w:tcPr>
            </w:tcPrChange>
          </w:tcPr>
          <w:p w14:paraId="782C8338" w14:textId="77777777" w:rsidR="00897783" w:rsidRPr="00897783" w:rsidRDefault="00897783" w:rsidP="00897783">
            <w:pPr>
              <w:jc w:val="right"/>
              <w:rPr>
                <w:ins w:id="3287" w:author="MKONDIWA, Maxwell (CIMMYT-India)" w:date="2024-07-23T08:02:00Z" w16du:dateUtc="2024-07-23T02:32:00Z"/>
                <w:rFonts w:ascii="Aptos Narrow" w:eastAsia="Times New Roman" w:hAnsi="Aptos Narrow" w:cs="Times New Roman"/>
                <w:color w:val="000000"/>
                <w:kern w:val="0"/>
                <w:lang w:eastAsia="en-ZW"/>
                <w14:ligatures w14:val="none"/>
              </w:rPr>
            </w:pPr>
            <w:ins w:id="328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3.82</w:t>
              </w:r>
            </w:ins>
          </w:p>
        </w:tc>
        <w:tc>
          <w:tcPr>
            <w:tcW w:w="1280" w:type="dxa"/>
            <w:noWrap/>
            <w:hideMark/>
            <w:tcPrChange w:id="3289" w:author="MKONDIWA, Maxwell (CIMMYT-India)" w:date="2024-07-23T08:03:00Z" w16du:dateUtc="2024-07-23T02:33:00Z">
              <w:tcPr>
                <w:tcW w:w="1280" w:type="dxa"/>
                <w:noWrap/>
                <w:hideMark/>
              </w:tcPr>
            </w:tcPrChange>
          </w:tcPr>
          <w:p w14:paraId="5EB2EBBC" w14:textId="77777777" w:rsidR="00897783" w:rsidRPr="00897783" w:rsidRDefault="00897783" w:rsidP="00897783">
            <w:pPr>
              <w:jc w:val="right"/>
              <w:rPr>
                <w:ins w:id="3290" w:author="MKONDIWA, Maxwell (CIMMYT-India)" w:date="2024-07-23T08:02:00Z" w16du:dateUtc="2024-07-23T02:32:00Z"/>
                <w:rFonts w:ascii="Aptos Narrow" w:eastAsia="Times New Roman" w:hAnsi="Aptos Narrow" w:cs="Times New Roman"/>
                <w:color w:val="000000"/>
                <w:kern w:val="0"/>
                <w:lang w:eastAsia="en-ZW"/>
                <w14:ligatures w14:val="none"/>
              </w:rPr>
            </w:pPr>
            <w:ins w:id="329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4.22</w:t>
              </w:r>
            </w:ins>
          </w:p>
        </w:tc>
        <w:tc>
          <w:tcPr>
            <w:tcW w:w="1300" w:type="dxa"/>
            <w:noWrap/>
            <w:hideMark/>
            <w:tcPrChange w:id="3292" w:author="MKONDIWA, Maxwell (CIMMYT-India)" w:date="2024-07-23T08:03:00Z" w16du:dateUtc="2024-07-23T02:33:00Z">
              <w:tcPr>
                <w:tcW w:w="1300" w:type="dxa"/>
                <w:noWrap/>
                <w:hideMark/>
              </w:tcPr>
            </w:tcPrChange>
          </w:tcPr>
          <w:p w14:paraId="110A76D2" w14:textId="77777777" w:rsidR="00897783" w:rsidRPr="00897783" w:rsidRDefault="00897783" w:rsidP="00897783">
            <w:pPr>
              <w:jc w:val="right"/>
              <w:rPr>
                <w:ins w:id="3293" w:author="MKONDIWA, Maxwell (CIMMYT-India)" w:date="2024-07-23T08:02:00Z" w16du:dateUtc="2024-07-23T02:32:00Z"/>
                <w:rFonts w:ascii="Aptos Narrow" w:eastAsia="Times New Roman" w:hAnsi="Aptos Narrow" w:cs="Times New Roman"/>
                <w:color w:val="000000"/>
                <w:kern w:val="0"/>
                <w:lang w:eastAsia="en-ZW"/>
                <w14:ligatures w14:val="none"/>
              </w:rPr>
            </w:pPr>
            <w:ins w:id="329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4.17</w:t>
              </w:r>
            </w:ins>
          </w:p>
        </w:tc>
      </w:tr>
      <w:tr w:rsidR="00897783" w:rsidRPr="00897783" w14:paraId="46B8BFB9" w14:textId="77777777" w:rsidTr="00897783">
        <w:trPr>
          <w:trHeight w:val="288"/>
          <w:ins w:id="3295" w:author="MKONDIWA, Maxwell (CIMMYT-India)" w:date="2024-07-23T08:02:00Z"/>
        </w:trPr>
        <w:tc>
          <w:tcPr>
            <w:tcW w:w="2421" w:type="dxa"/>
            <w:noWrap/>
            <w:hideMark/>
          </w:tcPr>
          <w:p w14:paraId="30AF6A8D" w14:textId="77777777" w:rsidR="00897783" w:rsidRPr="00897783" w:rsidRDefault="00897783" w:rsidP="00897783">
            <w:pPr>
              <w:jc w:val="left"/>
              <w:rPr>
                <w:ins w:id="3296" w:author="MKONDIWA, Maxwell (CIMMYT-India)" w:date="2024-07-23T08:02:00Z" w16du:dateUtc="2024-07-23T02:32:00Z"/>
                <w:rFonts w:ascii="Aptos Narrow" w:eastAsia="Times New Roman" w:hAnsi="Aptos Narrow" w:cs="Times New Roman"/>
                <w:color w:val="000000"/>
                <w:kern w:val="0"/>
                <w:lang w:eastAsia="en-ZW"/>
                <w14:ligatures w14:val="none"/>
              </w:rPr>
            </w:pPr>
            <w:ins w:id="329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Plot size (ha)</w:t>
              </w:r>
            </w:ins>
          </w:p>
        </w:tc>
        <w:tc>
          <w:tcPr>
            <w:tcW w:w="960" w:type="dxa"/>
            <w:noWrap/>
            <w:hideMark/>
          </w:tcPr>
          <w:p w14:paraId="54977D23" w14:textId="77777777" w:rsidR="00897783" w:rsidRPr="00897783" w:rsidRDefault="00897783" w:rsidP="00897783">
            <w:pPr>
              <w:jc w:val="left"/>
              <w:rPr>
                <w:ins w:id="3298" w:author="MKONDIWA, Maxwell (CIMMYT-India)" w:date="2024-07-23T08:02:00Z" w16du:dateUtc="2024-07-23T02:32:00Z"/>
                <w:rFonts w:ascii="Aptos Narrow" w:eastAsia="Times New Roman" w:hAnsi="Aptos Narrow" w:cs="Times New Roman"/>
                <w:color w:val="000000"/>
                <w:kern w:val="0"/>
                <w:lang w:eastAsia="en-ZW"/>
                <w14:ligatures w14:val="none"/>
              </w:rPr>
            </w:pPr>
            <w:ins w:id="329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52A8805B" w14:textId="77777777" w:rsidR="00897783" w:rsidRPr="00897783" w:rsidRDefault="00897783" w:rsidP="00897783">
            <w:pPr>
              <w:jc w:val="right"/>
              <w:rPr>
                <w:ins w:id="3300" w:author="MKONDIWA, Maxwell (CIMMYT-India)" w:date="2024-07-23T08:02:00Z" w16du:dateUtc="2024-07-23T02:32:00Z"/>
                <w:rFonts w:ascii="Aptos Narrow" w:eastAsia="Times New Roman" w:hAnsi="Aptos Narrow" w:cs="Times New Roman"/>
                <w:color w:val="000000"/>
                <w:kern w:val="0"/>
                <w:lang w:eastAsia="en-ZW"/>
                <w14:ligatures w14:val="none"/>
              </w:rPr>
            </w:pPr>
            <w:ins w:id="330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0.3</w:t>
              </w:r>
            </w:ins>
          </w:p>
        </w:tc>
        <w:tc>
          <w:tcPr>
            <w:tcW w:w="1340" w:type="dxa"/>
            <w:noWrap/>
            <w:hideMark/>
          </w:tcPr>
          <w:p w14:paraId="2550F854" w14:textId="77777777" w:rsidR="00897783" w:rsidRPr="00897783" w:rsidRDefault="00897783" w:rsidP="00897783">
            <w:pPr>
              <w:jc w:val="right"/>
              <w:rPr>
                <w:ins w:id="3302" w:author="MKONDIWA, Maxwell (CIMMYT-India)" w:date="2024-07-23T08:02:00Z" w16du:dateUtc="2024-07-23T02:32:00Z"/>
                <w:rFonts w:ascii="Aptos Narrow" w:eastAsia="Times New Roman" w:hAnsi="Aptos Narrow" w:cs="Times New Roman"/>
                <w:color w:val="000000"/>
                <w:kern w:val="0"/>
                <w:lang w:eastAsia="en-ZW"/>
                <w14:ligatures w14:val="none"/>
              </w:rPr>
            </w:pPr>
            <w:ins w:id="330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0.27</w:t>
              </w:r>
            </w:ins>
          </w:p>
        </w:tc>
        <w:tc>
          <w:tcPr>
            <w:tcW w:w="1280" w:type="dxa"/>
            <w:noWrap/>
            <w:hideMark/>
          </w:tcPr>
          <w:p w14:paraId="2E537D1E" w14:textId="77777777" w:rsidR="00897783" w:rsidRPr="00897783" w:rsidRDefault="00897783" w:rsidP="00897783">
            <w:pPr>
              <w:jc w:val="right"/>
              <w:rPr>
                <w:ins w:id="3304" w:author="MKONDIWA, Maxwell (CIMMYT-India)" w:date="2024-07-23T08:02:00Z" w16du:dateUtc="2024-07-23T02:32:00Z"/>
                <w:rFonts w:ascii="Aptos Narrow" w:eastAsia="Times New Roman" w:hAnsi="Aptos Narrow" w:cs="Times New Roman"/>
                <w:color w:val="000000"/>
                <w:kern w:val="0"/>
                <w:lang w:eastAsia="en-ZW"/>
                <w14:ligatures w14:val="none"/>
              </w:rPr>
            </w:pPr>
            <w:ins w:id="330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0.24</w:t>
              </w:r>
            </w:ins>
          </w:p>
        </w:tc>
        <w:tc>
          <w:tcPr>
            <w:tcW w:w="1300" w:type="dxa"/>
            <w:noWrap/>
            <w:hideMark/>
          </w:tcPr>
          <w:p w14:paraId="53F3B021" w14:textId="77777777" w:rsidR="00897783" w:rsidRPr="00897783" w:rsidRDefault="00897783" w:rsidP="00897783">
            <w:pPr>
              <w:jc w:val="right"/>
              <w:rPr>
                <w:ins w:id="3306" w:author="MKONDIWA, Maxwell (CIMMYT-India)" w:date="2024-07-23T08:02:00Z" w16du:dateUtc="2024-07-23T02:32:00Z"/>
                <w:rFonts w:ascii="Aptos Narrow" w:eastAsia="Times New Roman" w:hAnsi="Aptos Narrow" w:cs="Times New Roman"/>
                <w:color w:val="000000"/>
                <w:kern w:val="0"/>
                <w:lang w:eastAsia="en-ZW"/>
                <w14:ligatures w14:val="none"/>
              </w:rPr>
            </w:pPr>
            <w:ins w:id="330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0.17</w:t>
              </w:r>
            </w:ins>
          </w:p>
        </w:tc>
      </w:tr>
      <w:tr w:rsidR="00897783" w:rsidRPr="00897783" w14:paraId="34838BB1" w14:textId="77777777" w:rsidTr="00897783">
        <w:tblPrEx>
          <w:tblPrExChange w:id="3308" w:author="MKONDIWA, Maxwell (CIMMYT-India)" w:date="2024-07-23T08:03:00Z" w16du:dateUtc="2024-07-23T02:33:00Z">
            <w:tblPrEx>
              <w:tblLook w:val="04A0" w:firstRow="1" w:lastRow="0" w:firstColumn="1" w:lastColumn="0" w:noHBand="0" w:noVBand="1"/>
            </w:tblPrEx>
          </w:tblPrExChange>
        </w:tblPrEx>
        <w:trPr>
          <w:trHeight w:val="288"/>
          <w:ins w:id="3309" w:author="MKONDIWA, Maxwell (CIMMYT-India)" w:date="2024-07-23T08:02:00Z"/>
          <w:trPrChange w:id="3310" w:author="MKONDIWA, Maxwell (CIMMYT-India)" w:date="2024-07-23T08:03:00Z" w16du:dateUtc="2024-07-23T02:33:00Z">
            <w:trPr>
              <w:trHeight w:val="288"/>
            </w:trPr>
          </w:trPrChange>
        </w:trPr>
        <w:tc>
          <w:tcPr>
            <w:tcW w:w="2421" w:type="dxa"/>
            <w:noWrap/>
            <w:hideMark/>
            <w:tcPrChange w:id="3311" w:author="MKONDIWA, Maxwell (CIMMYT-India)" w:date="2024-07-23T08:03:00Z" w16du:dateUtc="2024-07-23T02:33:00Z">
              <w:tcPr>
                <w:tcW w:w="2421" w:type="dxa"/>
                <w:noWrap/>
                <w:hideMark/>
              </w:tcPr>
            </w:tcPrChange>
          </w:tcPr>
          <w:p w14:paraId="389FFEF7" w14:textId="77777777" w:rsidR="00897783" w:rsidRPr="00897783" w:rsidRDefault="00897783" w:rsidP="00897783">
            <w:pPr>
              <w:jc w:val="right"/>
              <w:rPr>
                <w:ins w:id="3312"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313" w:author="MKONDIWA, Maxwell (CIMMYT-India)" w:date="2024-07-23T08:03:00Z" w16du:dateUtc="2024-07-23T02:33:00Z">
              <w:tcPr>
                <w:tcW w:w="960" w:type="dxa"/>
                <w:noWrap/>
                <w:hideMark/>
              </w:tcPr>
            </w:tcPrChange>
          </w:tcPr>
          <w:p w14:paraId="6D050CA4" w14:textId="77777777" w:rsidR="00897783" w:rsidRPr="00897783" w:rsidRDefault="00897783" w:rsidP="00897783">
            <w:pPr>
              <w:jc w:val="left"/>
              <w:rPr>
                <w:ins w:id="3314"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31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316" w:author="MKONDIWA, Maxwell (CIMMYT-India)" w:date="2024-07-23T08:03:00Z" w16du:dateUtc="2024-07-23T02:33:00Z">
              <w:tcPr>
                <w:tcW w:w="1280" w:type="dxa"/>
                <w:noWrap/>
                <w:hideMark/>
              </w:tcPr>
            </w:tcPrChange>
          </w:tcPr>
          <w:p w14:paraId="75C2D148" w14:textId="77777777" w:rsidR="00897783" w:rsidRPr="00897783" w:rsidRDefault="00897783" w:rsidP="00897783">
            <w:pPr>
              <w:jc w:val="right"/>
              <w:rPr>
                <w:ins w:id="3317" w:author="MKONDIWA, Maxwell (CIMMYT-India)" w:date="2024-07-23T08:02:00Z" w16du:dateUtc="2024-07-23T02:32:00Z"/>
                <w:rFonts w:ascii="Aptos Narrow" w:eastAsia="Times New Roman" w:hAnsi="Aptos Narrow" w:cs="Times New Roman"/>
                <w:color w:val="000000"/>
                <w:kern w:val="0"/>
                <w:lang w:eastAsia="en-ZW"/>
                <w14:ligatures w14:val="none"/>
              </w:rPr>
            </w:pPr>
            <w:ins w:id="331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0.31</w:t>
              </w:r>
            </w:ins>
          </w:p>
        </w:tc>
        <w:tc>
          <w:tcPr>
            <w:tcW w:w="1340" w:type="dxa"/>
            <w:noWrap/>
            <w:hideMark/>
            <w:tcPrChange w:id="3319" w:author="MKONDIWA, Maxwell (CIMMYT-India)" w:date="2024-07-23T08:03:00Z" w16du:dateUtc="2024-07-23T02:33:00Z">
              <w:tcPr>
                <w:tcW w:w="1340" w:type="dxa"/>
                <w:noWrap/>
                <w:hideMark/>
              </w:tcPr>
            </w:tcPrChange>
          </w:tcPr>
          <w:p w14:paraId="4DE3B1F7" w14:textId="77777777" w:rsidR="00897783" w:rsidRPr="00897783" w:rsidRDefault="00897783" w:rsidP="00897783">
            <w:pPr>
              <w:jc w:val="right"/>
              <w:rPr>
                <w:ins w:id="3320" w:author="MKONDIWA, Maxwell (CIMMYT-India)" w:date="2024-07-23T08:02:00Z" w16du:dateUtc="2024-07-23T02:32:00Z"/>
                <w:rFonts w:ascii="Aptos Narrow" w:eastAsia="Times New Roman" w:hAnsi="Aptos Narrow" w:cs="Times New Roman"/>
                <w:color w:val="000000"/>
                <w:kern w:val="0"/>
                <w:lang w:eastAsia="en-ZW"/>
                <w14:ligatures w14:val="none"/>
              </w:rPr>
            </w:pPr>
            <w:ins w:id="332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0.28</w:t>
              </w:r>
            </w:ins>
          </w:p>
        </w:tc>
        <w:tc>
          <w:tcPr>
            <w:tcW w:w="1280" w:type="dxa"/>
            <w:noWrap/>
            <w:hideMark/>
            <w:tcPrChange w:id="3322" w:author="MKONDIWA, Maxwell (CIMMYT-India)" w:date="2024-07-23T08:03:00Z" w16du:dateUtc="2024-07-23T02:33:00Z">
              <w:tcPr>
                <w:tcW w:w="1280" w:type="dxa"/>
                <w:noWrap/>
                <w:hideMark/>
              </w:tcPr>
            </w:tcPrChange>
          </w:tcPr>
          <w:p w14:paraId="332F1F7B" w14:textId="77777777" w:rsidR="00897783" w:rsidRPr="00897783" w:rsidRDefault="00897783" w:rsidP="00897783">
            <w:pPr>
              <w:jc w:val="right"/>
              <w:rPr>
                <w:ins w:id="3323" w:author="MKONDIWA, Maxwell (CIMMYT-India)" w:date="2024-07-23T08:02:00Z" w16du:dateUtc="2024-07-23T02:32:00Z"/>
                <w:rFonts w:ascii="Aptos Narrow" w:eastAsia="Times New Roman" w:hAnsi="Aptos Narrow" w:cs="Times New Roman"/>
                <w:color w:val="000000"/>
                <w:kern w:val="0"/>
                <w:lang w:eastAsia="en-ZW"/>
                <w14:ligatures w14:val="none"/>
              </w:rPr>
            </w:pPr>
            <w:ins w:id="332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0.25</w:t>
              </w:r>
            </w:ins>
          </w:p>
        </w:tc>
        <w:tc>
          <w:tcPr>
            <w:tcW w:w="1300" w:type="dxa"/>
            <w:noWrap/>
            <w:hideMark/>
            <w:tcPrChange w:id="3325" w:author="MKONDIWA, Maxwell (CIMMYT-India)" w:date="2024-07-23T08:03:00Z" w16du:dateUtc="2024-07-23T02:33:00Z">
              <w:tcPr>
                <w:tcW w:w="1300" w:type="dxa"/>
                <w:noWrap/>
                <w:hideMark/>
              </w:tcPr>
            </w:tcPrChange>
          </w:tcPr>
          <w:p w14:paraId="31D787DA" w14:textId="77777777" w:rsidR="00897783" w:rsidRPr="00897783" w:rsidRDefault="00897783" w:rsidP="00897783">
            <w:pPr>
              <w:jc w:val="right"/>
              <w:rPr>
                <w:ins w:id="3326" w:author="MKONDIWA, Maxwell (CIMMYT-India)" w:date="2024-07-23T08:02:00Z" w16du:dateUtc="2024-07-23T02:32:00Z"/>
                <w:rFonts w:ascii="Aptos Narrow" w:eastAsia="Times New Roman" w:hAnsi="Aptos Narrow" w:cs="Times New Roman"/>
                <w:color w:val="000000"/>
                <w:kern w:val="0"/>
                <w:lang w:eastAsia="en-ZW"/>
                <w14:ligatures w14:val="none"/>
              </w:rPr>
            </w:pPr>
            <w:ins w:id="332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w:t>
              </w:r>
            </w:ins>
          </w:p>
        </w:tc>
      </w:tr>
      <w:tr w:rsidR="00897783" w:rsidRPr="00897783" w14:paraId="3620979B" w14:textId="77777777" w:rsidTr="00897783">
        <w:trPr>
          <w:trHeight w:val="288"/>
          <w:ins w:id="3328" w:author="MKONDIWA, Maxwell (CIMMYT-India)" w:date="2024-07-23T08:02:00Z"/>
        </w:trPr>
        <w:tc>
          <w:tcPr>
            <w:tcW w:w="2421" w:type="dxa"/>
            <w:noWrap/>
            <w:hideMark/>
          </w:tcPr>
          <w:p w14:paraId="3592C271" w14:textId="77777777" w:rsidR="00897783" w:rsidRPr="00897783" w:rsidRDefault="00897783" w:rsidP="00897783">
            <w:pPr>
              <w:jc w:val="left"/>
              <w:rPr>
                <w:ins w:id="3329" w:author="MKONDIWA, Maxwell (CIMMYT-India)" w:date="2024-07-23T08:02:00Z" w16du:dateUtc="2024-07-23T02:32:00Z"/>
                <w:rFonts w:ascii="Aptos Narrow" w:eastAsia="Times New Roman" w:hAnsi="Aptos Narrow" w:cs="Times New Roman"/>
                <w:color w:val="000000"/>
                <w:kern w:val="0"/>
                <w:lang w:eastAsia="en-ZW"/>
                <w14:ligatures w14:val="none"/>
              </w:rPr>
            </w:pPr>
            <w:ins w:id="333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Education</w:t>
              </w:r>
            </w:ins>
          </w:p>
        </w:tc>
        <w:tc>
          <w:tcPr>
            <w:tcW w:w="960" w:type="dxa"/>
            <w:noWrap/>
            <w:hideMark/>
          </w:tcPr>
          <w:p w14:paraId="5A3A4B48" w14:textId="77777777" w:rsidR="00897783" w:rsidRPr="00897783" w:rsidRDefault="00897783" w:rsidP="00897783">
            <w:pPr>
              <w:jc w:val="left"/>
              <w:rPr>
                <w:ins w:id="3331" w:author="MKONDIWA, Maxwell (CIMMYT-India)" w:date="2024-07-23T08:02:00Z" w16du:dateUtc="2024-07-23T02:32:00Z"/>
                <w:rFonts w:ascii="Aptos Narrow" w:eastAsia="Times New Roman" w:hAnsi="Aptos Narrow" w:cs="Times New Roman"/>
                <w:color w:val="000000"/>
                <w:kern w:val="0"/>
                <w:lang w:eastAsia="en-ZW"/>
                <w14:ligatures w14:val="none"/>
              </w:rPr>
            </w:pPr>
            <w:ins w:id="333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0966E805" w14:textId="77777777" w:rsidR="00897783" w:rsidRPr="00897783" w:rsidRDefault="00897783" w:rsidP="00897783">
            <w:pPr>
              <w:jc w:val="right"/>
              <w:rPr>
                <w:ins w:id="3333" w:author="MKONDIWA, Maxwell (CIMMYT-India)" w:date="2024-07-23T08:02:00Z" w16du:dateUtc="2024-07-23T02:32:00Z"/>
                <w:rFonts w:ascii="Aptos Narrow" w:eastAsia="Times New Roman" w:hAnsi="Aptos Narrow" w:cs="Times New Roman"/>
                <w:color w:val="000000"/>
                <w:kern w:val="0"/>
                <w:lang w:eastAsia="en-ZW"/>
                <w14:ligatures w14:val="none"/>
              </w:rPr>
            </w:pPr>
            <w:ins w:id="333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1.57</w:t>
              </w:r>
            </w:ins>
          </w:p>
        </w:tc>
        <w:tc>
          <w:tcPr>
            <w:tcW w:w="1340" w:type="dxa"/>
            <w:noWrap/>
            <w:hideMark/>
          </w:tcPr>
          <w:p w14:paraId="4BDFB9A5" w14:textId="77777777" w:rsidR="00897783" w:rsidRPr="00897783" w:rsidRDefault="00897783" w:rsidP="00897783">
            <w:pPr>
              <w:jc w:val="right"/>
              <w:rPr>
                <w:ins w:id="3335" w:author="MKONDIWA, Maxwell (CIMMYT-India)" w:date="2024-07-23T08:02:00Z" w16du:dateUtc="2024-07-23T02:32:00Z"/>
                <w:rFonts w:ascii="Aptos Narrow" w:eastAsia="Times New Roman" w:hAnsi="Aptos Narrow" w:cs="Times New Roman"/>
                <w:color w:val="000000"/>
                <w:kern w:val="0"/>
                <w:lang w:eastAsia="en-ZW"/>
                <w14:ligatures w14:val="none"/>
              </w:rPr>
            </w:pPr>
            <w:ins w:id="333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1.53</w:t>
              </w:r>
            </w:ins>
          </w:p>
        </w:tc>
        <w:tc>
          <w:tcPr>
            <w:tcW w:w="1280" w:type="dxa"/>
            <w:noWrap/>
            <w:hideMark/>
          </w:tcPr>
          <w:p w14:paraId="60E1C0C3" w14:textId="77777777" w:rsidR="00897783" w:rsidRPr="00897783" w:rsidRDefault="00897783" w:rsidP="00897783">
            <w:pPr>
              <w:jc w:val="right"/>
              <w:rPr>
                <w:ins w:id="3337" w:author="MKONDIWA, Maxwell (CIMMYT-India)" w:date="2024-07-23T08:02:00Z" w16du:dateUtc="2024-07-23T02:32:00Z"/>
                <w:rFonts w:ascii="Aptos Narrow" w:eastAsia="Times New Roman" w:hAnsi="Aptos Narrow" w:cs="Times New Roman"/>
                <w:color w:val="000000"/>
                <w:kern w:val="0"/>
                <w:lang w:eastAsia="en-ZW"/>
                <w14:ligatures w14:val="none"/>
              </w:rPr>
            </w:pPr>
            <w:ins w:id="333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1.5</w:t>
              </w:r>
            </w:ins>
          </w:p>
        </w:tc>
        <w:tc>
          <w:tcPr>
            <w:tcW w:w="1300" w:type="dxa"/>
            <w:noWrap/>
            <w:hideMark/>
          </w:tcPr>
          <w:p w14:paraId="4FACE02A" w14:textId="77777777" w:rsidR="00897783" w:rsidRPr="00897783" w:rsidRDefault="00897783" w:rsidP="00897783">
            <w:pPr>
              <w:jc w:val="right"/>
              <w:rPr>
                <w:ins w:id="3339" w:author="MKONDIWA, Maxwell (CIMMYT-India)" w:date="2024-07-23T08:02:00Z" w16du:dateUtc="2024-07-23T02:32:00Z"/>
                <w:rFonts w:ascii="Aptos Narrow" w:eastAsia="Times New Roman" w:hAnsi="Aptos Narrow" w:cs="Times New Roman"/>
                <w:color w:val="000000"/>
                <w:kern w:val="0"/>
                <w:lang w:eastAsia="en-ZW"/>
                <w14:ligatures w14:val="none"/>
              </w:rPr>
            </w:pPr>
            <w:ins w:id="334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1.36</w:t>
              </w:r>
            </w:ins>
          </w:p>
        </w:tc>
      </w:tr>
      <w:tr w:rsidR="00897783" w:rsidRPr="00897783" w14:paraId="4D4DA776" w14:textId="77777777" w:rsidTr="00897783">
        <w:tblPrEx>
          <w:tblPrExChange w:id="3341" w:author="MKONDIWA, Maxwell (CIMMYT-India)" w:date="2024-07-23T08:03:00Z" w16du:dateUtc="2024-07-23T02:33:00Z">
            <w:tblPrEx>
              <w:tblLook w:val="04A0" w:firstRow="1" w:lastRow="0" w:firstColumn="1" w:lastColumn="0" w:noHBand="0" w:noVBand="1"/>
            </w:tblPrEx>
          </w:tblPrExChange>
        </w:tblPrEx>
        <w:trPr>
          <w:trHeight w:val="288"/>
          <w:ins w:id="3342" w:author="MKONDIWA, Maxwell (CIMMYT-India)" w:date="2024-07-23T08:02:00Z"/>
          <w:trPrChange w:id="3343" w:author="MKONDIWA, Maxwell (CIMMYT-India)" w:date="2024-07-23T08:03:00Z" w16du:dateUtc="2024-07-23T02:33:00Z">
            <w:trPr>
              <w:trHeight w:val="288"/>
            </w:trPr>
          </w:trPrChange>
        </w:trPr>
        <w:tc>
          <w:tcPr>
            <w:tcW w:w="2421" w:type="dxa"/>
            <w:noWrap/>
            <w:hideMark/>
            <w:tcPrChange w:id="3344" w:author="MKONDIWA, Maxwell (CIMMYT-India)" w:date="2024-07-23T08:03:00Z" w16du:dateUtc="2024-07-23T02:33:00Z">
              <w:tcPr>
                <w:tcW w:w="2421" w:type="dxa"/>
                <w:noWrap/>
                <w:hideMark/>
              </w:tcPr>
            </w:tcPrChange>
          </w:tcPr>
          <w:p w14:paraId="1B64E1D0" w14:textId="77777777" w:rsidR="00897783" w:rsidRPr="00897783" w:rsidRDefault="00897783" w:rsidP="00897783">
            <w:pPr>
              <w:jc w:val="right"/>
              <w:rPr>
                <w:ins w:id="3345"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346" w:author="MKONDIWA, Maxwell (CIMMYT-India)" w:date="2024-07-23T08:03:00Z" w16du:dateUtc="2024-07-23T02:33:00Z">
              <w:tcPr>
                <w:tcW w:w="960" w:type="dxa"/>
                <w:noWrap/>
                <w:hideMark/>
              </w:tcPr>
            </w:tcPrChange>
          </w:tcPr>
          <w:p w14:paraId="0837AD80" w14:textId="77777777" w:rsidR="00897783" w:rsidRPr="00897783" w:rsidRDefault="00897783" w:rsidP="00897783">
            <w:pPr>
              <w:jc w:val="left"/>
              <w:rPr>
                <w:ins w:id="3347"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34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349" w:author="MKONDIWA, Maxwell (CIMMYT-India)" w:date="2024-07-23T08:03:00Z" w16du:dateUtc="2024-07-23T02:33:00Z">
              <w:tcPr>
                <w:tcW w:w="1280" w:type="dxa"/>
                <w:noWrap/>
                <w:hideMark/>
              </w:tcPr>
            </w:tcPrChange>
          </w:tcPr>
          <w:p w14:paraId="5B07BF2C" w14:textId="77777777" w:rsidR="00897783" w:rsidRPr="00897783" w:rsidRDefault="00897783" w:rsidP="00897783">
            <w:pPr>
              <w:jc w:val="right"/>
              <w:rPr>
                <w:ins w:id="3350" w:author="MKONDIWA, Maxwell (CIMMYT-India)" w:date="2024-07-23T08:02:00Z" w16du:dateUtc="2024-07-23T02:32:00Z"/>
                <w:rFonts w:ascii="Aptos Narrow" w:eastAsia="Times New Roman" w:hAnsi="Aptos Narrow" w:cs="Times New Roman"/>
                <w:color w:val="000000"/>
                <w:kern w:val="0"/>
                <w:lang w:eastAsia="en-ZW"/>
                <w14:ligatures w14:val="none"/>
              </w:rPr>
            </w:pPr>
            <w:ins w:id="335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1.37</w:t>
              </w:r>
            </w:ins>
          </w:p>
        </w:tc>
        <w:tc>
          <w:tcPr>
            <w:tcW w:w="1340" w:type="dxa"/>
            <w:noWrap/>
            <w:hideMark/>
            <w:tcPrChange w:id="3352" w:author="MKONDIWA, Maxwell (CIMMYT-India)" w:date="2024-07-23T08:03:00Z" w16du:dateUtc="2024-07-23T02:33:00Z">
              <w:tcPr>
                <w:tcW w:w="1340" w:type="dxa"/>
                <w:noWrap/>
                <w:hideMark/>
              </w:tcPr>
            </w:tcPrChange>
          </w:tcPr>
          <w:p w14:paraId="533DD340" w14:textId="77777777" w:rsidR="00897783" w:rsidRPr="00897783" w:rsidRDefault="00897783" w:rsidP="00897783">
            <w:pPr>
              <w:jc w:val="right"/>
              <w:rPr>
                <w:ins w:id="3353" w:author="MKONDIWA, Maxwell (CIMMYT-India)" w:date="2024-07-23T08:02:00Z" w16du:dateUtc="2024-07-23T02:32:00Z"/>
                <w:rFonts w:ascii="Aptos Narrow" w:eastAsia="Times New Roman" w:hAnsi="Aptos Narrow" w:cs="Times New Roman"/>
                <w:color w:val="000000"/>
                <w:kern w:val="0"/>
                <w:lang w:eastAsia="en-ZW"/>
                <w14:ligatures w14:val="none"/>
              </w:rPr>
            </w:pPr>
            <w:ins w:id="335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1.37</w:t>
              </w:r>
            </w:ins>
          </w:p>
        </w:tc>
        <w:tc>
          <w:tcPr>
            <w:tcW w:w="1280" w:type="dxa"/>
            <w:noWrap/>
            <w:hideMark/>
            <w:tcPrChange w:id="3355" w:author="MKONDIWA, Maxwell (CIMMYT-India)" w:date="2024-07-23T08:03:00Z" w16du:dateUtc="2024-07-23T02:33:00Z">
              <w:tcPr>
                <w:tcW w:w="1280" w:type="dxa"/>
                <w:noWrap/>
                <w:hideMark/>
              </w:tcPr>
            </w:tcPrChange>
          </w:tcPr>
          <w:p w14:paraId="05DE170B" w14:textId="77777777" w:rsidR="00897783" w:rsidRPr="00897783" w:rsidRDefault="00897783" w:rsidP="00897783">
            <w:pPr>
              <w:jc w:val="right"/>
              <w:rPr>
                <w:ins w:id="3356" w:author="MKONDIWA, Maxwell (CIMMYT-India)" w:date="2024-07-23T08:02:00Z" w16du:dateUtc="2024-07-23T02:32:00Z"/>
                <w:rFonts w:ascii="Aptos Narrow" w:eastAsia="Times New Roman" w:hAnsi="Aptos Narrow" w:cs="Times New Roman"/>
                <w:color w:val="000000"/>
                <w:kern w:val="0"/>
                <w:lang w:eastAsia="en-ZW"/>
                <w14:ligatures w14:val="none"/>
              </w:rPr>
            </w:pPr>
            <w:ins w:id="335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1.31</w:t>
              </w:r>
            </w:ins>
          </w:p>
        </w:tc>
        <w:tc>
          <w:tcPr>
            <w:tcW w:w="1300" w:type="dxa"/>
            <w:noWrap/>
            <w:hideMark/>
            <w:tcPrChange w:id="3358" w:author="MKONDIWA, Maxwell (CIMMYT-India)" w:date="2024-07-23T08:03:00Z" w16du:dateUtc="2024-07-23T02:33:00Z">
              <w:tcPr>
                <w:tcW w:w="1300" w:type="dxa"/>
                <w:noWrap/>
                <w:hideMark/>
              </w:tcPr>
            </w:tcPrChange>
          </w:tcPr>
          <w:p w14:paraId="3426BDD7" w14:textId="77777777" w:rsidR="00897783" w:rsidRPr="00897783" w:rsidRDefault="00897783" w:rsidP="00897783">
            <w:pPr>
              <w:jc w:val="right"/>
              <w:rPr>
                <w:ins w:id="3359" w:author="MKONDIWA, Maxwell (CIMMYT-India)" w:date="2024-07-23T08:02:00Z" w16du:dateUtc="2024-07-23T02:32:00Z"/>
                <w:rFonts w:ascii="Aptos Narrow" w:eastAsia="Times New Roman" w:hAnsi="Aptos Narrow" w:cs="Times New Roman"/>
                <w:color w:val="000000"/>
                <w:kern w:val="0"/>
                <w:lang w:eastAsia="en-ZW"/>
                <w14:ligatures w14:val="none"/>
              </w:rPr>
            </w:pPr>
            <w:ins w:id="336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1.24</w:t>
              </w:r>
            </w:ins>
          </w:p>
        </w:tc>
      </w:tr>
      <w:tr w:rsidR="00897783" w:rsidRPr="00897783" w14:paraId="2D159154" w14:textId="77777777" w:rsidTr="00897783">
        <w:trPr>
          <w:trHeight w:val="288"/>
          <w:ins w:id="3361" w:author="MKONDIWA, Maxwell (CIMMYT-India)" w:date="2024-07-23T08:02:00Z"/>
        </w:trPr>
        <w:tc>
          <w:tcPr>
            <w:tcW w:w="2421" w:type="dxa"/>
            <w:noWrap/>
            <w:hideMark/>
          </w:tcPr>
          <w:p w14:paraId="371E4936" w14:textId="77777777" w:rsidR="00897783" w:rsidRPr="00897783" w:rsidRDefault="00897783" w:rsidP="00897783">
            <w:pPr>
              <w:jc w:val="left"/>
              <w:rPr>
                <w:ins w:id="3362" w:author="MKONDIWA, Maxwell (CIMMYT-India)" w:date="2024-07-23T08:02:00Z" w16du:dateUtc="2024-07-23T02:32:00Z"/>
                <w:rFonts w:ascii="Aptos Narrow" w:eastAsia="Times New Roman" w:hAnsi="Aptos Narrow" w:cs="Times New Roman"/>
                <w:color w:val="000000"/>
                <w:kern w:val="0"/>
                <w:lang w:eastAsia="en-ZW"/>
                <w14:ligatures w14:val="none"/>
              </w:rPr>
            </w:pPr>
            <w:ins w:id="336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Marginalized caste</w:t>
              </w:r>
            </w:ins>
          </w:p>
        </w:tc>
        <w:tc>
          <w:tcPr>
            <w:tcW w:w="960" w:type="dxa"/>
            <w:noWrap/>
            <w:hideMark/>
          </w:tcPr>
          <w:p w14:paraId="1FEB7350" w14:textId="77777777" w:rsidR="00897783" w:rsidRPr="00897783" w:rsidRDefault="00897783" w:rsidP="00897783">
            <w:pPr>
              <w:jc w:val="left"/>
              <w:rPr>
                <w:ins w:id="3364" w:author="MKONDIWA, Maxwell (CIMMYT-India)" w:date="2024-07-23T08:02:00Z" w16du:dateUtc="2024-07-23T02:32:00Z"/>
                <w:rFonts w:ascii="Aptos Narrow" w:eastAsia="Times New Roman" w:hAnsi="Aptos Narrow" w:cs="Times New Roman"/>
                <w:color w:val="000000"/>
                <w:kern w:val="0"/>
                <w:lang w:eastAsia="en-ZW"/>
                <w14:ligatures w14:val="none"/>
              </w:rPr>
            </w:pPr>
            <w:ins w:id="336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26B37D9C" w14:textId="77777777" w:rsidR="00897783" w:rsidRPr="00897783" w:rsidRDefault="00897783" w:rsidP="00897783">
            <w:pPr>
              <w:jc w:val="right"/>
              <w:rPr>
                <w:ins w:id="3366" w:author="MKONDIWA, Maxwell (CIMMYT-India)" w:date="2024-07-23T08:02:00Z" w16du:dateUtc="2024-07-23T02:32:00Z"/>
                <w:rFonts w:ascii="Aptos Narrow" w:eastAsia="Times New Roman" w:hAnsi="Aptos Narrow" w:cs="Times New Roman"/>
                <w:color w:val="000000"/>
                <w:kern w:val="0"/>
                <w:lang w:eastAsia="en-ZW"/>
                <w14:ligatures w14:val="none"/>
              </w:rPr>
            </w:pPr>
            <w:ins w:id="336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0.75</w:t>
              </w:r>
            </w:ins>
          </w:p>
        </w:tc>
        <w:tc>
          <w:tcPr>
            <w:tcW w:w="1340" w:type="dxa"/>
            <w:noWrap/>
            <w:hideMark/>
          </w:tcPr>
          <w:p w14:paraId="4EE69054" w14:textId="77777777" w:rsidR="00897783" w:rsidRPr="00897783" w:rsidRDefault="00897783" w:rsidP="00897783">
            <w:pPr>
              <w:jc w:val="right"/>
              <w:rPr>
                <w:ins w:id="3368" w:author="MKONDIWA, Maxwell (CIMMYT-India)" w:date="2024-07-23T08:02:00Z" w16du:dateUtc="2024-07-23T02:32:00Z"/>
                <w:rFonts w:ascii="Aptos Narrow" w:eastAsia="Times New Roman" w:hAnsi="Aptos Narrow" w:cs="Times New Roman"/>
                <w:color w:val="000000"/>
                <w:kern w:val="0"/>
                <w:lang w:eastAsia="en-ZW"/>
                <w14:ligatures w14:val="none"/>
              </w:rPr>
            </w:pPr>
            <w:ins w:id="336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0.74</w:t>
              </w:r>
            </w:ins>
          </w:p>
        </w:tc>
        <w:tc>
          <w:tcPr>
            <w:tcW w:w="1280" w:type="dxa"/>
            <w:noWrap/>
            <w:hideMark/>
          </w:tcPr>
          <w:p w14:paraId="7E3BCB5E" w14:textId="77777777" w:rsidR="00897783" w:rsidRPr="00897783" w:rsidRDefault="00897783" w:rsidP="00897783">
            <w:pPr>
              <w:jc w:val="right"/>
              <w:rPr>
                <w:ins w:id="3370" w:author="MKONDIWA, Maxwell (CIMMYT-India)" w:date="2024-07-23T08:02:00Z" w16du:dateUtc="2024-07-23T02:32:00Z"/>
                <w:rFonts w:ascii="Aptos Narrow" w:eastAsia="Times New Roman" w:hAnsi="Aptos Narrow" w:cs="Times New Roman"/>
                <w:color w:val="000000"/>
                <w:kern w:val="0"/>
                <w:lang w:eastAsia="en-ZW"/>
                <w14:ligatures w14:val="none"/>
              </w:rPr>
            </w:pPr>
            <w:ins w:id="337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0.75</w:t>
              </w:r>
            </w:ins>
          </w:p>
        </w:tc>
        <w:tc>
          <w:tcPr>
            <w:tcW w:w="1300" w:type="dxa"/>
            <w:noWrap/>
            <w:hideMark/>
          </w:tcPr>
          <w:p w14:paraId="56F5C1B8" w14:textId="77777777" w:rsidR="00897783" w:rsidRPr="00897783" w:rsidRDefault="00897783" w:rsidP="00897783">
            <w:pPr>
              <w:jc w:val="right"/>
              <w:rPr>
                <w:ins w:id="3372" w:author="MKONDIWA, Maxwell (CIMMYT-India)" w:date="2024-07-23T08:02:00Z" w16du:dateUtc="2024-07-23T02:32:00Z"/>
                <w:rFonts w:ascii="Aptos Narrow" w:eastAsia="Times New Roman" w:hAnsi="Aptos Narrow" w:cs="Times New Roman"/>
                <w:color w:val="000000"/>
                <w:kern w:val="0"/>
                <w:lang w:eastAsia="en-ZW"/>
                <w14:ligatures w14:val="none"/>
              </w:rPr>
            </w:pPr>
            <w:ins w:id="337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0.79</w:t>
              </w:r>
            </w:ins>
          </w:p>
        </w:tc>
      </w:tr>
      <w:tr w:rsidR="00897783" w:rsidRPr="00897783" w14:paraId="78F05FEA" w14:textId="77777777" w:rsidTr="00897783">
        <w:tblPrEx>
          <w:tblPrExChange w:id="3374" w:author="MKONDIWA, Maxwell (CIMMYT-India)" w:date="2024-07-23T08:03:00Z" w16du:dateUtc="2024-07-23T02:33:00Z">
            <w:tblPrEx>
              <w:tblLook w:val="04A0" w:firstRow="1" w:lastRow="0" w:firstColumn="1" w:lastColumn="0" w:noHBand="0" w:noVBand="1"/>
            </w:tblPrEx>
          </w:tblPrExChange>
        </w:tblPrEx>
        <w:trPr>
          <w:trHeight w:val="288"/>
          <w:ins w:id="3375" w:author="MKONDIWA, Maxwell (CIMMYT-India)" w:date="2024-07-23T08:02:00Z"/>
          <w:trPrChange w:id="3376" w:author="MKONDIWA, Maxwell (CIMMYT-India)" w:date="2024-07-23T08:03:00Z" w16du:dateUtc="2024-07-23T02:33:00Z">
            <w:trPr>
              <w:trHeight w:val="288"/>
            </w:trPr>
          </w:trPrChange>
        </w:trPr>
        <w:tc>
          <w:tcPr>
            <w:tcW w:w="2421" w:type="dxa"/>
            <w:noWrap/>
            <w:hideMark/>
            <w:tcPrChange w:id="3377" w:author="MKONDIWA, Maxwell (CIMMYT-India)" w:date="2024-07-23T08:03:00Z" w16du:dateUtc="2024-07-23T02:33:00Z">
              <w:tcPr>
                <w:tcW w:w="2421" w:type="dxa"/>
                <w:noWrap/>
                <w:hideMark/>
              </w:tcPr>
            </w:tcPrChange>
          </w:tcPr>
          <w:p w14:paraId="2F75030E" w14:textId="77777777" w:rsidR="00897783" w:rsidRPr="00897783" w:rsidRDefault="00897783" w:rsidP="00897783">
            <w:pPr>
              <w:jc w:val="right"/>
              <w:rPr>
                <w:ins w:id="3378"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379" w:author="MKONDIWA, Maxwell (CIMMYT-India)" w:date="2024-07-23T08:03:00Z" w16du:dateUtc="2024-07-23T02:33:00Z">
              <w:tcPr>
                <w:tcW w:w="960" w:type="dxa"/>
                <w:noWrap/>
                <w:hideMark/>
              </w:tcPr>
            </w:tcPrChange>
          </w:tcPr>
          <w:p w14:paraId="37030B20" w14:textId="77777777" w:rsidR="00897783" w:rsidRPr="00897783" w:rsidRDefault="00897783" w:rsidP="00897783">
            <w:pPr>
              <w:jc w:val="left"/>
              <w:rPr>
                <w:ins w:id="3380"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38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382" w:author="MKONDIWA, Maxwell (CIMMYT-India)" w:date="2024-07-23T08:03:00Z" w16du:dateUtc="2024-07-23T02:33:00Z">
              <w:tcPr>
                <w:tcW w:w="1280" w:type="dxa"/>
                <w:noWrap/>
                <w:hideMark/>
              </w:tcPr>
            </w:tcPrChange>
          </w:tcPr>
          <w:p w14:paraId="0ACE98B4" w14:textId="77777777" w:rsidR="00897783" w:rsidRPr="00897783" w:rsidRDefault="00897783" w:rsidP="00897783">
            <w:pPr>
              <w:jc w:val="right"/>
              <w:rPr>
                <w:ins w:id="3383" w:author="MKONDIWA, Maxwell (CIMMYT-India)" w:date="2024-07-23T08:02:00Z" w16du:dateUtc="2024-07-23T02:32:00Z"/>
                <w:rFonts w:ascii="Aptos Narrow" w:eastAsia="Times New Roman" w:hAnsi="Aptos Narrow" w:cs="Times New Roman"/>
                <w:color w:val="000000"/>
                <w:kern w:val="0"/>
                <w:lang w:eastAsia="en-ZW"/>
                <w14:ligatures w14:val="none"/>
              </w:rPr>
            </w:pPr>
            <w:ins w:id="338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0.43</w:t>
              </w:r>
            </w:ins>
          </w:p>
        </w:tc>
        <w:tc>
          <w:tcPr>
            <w:tcW w:w="1340" w:type="dxa"/>
            <w:noWrap/>
            <w:hideMark/>
            <w:tcPrChange w:id="3385" w:author="MKONDIWA, Maxwell (CIMMYT-India)" w:date="2024-07-23T08:03:00Z" w16du:dateUtc="2024-07-23T02:33:00Z">
              <w:tcPr>
                <w:tcW w:w="1340" w:type="dxa"/>
                <w:noWrap/>
                <w:hideMark/>
              </w:tcPr>
            </w:tcPrChange>
          </w:tcPr>
          <w:p w14:paraId="32C4EF35" w14:textId="77777777" w:rsidR="00897783" w:rsidRPr="00897783" w:rsidRDefault="00897783" w:rsidP="00897783">
            <w:pPr>
              <w:jc w:val="right"/>
              <w:rPr>
                <w:ins w:id="3386" w:author="MKONDIWA, Maxwell (CIMMYT-India)" w:date="2024-07-23T08:02:00Z" w16du:dateUtc="2024-07-23T02:32:00Z"/>
                <w:rFonts w:ascii="Aptos Narrow" w:eastAsia="Times New Roman" w:hAnsi="Aptos Narrow" w:cs="Times New Roman"/>
                <w:color w:val="000000"/>
                <w:kern w:val="0"/>
                <w:lang w:eastAsia="en-ZW"/>
                <w14:ligatures w14:val="none"/>
              </w:rPr>
            </w:pPr>
            <w:ins w:id="338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0.44</w:t>
              </w:r>
            </w:ins>
          </w:p>
        </w:tc>
        <w:tc>
          <w:tcPr>
            <w:tcW w:w="1280" w:type="dxa"/>
            <w:noWrap/>
            <w:hideMark/>
            <w:tcPrChange w:id="3388" w:author="MKONDIWA, Maxwell (CIMMYT-India)" w:date="2024-07-23T08:03:00Z" w16du:dateUtc="2024-07-23T02:33:00Z">
              <w:tcPr>
                <w:tcW w:w="1280" w:type="dxa"/>
                <w:noWrap/>
                <w:hideMark/>
              </w:tcPr>
            </w:tcPrChange>
          </w:tcPr>
          <w:p w14:paraId="48199879" w14:textId="77777777" w:rsidR="00897783" w:rsidRPr="00897783" w:rsidRDefault="00897783" w:rsidP="00897783">
            <w:pPr>
              <w:jc w:val="right"/>
              <w:rPr>
                <w:ins w:id="3389" w:author="MKONDIWA, Maxwell (CIMMYT-India)" w:date="2024-07-23T08:02:00Z" w16du:dateUtc="2024-07-23T02:32:00Z"/>
                <w:rFonts w:ascii="Aptos Narrow" w:eastAsia="Times New Roman" w:hAnsi="Aptos Narrow" w:cs="Times New Roman"/>
                <w:color w:val="000000"/>
                <w:kern w:val="0"/>
                <w:lang w:eastAsia="en-ZW"/>
                <w14:ligatures w14:val="none"/>
              </w:rPr>
            </w:pPr>
            <w:ins w:id="339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0.43</w:t>
              </w:r>
            </w:ins>
          </w:p>
        </w:tc>
        <w:tc>
          <w:tcPr>
            <w:tcW w:w="1300" w:type="dxa"/>
            <w:noWrap/>
            <w:hideMark/>
            <w:tcPrChange w:id="3391" w:author="MKONDIWA, Maxwell (CIMMYT-India)" w:date="2024-07-23T08:03:00Z" w16du:dateUtc="2024-07-23T02:33:00Z">
              <w:tcPr>
                <w:tcW w:w="1300" w:type="dxa"/>
                <w:noWrap/>
                <w:hideMark/>
              </w:tcPr>
            </w:tcPrChange>
          </w:tcPr>
          <w:p w14:paraId="18FB3A18" w14:textId="77777777" w:rsidR="00897783" w:rsidRPr="00897783" w:rsidRDefault="00897783" w:rsidP="00897783">
            <w:pPr>
              <w:jc w:val="right"/>
              <w:rPr>
                <w:ins w:id="3392" w:author="MKONDIWA, Maxwell (CIMMYT-India)" w:date="2024-07-23T08:02:00Z" w16du:dateUtc="2024-07-23T02:32:00Z"/>
                <w:rFonts w:ascii="Aptos Narrow" w:eastAsia="Times New Roman" w:hAnsi="Aptos Narrow" w:cs="Times New Roman"/>
                <w:color w:val="000000"/>
                <w:kern w:val="0"/>
                <w:lang w:eastAsia="en-ZW"/>
                <w14:ligatures w14:val="none"/>
              </w:rPr>
            </w:pPr>
            <w:ins w:id="339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0.41</w:t>
              </w:r>
            </w:ins>
          </w:p>
        </w:tc>
      </w:tr>
      <w:tr w:rsidR="00897783" w:rsidRPr="00897783" w14:paraId="148821A6" w14:textId="77777777" w:rsidTr="00897783">
        <w:trPr>
          <w:trHeight w:val="288"/>
          <w:ins w:id="3394" w:author="MKONDIWA, Maxwell (CIMMYT-India)" w:date="2024-07-23T08:02:00Z"/>
        </w:trPr>
        <w:tc>
          <w:tcPr>
            <w:tcW w:w="2421" w:type="dxa"/>
            <w:noWrap/>
            <w:hideMark/>
          </w:tcPr>
          <w:p w14:paraId="389C92DD" w14:textId="77777777" w:rsidR="00897783" w:rsidRPr="00897783" w:rsidRDefault="00897783" w:rsidP="00897783">
            <w:pPr>
              <w:jc w:val="left"/>
              <w:rPr>
                <w:ins w:id="3395" w:author="MKONDIWA, Maxwell (CIMMYT-India)" w:date="2024-07-23T08:02:00Z" w16du:dateUtc="2024-07-23T02:32:00Z"/>
                <w:rFonts w:ascii="Aptos Narrow" w:eastAsia="Times New Roman" w:hAnsi="Aptos Narrow" w:cs="Times New Roman"/>
                <w:color w:val="000000"/>
                <w:kern w:val="0"/>
                <w:lang w:eastAsia="en-ZW"/>
                <w14:ligatures w14:val="none"/>
              </w:rPr>
            </w:pPr>
            <w:ins w:id="339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Plot owned</w:t>
              </w:r>
            </w:ins>
          </w:p>
        </w:tc>
        <w:tc>
          <w:tcPr>
            <w:tcW w:w="960" w:type="dxa"/>
            <w:noWrap/>
            <w:hideMark/>
          </w:tcPr>
          <w:p w14:paraId="69BAEFB1" w14:textId="77777777" w:rsidR="00897783" w:rsidRPr="00897783" w:rsidRDefault="00897783" w:rsidP="00897783">
            <w:pPr>
              <w:jc w:val="left"/>
              <w:rPr>
                <w:ins w:id="3397" w:author="MKONDIWA, Maxwell (CIMMYT-India)" w:date="2024-07-23T08:02:00Z" w16du:dateUtc="2024-07-23T02:32:00Z"/>
                <w:rFonts w:ascii="Aptos Narrow" w:eastAsia="Times New Roman" w:hAnsi="Aptos Narrow" w:cs="Times New Roman"/>
                <w:color w:val="000000"/>
                <w:kern w:val="0"/>
                <w:lang w:eastAsia="en-ZW"/>
                <w14:ligatures w14:val="none"/>
              </w:rPr>
            </w:pPr>
            <w:ins w:id="339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438A371C" w14:textId="77777777" w:rsidR="00897783" w:rsidRPr="00897783" w:rsidRDefault="00897783" w:rsidP="00897783">
            <w:pPr>
              <w:jc w:val="right"/>
              <w:rPr>
                <w:ins w:id="3399" w:author="MKONDIWA, Maxwell (CIMMYT-India)" w:date="2024-07-23T08:02:00Z" w16du:dateUtc="2024-07-23T02:32:00Z"/>
                <w:rFonts w:ascii="Aptos Narrow" w:eastAsia="Times New Roman" w:hAnsi="Aptos Narrow" w:cs="Times New Roman"/>
                <w:color w:val="000000"/>
                <w:kern w:val="0"/>
                <w:lang w:eastAsia="en-ZW"/>
                <w14:ligatures w14:val="none"/>
              </w:rPr>
            </w:pPr>
            <w:ins w:id="340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0.8</w:t>
              </w:r>
            </w:ins>
          </w:p>
        </w:tc>
        <w:tc>
          <w:tcPr>
            <w:tcW w:w="1340" w:type="dxa"/>
            <w:noWrap/>
            <w:hideMark/>
          </w:tcPr>
          <w:p w14:paraId="287116E6" w14:textId="77777777" w:rsidR="00897783" w:rsidRPr="00897783" w:rsidRDefault="00897783" w:rsidP="00897783">
            <w:pPr>
              <w:jc w:val="right"/>
              <w:rPr>
                <w:ins w:id="3401" w:author="MKONDIWA, Maxwell (CIMMYT-India)" w:date="2024-07-23T08:02:00Z" w16du:dateUtc="2024-07-23T02:32:00Z"/>
                <w:rFonts w:ascii="Aptos Narrow" w:eastAsia="Times New Roman" w:hAnsi="Aptos Narrow" w:cs="Times New Roman"/>
                <w:color w:val="000000"/>
                <w:kern w:val="0"/>
                <w:lang w:eastAsia="en-ZW"/>
                <w14:ligatures w14:val="none"/>
              </w:rPr>
            </w:pPr>
            <w:ins w:id="340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0.83</w:t>
              </w:r>
            </w:ins>
          </w:p>
        </w:tc>
        <w:tc>
          <w:tcPr>
            <w:tcW w:w="1280" w:type="dxa"/>
            <w:noWrap/>
            <w:hideMark/>
          </w:tcPr>
          <w:p w14:paraId="15883459" w14:textId="77777777" w:rsidR="00897783" w:rsidRPr="00897783" w:rsidRDefault="00897783" w:rsidP="00897783">
            <w:pPr>
              <w:jc w:val="right"/>
              <w:rPr>
                <w:ins w:id="3403" w:author="MKONDIWA, Maxwell (CIMMYT-India)" w:date="2024-07-23T08:02:00Z" w16du:dateUtc="2024-07-23T02:32:00Z"/>
                <w:rFonts w:ascii="Aptos Narrow" w:eastAsia="Times New Roman" w:hAnsi="Aptos Narrow" w:cs="Times New Roman"/>
                <w:color w:val="000000"/>
                <w:kern w:val="0"/>
                <w:lang w:eastAsia="en-ZW"/>
                <w14:ligatures w14:val="none"/>
              </w:rPr>
            </w:pPr>
            <w:ins w:id="340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0.81</w:t>
              </w:r>
            </w:ins>
          </w:p>
        </w:tc>
        <w:tc>
          <w:tcPr>
            <w:tcW w:w="1300" w:type="dxa"/>
            <w:noWrap/>
            <w:hideMark/>
          </w:tcPr>
          <w:p w14:paraId="254CF60D" w14:textId="77777777" w:rsidR="00897783" w:rsidRPr="00897783" w:rsidRDefault="00897783" w:rsidP="00897783">
            <w:pPr>
              <w:jc w:val="right"/>
              <w:rPr>
                <w:ins w:id="3405" w:author="MKONDIWA, Maxwell (CIMMYT-India)" w:date="2024-07-23T08:02:00Z" w16du:dateUtc="2024-07-23T02:32:00Z"/>
                <w:rFonts w:ascii="Aptos Narrow" w:eastAsia="Times New Roman" w:hAnsi="Aptos Narrow" w:cs="Times New Roman"/>
                <w:color w:val="000000"/>
                <w:kern w:val="0"/>
                <w:lang w:eastAsia="en-ZW"/>
                <w14:ligatures w14:val="none"/>
              </w:rPr>
            </w:pPr>
            <w:ins w:id="340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0.79</w:t>
              </w:r>
            </w:ins>
          </w:p>
        </w:tc>
      </w:tr>
      <w:tr w:rsidR="00897783" w:rsidRPr="00897783" w14:paraId="01F4B960" w14:textId="77777777" w:rsidTr="00897783">
        <w:tblPrEx>
          <w:tblPrExChange w:id="3407" w:author="MKONDIWA, Maxwell (CIMMYT-India)" w:date="2024-07-23T08:03:00Z" w16du:dateUtc="2024-07-23T02:33:00Z">
            <w:tblPrEx>
              <w:tblLook w:val="04A0" w:firstRow="1" w:lastRow="0" w:firstColumn="1" w:lastColumn="0" w:noHBand="0" w:noVBand="1"/>
            </w:tblPrEx>
          </w:tblPrExChange>
        </w:tblPrEx>
        <w:trPr>
          <w:trHeight w:val="288"/>
          <w:ins w:id="3408" w:author="MKONDIWA, Maxwell (CIMMYT-India)" w:date="2024-07-23T08:02:00Z"/>
          <w:trPrChange w:id="3409" w:author="MKONDIWA, Maxwell (CIMMYT-India)" w:date="2024-07-23T08:03:00Z" w16du:dateUtc="2024-07-23T02:33:00Z">
            <w:trPr>
              <w:trHeight w:val="288"/>
            </w:trPr>
          </w:trPrChange>
        </w:trPr>
        <w:tc>
          <w:tcPr>
            <w:tcW w:w="2421" w:type="dxa"/>
            <w:noWrap/>
            <w:hideMark/>
            <w:tcPrChange w:id="3410" w:author="MKONDIWA, Maxwell (CIMMYT-India)" w:date="2024-07-23T08:03:00Z" w16du:dateUtc="2024-07-23T02:33:00Z">
              <w:tcPr>
                <w:tcW w:w="2421" w:type="dxa"/>
                <w:noWrap/>
                <w:hideMark/>
              </w:tcPr>
            </w:tcPrChange>
          </w:tcPr>
          <w:p w14:paraId="457F9760" w14:textId="77777777" w:rsidR="00897783" w:rsidRPr="00897783" w:rsidRDefault="00897783" w:rsidP="00897783">
            <w:pPr>
              <w:jc w:val="right"/>
              <w:rPr>
                <w:ins w:id="3411"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412" w:author="MKONDIWA, Maxwell (CIMMYT-India)" w:date="2024-07-23T08:03:00Z" w16du:dateUtc="2024-07-23T02:33:00Z">
              <w:tcPr>
                <w:tcW w:w="960" w:type="dxa"/>
                <w:noWrap/>
                <w:hideMark/>
              </w:tcPr>
            </w:tcPrChange>
          </w:tcPr>
          <w:p w14:paraId="4ADF0EF2" w14:textId="77777777" w:rsidR="00897783" w:rsidRPr="00897783" w:rsidRDefault="00897783" w:rsidP="00897783">
            <w:pPr>
              <w:jc w:val="left"/>
              <w:rPr>
                <w:ins w:id="3413"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41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415" w:author="MKONDIWA, Maxwell (CIMMYT-India)" w:date="2024-07-23T08:03:00Z" w16du:dateUtc="2024-07-23T02:33:00Z">
              <w:tcPr>
                <w:tcW w:w="1280" w:type="dxa"/>
                <w:noWrap/>
                <w:hideMark/>
              </w:tcPr>
            </w:tcPrChange>
          </w:tcPr>
          <w:p w14:paraId="6A4D4848" w14:textId="77777777" w:rsidR="00897783" w:rsidRPr="00897783" w:rsidRDefault="00897783" w:rsidP="00897783">
            <w:pPr>
              <w:jc w:val="right"/>
              <w:rPr>
                <w:ins w:id="3416" w:author="MKONDIWA, Maxwell (CIMMYT-India)" w:date="2024-07-23T08:02:00Z" w16du:dateUtc="2024-07-23T02:32:00Z"/>
                <w:rFonts w:ascii="Aptos Narrow" w:eastAsia="Times New Roman" w:hAnsi="Aptos Narrow" w:cs="Times New Roman"/>
                <w:color w:val="000000"/>
                <w:kern w:val="0"/>
                <w:lang w:eastAsia="en-ZW"/>
                <w14:ligatures w14:val="none"/>
              </w:rPr>
            </w:pPr>
            <w:ins w:id="341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w:t>
              </w:r>
            </w:ins>
          </w:p>
        </w:tc>
        <w:tc>
          <w:tcPr>
            <w:tcW w:w="1340" w:type="dxa"/>
            <w:noWrap/>
            <w:hideMark/>
            <w:tcPrChange w:id="3418" w:author="MKONDIWA, Maxwell (CIMMYT-India)" w:date="2024-07-23T08:03:00Z" w16du:dateUtc="2024-07-23T02:33:00Z">
              <w:tcPr>
                <w:tcW w:w="1340" w:type="dxa"/>
                <w:noWrap/>
                <w:hideMark/>
              </w:tcPr>
            </w:tcPrChange>
          </w:tcPr>
          <w:p w14:paraId="31DAE15A" w14:textId="77777777" w:rsidR="00897783" w:rsidRPr="00897783" w:rsidRDefault="00897783" w:rsidP="00897783">
            <w:pPr>
              <w:jc w:val="right"/>
              <w:rPr>
                <w:ins w:id="3419" w:author="MKONDIWA, Maxwell (CIMMYT-India)" w:date="2024-07-23T08:02:00Z" w16du:dateUtc="2024-07-23T02:32:00Z"/>
                <w:rFonts w:ascii="Aptos Narrow" w:eastAsia="Times New Roman" w:hAnsi="Aptos Narrow" w:cs="Times New Roman"/>
                <w:color w:val="000000"/>
                <w:kern w:val="0"/>
                <w:lang w:eastAsia="en-ZW"/>
                <w14:ligatures w14:val="none"/>
              </w:rPr>
            </w:pPr>
            <w:ins w:id="342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0.38</w:t>
              </w:r>
            </w:ins>
          </w:p>
        </w:tc>
        <w:tc>
          <w:tcPr>
            <w:tcW w:w="1280" w:type="dxa"/>
            <w:noWrap/>
            <w:hideMark/>
            <w:tcPrChange w:id="3421" w:author="MKONDIWA, Maxwell (CIMMYT-India)" w:date="2024-07-23T08:03:00Z" w16du:dateUtc="2024-07-23T02:33:00Z">
              <w:tcPr>
                <w:tcW w:w="1280" w:type="dxa"/>
                <w:noWrap/>
                <w:hideMark/>
              </w:tcPr>
            </w:tcPrChange>
          </w:tcPr>
          <w:p w14:paraId="35040274" w14:textId="77777777" w:rsidR="00897783" w:rsidRPr="00897783" w:rsidRDefault="00897783" w:rsidP="00897783">
            <w:pPr>
              <w:jc w:val="right"/>
              <w:rPr>
                <w:ins w:id="3422" w:author="MKONDIWA, Maxwell (CIMMYT-India)" w:date="2024-07-23T08:02:00Z" w16du:dateUtc="2024-07-23T02:32:00Z"/>
                <w:rFonts w:ascii="Aptos Narrow" w:eastAsia="Times New Roman" w:hAnsi="Aptos Narrow" w:cs="Times New Roman"/>
                <w:color w:val="000000"/>
                <w:kern w:val="0"/>
                <w:lang w:eastAsia="en-ZW"/>
                <w14:ligatures w14:val="none"/>
              </w:rPr>
            </w:pPr>
            <w:ins w:id="342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0.39</w:t>
              </w:r>
            </w:ins>
          </w:p>
        </w:tc>
        <w:tc>
          <w:tcPr>
            <w:tcW w:w="1300" w:type="dxa"/>
            <w:noWrap/>
            <w:hideMark/>
            <w:tcPrChange w:id="3424" w:author="MKONDIWA, Maxwell (CIMMYT-India)" w:date="2024-07-23T08:03:00Z" w16du:dateUtc="2024-07-23T02:33:00Z">
              <w:tcPr>
                <w:tcW w:w="1300" w:type="dxa"/>
                <w:noWrap/>
                <w:hideMark/>
              </w:tcPr>
            </w:tcPrChange>
          </w:tcPr>
          <w:p w14:paraId="75DEDDED" w14:textId="77777777" w:rsidR="00897783" w:rsidRPr="00897783" w:rsidRDefault="00897783" w:rsidP="00897783">
            <w:pPr>
              <w:jc w:val="right"/>
              <w:rPr>
                <w:ins w:id="3425" w:author="MKONDIWA, Maxwell (CIMMYT-India)" w:date="2024-07-23T08:02:00Z" w16du:dateUtc="2024-07-23T02:32:00Z"/>
                <w:rFonts w:ascii="Aptos Narrow" w:eastAsia="Times New Roman" w:hAnsi="Aptos Narrow" w:cs="Times New Roman"/>
                <w:color w:val="000000"/>
                <w:kern w:val="0"/>
                <w:lang w:eastAsia="en-ZW"/>
                <w14:ligatures w14:val="none"/>
              </w:rPr>
            </w:pPr>
            <w:ins w:id="342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0.41</w:t>
              </w:r>
            </w:ins>
          </w:p>
        </w:tc>
      </w:tr>
      <w:tr w:rsidR="00897783" w:rsidRPr="00897783" w14:paraId="67D38A80" w14:textId="77777777" w:rsidTr="00897783">
        <w:trPr>
          <w:trHeight w:val="288"/>
          <w:ins w:id="3427" w:author="MKONDIWA, Maxwell (CIMMYT-India)" w:date="2024-07-23T08:02:00Z"/>
        </w:trPr>
        <w:tc>
          <w:tcPr>
            <w:tcW w:w="2421" w:type="dxa"/>
            <w:noWrap/>
            <w:hideMark/>
          </w:tcPr>
          <w:p w14:paraId="2478371F" w14:textId="77777777" w:rsidR="00897783" w:rsidRPr="00897783" w:rsidRDefault="00897783" w:rsidP="00897783">
            <w:pPr>
              <w:jc w:val="left"/>
              <w:rPr>
                <w:ins w:id="3428" w:author="MKONDIWA, Maxwell (CIMMYT-India)" w:date="2024-07-23T08:02:00Z" w16du:dateUtc="2024-07-23T02:32:00Z"/>
                <w:rFonts w:ascii="Aptos Narrow" w:eastAsia="Times New Roman" w:hAnsi="Aptos Narrow" w:cs="Times New Roman"/>
                <w:color w:val="000000"/>
                <w:kern w:val="0"/>
                <w:lang w:eastAsia="en-ZW"/>
                <w14:ligatures w14:val="none"/>
              </w:rPr>
            </w:pPr>
            <w:ins w:id="342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Soil nitrogen</w:t>
              </w:r>
            </w:ins>
          </w:p>
        </w:tc>
        <w:tc>
          <w:tcPr>
            <w:tcW w:w="960" w:type="dxa"/>
            <w:noWrap/>
            <w:hideMark/>
          </w:tcPr>
          <w:p w14:paraId="32E7704A" w14:textId="77777777" w:rsidR="00897783" w:rsidRPr="00897783" w:rsidRDefault="00897783" w:rsidP="00897783">
            <w:pPr>
              <w:jc w:val="left"/>
              <w:rPr>
                <w:ins w:id="3430" w:author="MKONDIWA, Maxwell (CIMMYT-India)" w:date="2024-07-23T08:02:00Z" w16du:dateUtc="2024-07-23T02:32:00Z"/>
                <w:rFonts w:ascii="Aptos Narrow" w:eastAsia="Times New Roman" w:hAnsi="Aptos Narrow" w:cs="Times New Roman"/>
                <w:color w:val="000000"/>
                <w:kern w:val="0"/>
                <w:lang w:eastAsia="en-ZW"/>
                <w14:ligatures w14:val="none"/>
              </w:rPr>
            </w:pPr>
            <w:ins w:id="343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73CB910F" w14:textId="77777777" w:rsidR="00897783" w:rsidRPr="00897783" w:rsidRDefault="00897783" w:rsidP="00897783">
            <w:pPr>
              <w:jc w:val="right"/>
              <w:rPr>
                <w:ins w:id="3432" w:author="MKONDIWA, Maxwell (CIMMYT-India)" w:date="2024-07-23T08:02:00Z" w16du:dateUtc="2024-07-23T02:32:00Z"/>
                <w:rFonts w:ascii="Aptos Narrow" w:eastAsia="Times New Roman" w:hAnsi="Aptos Narrow" w:cs="Times New Roman"/>
                <w:color w:val="000000"/>
                <w:kern w:val="0"/>
                <w:lang w:eastAsia="en-ZW"/>
                <w14:ligatures w14:val="none"/>
              </w:rPr>
            </w:pPr>
            <w:ins w:id="343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1.63</w:t>
              </w:r>
            </w:ins>
          </w:p>
        </w:tc>
        <w:tc>
          <w:tcPr>
            <w:tcW w:w="1340" w:type="dxa"/>
            <w:noWrap/>
            <w:hideMark/>
          </w:tcPr>
          <w:p w14:paraId="6388E5E8" w14:textId="77777777" w:rsidR="00897783" w:rsidRPr="00897783" w:rsidRDefault="00897783" w:rsidP="00897783">
            <w:pPr>
              <w:jc w:val="right"/>
              <w:rPr>
                <w:ins w:id="3434" w:author="MKONDIWA, Maxwell (CIMMYT-India)" w:date="2024-07-23T08:02:00Z" w16du:dateUtc="2024-07-23T02:32:00Z"/>
                <w:rFonts w:ascii="Aptos Narrow" w:eastAsia="Times New Roman" w:hAnsi="Aptos Narrow" w:cs="Times New Roman"/>
                <w:color w:val="000000"/>
                <w:kern w:val="0"/>
                <w:lang w:eastAsia="en-ZW"/>
                <w14:ligatures w14:val="none"/>
              </w:rPr>
            </w:pPr>
            <w:ins w:id="343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1.6</w:t>
              </w:r>
            </w:ins>
          </w:p>
        </w:tc>
        <w:tc>
          <w:tcPr>
            <w:tcW w:w="1280" w:type="dxa"/>
            <w:noWrap/>
            <w:hideMark/>
          </w:tcPr>
          <w:p w14:paraId="15E8E00F" w14:textId="77777777" w:rsidR="00897783" w:rsidRPr="00897783" w:rsidRDefault="00897783" w:rsidP="00897783">
            <w:pPr>
              <w:jc w:val="right"/>
              <w:rPr>
                <w:ins w:id="3436" w:author="MKONDIWA, Maxwell (CIMMYT-India)" w:date="2024-07-23T08:02:00Z" w16du:dateUtc="2024-07-23T02:32:00Z"/>
                <w:rFonts w:ascii="Aptos Narrow" w:eastAsia="Times New Roman" w:hAnsi="Aptos Narrow" w:cs="Times New Roman"/>
                <w:color w:val="000000"/>
                <w:kern w:val="0"/>
                <w:lang w:eastAsia="en-ZW"/>
                <w14:ligatures w14:val="none"/>
              </w:rPr>
            </w:pPr>
            <w:ins w:id="343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1.59</w:t>
              </w:r>
            </w:ins>
          </w:p>
        </w:tc>
        <w:tc>
          <w:tcPr>
            <w:tcW w:w="1300" w:type="dxa"/>
            <w:noWrap/>
            <w:hideMark/>
          </w:tcPr>
          <w:p w14:paraId="21E84CB5" w14:textId="77777777" w:rsidR="00897783" w:rsidRPr="00897783" w:rsidRDefault="00897783" w:rsidP="00897783">
            <w:pPr>
              <w:jc w:val="right"/>
              <w:rPr>
                <w:ins w:id="3438" w:author="MKONDIWA, Maxwell (CIMMYT-India)" w:date="2024-07-23T08:02:00Z" w16du:dateUtc="2024-07-23T02:32:00Z"/>
                <w:rFonts w:ascii="Aptos Narrow" w:eastAsia="Times New Roman" w:hAnsi="Aptos Narrow" w:cs="Times New Roman"/>
                <w:color w:val="000000"/>
                <w:kern w:val="0"/>
                <w:lang w:eastAsia="en-ZW"/>
                <w14:ligatures w14:val="none"/>
              </w:rPr>
            </w:pPr>
            <w:ins w:id="343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1.59</w:t>
              </w:r>
            </w:ins>
          </w:p>
        </w:tc>
      </w:tr>
      <w:tr w:rsidR="00897783" w:rsidRPr="00897783" w14:paraId="686B21FF" w14:textId="77777777" w:rsidTr="00897783">
        <w:tblPrEx>
          <w:tblPrExChange w:id="3440" w:author="MKONDIWA, Maxwell (CIMMYT-India)" w:date="2024-07-23T08:03:00Z" w16du:dateUtc="2024-07-23T02:33:00Z">
            <w:tblPrEx>
              <w:tblLook w:val="04A0" w:firstRow="1" w:lastRow="0" w:firstColumn="1" w:lastColumn="0" w:noHBand="0" w:noVBand="1"/>
            </w:tblPrEx>
          </w:tblPrExChange>
        </w:tblPrEx>
        <w:trPr>
          <w:trHeight w:val="288"/>
          <w:ins w:id="3441" w:author="MKONDIWA, Maxwell (CIMMYT-India)" w:date="2024-07-23T08:02:00Z"/>
          <w:trPrChange w:id="3442" w:author="MKONDIWA, Maxwell (CIMMYT-India)" w:date="2024-07-23T08:03:00Z" w16du:dateUtc="2024-07-23T02:33:00Z">
            <w:trPr>
              <w:trHeight w:val="288"/>
            </w:trPr>
          </w:trPrChange>
        </w:trPr>
        <w:tc>
          <w:tcPr>
            <w:tcW w:w="2421" w:type="dxa"/>
            <w:noWrap/>
            <w:hideMark/>
            <w:tcPrChange w:id="3443" w:author="MKONDIWA, Maxwell (CIMMYT-India)" w:date="2024-07-23T08:03:00Z" w16du:dateUtc="2024-07-23T02:33:00Z">
              <w:tcPr>
                <w:tcW w:w="2421" w:type="dxa"/>
                <w:noWrap/>
                <w:hideMark/>
              </w:tcPr>
            </w:tcPrChange>
          </w:tcPr>
          <w:p w14:paraId="39754D08" w14:textId="77777777" w:rsidR="00897783" w:rsidRPr="00897783" w:rsidRDefault="00897783" w:rsidP="00897783">
            <w:pPr>
              <w:jc w:val="right"/>
              <w:rPr>
                <w:ins w:id="3444"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445" w:author="MKONDIWA, Maxwell (CIMMYT-India)" w:date="2024-07-23T08:03:00Z" w16du:dateUtc="2024-07-23T02:33:00Z">
              <w:tcPr>
                <w:tcW w:w="960" w:type="dxa"/>
                <w:noWrap/>
                <w:hideMark/>
              </w:tcPr>
            </w:tcPrChange>
          </w:tcPr>
          <w:p w14:paraId="64190166" w14:textId="77777777" w:rsidR="00897783" w:rsidRPr="00897783" w:rsidRDefault="00897783" w:rsidP="00897783">
            <w:pPr>
              <w:jc w:val="left"/>
              <w:rPr>
                <w:ins w:id="3446"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44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448" w:author="MKONDIWA, Maxwell (CIMMYT-India)" w:date="2024-07-23T08:03:00Z" w16du:dateUtc="2024-07-23T02:33:00Z">
              <w:tcPr>
                <w:tcW w:w="1280" w:type="dxa"/>
                <w:noWrap/>
                <w:hideMark/>
              </w:tcPr>
            </w:tcPrChange>
          </w:tcPr>
          <w:p w14:paraId="2E578990" w14:textId="77777777" w:rsidR="00897783" w:rsidRPr="00897783" w:rsidRDefault="00897783" w:rsidP="00897783">
            <w:pPr>
              <w:jc w:val="right"/>
              <w:rPr>
                <w:ins w:id="3449" w:author="MKONDIWA, Maxwell (CIMMYT-India)" w:date="2024-07-23T08:02:00Z" w16du:dateUtc="2024-07-23T02:32:00Z"/>
                <w:rFonts w:ascii="Aptos Narrow" w:eastAsia="Times New Roman" w:hAnsi="Aptos Narrow" w:cs="Times New Roman"/>
                <w:color w:val="000000"/>
                <w:kern w:val="0"/>
                <w:lang w:eastAsia="en-ZW"/>
                <w14:ligatures w14:val="none"/>
              </w:rPr>
            </w:pPr>
            <w:ins w:id="345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0.23</w:t>
              </w:r>
            </w:ins>
          </w:p>
        </w:tc>
        <w:tc>
          <w:tcPr>
            <w:tcW w:w="1340" w:type="dxa"/>
            <w:noWrap/>
            <w:hideMark/>
            <w:tcPrChange w:id="3451" w:author="MKONDIWA, Maxwell (CIMMYT-India)" w:date="2024-07-23T08:03:00Z" w16du:dateUtc="2024-07-23T02:33:00Z">
              <w:tcPr>
                <w:tcW w:w="1340" w:type="dxa"/>
                <w:noWrap/>
                <w:hideMark/>
              </w:tcPr>
            </w:tcPrChange>
          </w:tcPr>
          <w:p w14:paraId="6F45152D" w14:textId="77777777" w:rsidR="00897783" w:rsidRPr="00897783" w:rsidRDefault="00897783" w:rsidP="00897783">
            <w:pPr>
              <w:jc w:val="right"/>
              <w:rPr>
                <w:ins w:id="3452" w:author="MKONDIWA, Maxwell (CIMMYT-India)" w:date="2024-07-23T08:02:00Z" w16du:dateUtc="2024-07-23T02:32:00Z"/>
                <w:rFonts w:ascii="Aptos Narrow" w:eastAsia="Times New Roman" w:hAnsi="Aptos Narrow" w:cs="Times New Roman"/>
                <w:color w:val="000000"/>
                <w:kern w:val="0"/>
                <w:lang w:eastAsia="en-ZW"/>
                <w14:ligatures w14:val="none"/>
              </w:rPr>
            </w:pPr>
            <w:ins w:id="345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0.21</w:t>
              </w:r>
            </w:ins>
          </w:p>
        </w:tc>
        <w:tc>
          <w:tcPr>
            <w:tcW w:w="1280" w:type="dxa"/>
            <w:noWrap/>
            <w:hideMark/>
            <w:tcPrChange w:id="3454" w:author="MKONDIWA, Maxwell (CIMMYT-India)" w:date="2024-07-23T08:03:00Z" w16du:dateUtc="2024-07-23T02:33:00Z">
              <w:tcPr>
                <w:tcW w:w="1280" w:type="dxa"/>
                <w:noWrap/>
                <w:hideMark/>
              </w:tcPr>
            </w:tcPrChange>
          </w:tcPr>
          <w:p w14:paraId="484A6492" w14:textId="77777777" w:rsidR="00897783" w:rsidRPr="00897783" w:rsidRDefault="00897783" w:rsidP="00897783">
            <w:pPr>
              <w:jc w:val="right"/>
              <w:rPr>
                <w:ins w:id="3455" w:author="MKONDIWA, Maxwell (CIMMYT-India)" w:date="2024-07-23T08:02:00Z" w16du:dateUtc="2024-07-23T02:32:00Z"/>
                <w:rFonts w:ascii="Aptos Narrow" w:eastAsia="Times New Roman" w:hAnsi="Aptos Narrow" w:cs="Times New Roman"/>
                <w:color w:val="000000"/>
                <w:kern w:val="0"/>
                <w:lang w:eastAsia="en-ZW"/>
                <w14:ligatures w14:val="none"/>
              </w:rPr>
            </w:pPr>
            <w:ins w:id="345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w:t>
              </w:r>
            </w:ins>
          </w:p>
        </w:tc>
        <w:tc>
          <w:tcPr>
            <w:tcW w:w="1300" w:type="dxa"/>
            <w:noWrap/>
            <w:hideMark/>
            <w:tcPrChange w:id="3457" w:author="MKONDIWA, Maxwell (CIMMYT-India)" w:date="2024-07-23T08:03:00Z" w16du:dateUtc="2024-07-23T02:33:00Z">
              <w:tcPr>
                <w:tcW w:w="1300" w:type="dxa"/>
                <w:noWrap/>
                <w:hideMark/>
              </w:tcPr>
            </w:tcPrChange>
          </w:tcPr>
          <w:p w14:paraId="69010D61" w14:textId="77777777" w:rsidR="00897783" w:rsidRPr="00897783" w:rsidRDefault="00897783" w:rsidP="00897783">
            <w:pPr>
              <w:jc w:val="right"/>
              <w:rPr>
                <w:ins w:id="3458" w:author="MKONDIWA, Maxwell (CIMMYT-India)" w:date="2024-07-23T08:02:00Z" w16du:dateUtc="2024-07-23T02:32:00Z"/>
                <w:rFonts w:ascii="Aptos Narrow" w:eastAsia="Times New Roman" w:hAnsi="Aptos Narrow" w:cs="Times New Roman"/>
                <w:color w:val="000000"/>
                <w:kern w:val="0"/>
                <w:lang w:eastAsia="en-ZW"/>
                <w14:ligatures w14:val="none"/>
              </w:rPr>
            </w:pPr>
            <w:ins w:id="345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0.21</w:t>
              </w:r>
            </w:ins>
          </w:p>
        </w:tc>
      </w:tr>
      <w:tr w:rsidR="00897783" w:rsidRPr="00897783" w14:paraId="603CE3D7" w14:textId="77777777" w:rsidTr="00897783">
        <w:trPr>
          <w:trHeight w:val="288"/>
          <w:ins w:id="3460" w:author="MKONDIWA, Maxwell (CIMMYT-India)" w:date="2024-07-23T08:02:00Z"/>
        </w:trPr>
        <w:tc>
          <w:tcPr>
            <w:tcW w:w="2421" w:type="dxa"/>
            <w:noWrap/>
            <w:hideMark/>
          </w:tcPr>
          <w:p w14:paraId="710412B8" w14:textId="77777777" w:rsidR="00897783" w:rsidRPr="00897783" w:rsidRDefault="00897783" w:rsidP="00897783">
            <w:pPr>
              <w:jc w:val="left"/>
              <w:rPr>
                <w:ins w:id="3461" w:author="MKONDIWA, Maxwell (CIMMYT-India)" w:date="2024-07-23T08:02:00Z" w16du:dateUtc="2024-07-23T02:32:00Z"/>
                <w:rFonts w:ascii="Aptos Narrow" w:eastAsia="Times New Roman" w:hAnsi="Aptos Narrow" w:cs="Times New Roman"/>
                <w:color w:val="000000"/>
                <w:kern w:val="0"/>
                <w:lang w:eastAsia="en-ZW"/>
                <w14:ligatures w14:val="none"/>
              </w:rPr>
            </w:pPr>
            <w:ins w:id="346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Soil sand</w:t>
              </w:r>
            </w:ins>
          </w:p>
        </w:tc>
        <w:tc>
          <w:tcPr>
            <w:tcW w:w="960" w:type="dxa"/>
            <w:noWrap/>
            <w:hideMark/>
          </w:tcPr>
          <w:p w14:paraId="444F09F0" w14:textId="77777777" w:rsidR="00897783" w:rsidRPr="00897783" w:rsidRDefault="00897783" w:rsidP="00897783">
            <w:pPr>
              <w:jc w:val="left"/>
              <w:rPr>
                <w:ins w:id="3463" w:author="MKONDIWA, Maxwell (CIMMYT-India)" w:date="2024-07-23T08:02:00Z" w16du:dateUtc="2024-07-23T02:32:00Z"/>
                <w:rFonts w:ascii="Aptos Narrow" w:eastAsia="Times New Roman" w:hAnsi="Aptos Narrow" w:cs="Times New Roman"/>
                <w:color w:val="000000"/>
                <w:kern w:val="0"/>
                <w:lang w:eastAsia="en-ZW"/>
                <w14:ligatures w14:val="none"/>
              </w:rPr>
            </w:pPr>
            <w:ins w:id="3464"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273D2803" w14:textId="77777777" w:rsidR="00897783" w:rsidRPr="00897783" w:rsidRDefault="00897783" w:rsidP="00897783">
            <w:pPr>
              <w:jc w:val="right"/>
              <w:rPr>
                <w:ins w:id="3465" w:author="MKONDIWA, Maxwell (CIMMYT-India)" w:date="2024-07-23T08:02:00Z" w16du:dateUtc="2024-07-23T02:32:00Z"/>
                <w:rFonts w:ascii="Aptos Narrow" w:eastAsia="Times New Roman" w:hAnsi="Aptos Narrow" w:cs="Times New Roman"/>
                <w:color w:val="000000"/>
                <w:kern w:val="0"/>
                <w:lang w:eastAsia="en-ZW"/>
                <w14:ligatures w14:val="none"/>
              </w:rPr>
            </w:pPr>
            <w:ins w:id="346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30.59</w:t>
              </w:r>
            </w:ins>
          </w:p>
        </w:tc>
        <w:tc>
          <w:tcPr>
            <w:tcW w:w="1340" w:type="dxa"/>
            <w:noWrap/>
            <w:hideMark/>
          </w:tcPr>
          <w:p w14:paraId="7034BD2D" w14:textId="77777777" w:rsidR="00897783" w:rsidRPr="00897783" w:rsidRDefault="00897783" w:rsidP="00897783">
            <w:pPr>
              <w:jc w:val="right"/>
              <w:rPr>
                <w:ins w:id="3467" w:author="MKONDIWA, Maxwell (CIMMYT-India)" w:date="2024-07-23T08:02:00Z" w16du:dateUtc="2024-07-23T02:32:00Z"/>
                <w:rFonts w:ascii="Aptos Narrow" w:eastAsia="Times New Roman" w:hAnsi="Aptos Narrow" w:cs="Times New Roman"/>
                <w:color w:val="000000"/>
                <w:kern w:val="0"/>
                <w:lang w:eastAsia="en-ZW"/>
                <w14:ligatures w14:val="none"/>
              </w:rPr>
            </w:pPr>
            <w:ins w:id="3468"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30</w:t>
              </w:r>
            </w:ins>
          </w:p>
        </w:tc>
        <w:tc>
          <w:tcPr>
            <w:tcW w:w="1280" w:type="dxa"/>
            <w:noWrap/>
            <w:hideMark/>
          </w:tcPr>
          <w:p w14:paraId="324A4921" w14:textId="77777777" w:rsidR="00897783" w:rsidRPr="00897783" w:rsidRDefault="00897783" w:rsidP="00897783">
            <w:pPr>
              <w:jc w:val="right"/>
              <w:rPr>
                <w:ins w:id="3469" w:author="MKONDIWA, Maxwell (CIMMYT-India)" w:date="2024-07-23T08:02:00Z" w16du:dateUtc="2024-07-23T02:32:00Z"/>
                <w:rFonts w:ascii="Aptos Narrow" w:eastAsia="Times New Roman" w:hAnsi="Aptos Narrow" w:cs="Times New Roman"/>
                <w:color w:val="000000"/>
                <w:kern w:val="0"/>
                <w:lang w:eastAsia="en-ZW"/>
                <w14:ligatures w14:val="none"/>
              </w:rPr>
            </w:pPr>
            <w:ins w:id="347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29.63</w:t>
              </w:r>
            </w:ins>
          </w:p>
        </w:tc>
        <w:tc>
          <w:tcPr>
            <w:tcW w:w="1300" w:type="dxa"/>
            <w:noWrap/>
            <w:hideMark/>
          </w:tcPr>
          <w:p w14:paraId="66E45279" w14:textId="77777777" w:rsidR="00897783" w:rsidRPr="00897783" w:rsidRDefault="00897783" w:rsidP="00897783">
            <w:pPr>
              <w:jc w:val="right"/>
              <w:rPr>
                <w:ins w:id="3471" w:author="MKONDIWA, Maxwell (CIMMYT-India)" w:date="2024-07-23T08:02:00Z" w16du:dateUtc="2024-07-23T02:32:00Z"/>
                <w:rFonts w:ascii="Aptos Narrow" w:eastAsia="Times New Roman" w:hAnsi="Aptos Narrow" w:cs="Times New Roman"/>
                <w:color w:val="000000"/>
                <w:kern w:val="0"/>
                <w:lang w:eastAsia="en-ZW"/>
                <w14:ligatures w14:val="none"/>
              </w:rPr>
            </w:pPr>
            <w:ins w:id="347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29.05</w:t>
              </w:r>
            </w:ins>
          </w:p>
        </w:tc>
      </w:tr>
      <w:tr w:rsidR="00897783" w:rsidRPr="00897783" w14:paraId="2584394E" w14:textId="77777777" w:rsidTr="00897783">
        <w:tblPrEx>
          <w:tblPrExChange w:id="3473" w:author="MKONDIWA, Maxwell (CIMMYT-India)" w:date="2024-07-23T08:03:00Z" w16du:dateUtc="2024-07-23T02:33:00Z">
            <w:tblPrEx>
              <w:tblLook w:val="04A0" w:firstRow="1" w:lastRow="0" w:firstColumn="1" w:lastColumn="0" w:noHBand="0" w:noVBand="1"/>
            </w:tblPrEx>
          </w:tblPrExChange>
        </w:tblPrEx>
        <w:trPr>
          <w:trHeight w:val="288"/>
          <w:ins w:id="3474" w:author="MKONDIWA, Maxwell (CIMMYT-India)" w:date="2024-07-23T08:02:00Z"/>
          <w:trPrChange w:id="3475" w:author="MKONDIWA, Maxwell (CIMMYT-India)" w:date="2024-07-23T08:03:00Z" w16du:dateUtc="2024-07-23T02:33:00Z">
            <w:trPr>
              <w:trHeight w:val="288"/>
            </w:trPr>
          </w:trPrChange>
        </w:trPr>
        <w:tc>
          <w:tcPr>
            <w:tcW w:w="2421" w:type="dxa"/>
            <w:noWrap/>
            <w:hideMark/>
            <w:tcPrChange w:id="3476" w:author="MKONDIWA, Maxwell (CIMMYT-India)" w:date="2024-07-23T08:03:00Z" w16du:dateUtc="2024-07-23T02:33:00Z">
              <w:tcPr>
                <w:tcW w:w="2421" w:type="dxa"/>
                <w:noWrap/>
                <w:hideMark/>
              </w:tcPr>
            </w:tcPrChange>
          </w:tcPr>
          <w:p w14:paraId="1AFDA0ED" w14:textId="77777777" w:rsidR="00897783" w:rsidRPr="00897783" w:rsidRDefault="00897783" w:rsidP="00897783">
            <w:pPr>
              <w:jc w:val="right"/>
              <w:rPr>
                <w:ins w:id="3477"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478" w:author="MKONDIWA, Maxwell (CIMMYT-India)" w:date="2024-07-23T08:03:00Z" w16du:dateUtc="2024-07-23T02:33:00Z">
              <w:tcPr>
                <w:tcW w:w="960" w:type="dxa"/>
                <w:noWrap/>
                <w:hideMark/>
              </w:tcPr>
            </w:tcPrChange>
          </w:tcPr>
          <w:p w14:paraId="0F135434" w14:textId="77777777" w:rsidR="00897783" w:rsidRPr="00897783" w:rsidRDefault="00897783" w:rsidP="00897783">
            <w:pPr>
              <w:jc w:val="left"/>
              <w:rPr>
                <w:ins w:id="3479"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480"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481" w:author="MKONDIWA, Maxwell (CIMMYT-India)" w:date="2024-07-23T08:03:00Z" w16du:dateUtc="2024-07-23T02:33:00Z">
              <w:tcPr>
                <w:tcW w:w="1280" w:type="dxa"/>
                <w:noWrap/>
                <w:hideMark/>
              </w:tcPr>
            </w:tcPrChange>
          </w:tcPr>
          <w:p w14:paraId="739219E4" w14:textId="77777777" w:rsidR="00897783" w:rsidRPr="00897783" w:rsidRDefault="00897783" w:rsidP="00897783">
            <w:pPr>
              <w:jc w:val="right"/>
              <w:rPr>
                <w:ins w:id="3482" w:author="MKONDIWA, Maxwell (CIMMYT-India)" w:date="2024-07-23T08:02:00Z" w16du:dateUtc="2024-07-23T02:32:00Z"/>
                <w:rFonts w:ascii="Aptos Narrow" w:eastAsia="Times New Roman" w:hAnsi="Aptos Narrow" w:cs="Times New Roman"/>
                <w:color w:val="000000"/>
                <w:kern w:val="0"/>
                <w:lang w:eastAsia="en-ZW"/>
                <w14:ligatures w14:val="none"/>
              </w:rPr>
            </w:pPr>
            <w:ins w:id="348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3.1</w:t>
              </w:r>
            </w:ins>
          </w:p>
        </w:tc>
        <w:tc>
          <w:tcPr>
            <w:tcW w:w="1340" w:type="dxa"/>
            <w:noWrap/>
            <w:hideMark/>
            <w:tcPrChange w:id="3484" w:author="MKONDIWA, Maxwell (CIMMYT-India)" w:date="2024-07-23T08:03:00Z" w16du:dateUtc="2024-07-23T02:33:00Z">
              <w:tcPr>
                <w:tcW w:w="1340" w:type="dxa"/>
                <w:noWrap/>
                <w:hideMark/>
              </w:tcPr>
            </w:tcPrChange>
          </w:tcPr>
          <w:p w14:paraId="46F83936" w14:textId="77777777" w:rsidR="00897783" w:rsidRPr="00897783" w:rsidRDefault="00897783" w:rsidP="00897783">
            <w:pPr>
              <w:jc w:val="right"/>
              <w:rPr>
                <w:ins w:id="3485" w:author="MKONDIWA, Maxwell (CIMMYT-India)" w:date="2024-07-23T08:02:00Z" w16du:dateUtc="2024-07-23T02:32:00Z"/>
                <w:rFonts w:ascii="Aptos Narrow" w:eastAsia="Times New Roman" w:hAnsi="Aptos Narrow" w:cs="Times New Roman"/>
                <w:color w:val="000000"/>
                <w:kern w:val="0"/>
                <w:lang w:eastAsia="en-ZW"/>
                <w14:ligatures w14:val="none"/>
              </w:rPr>
            </w:pPr>
            <w:ins w:id="348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3.03</w:t>
              </w:r>
            </w:ins>
          </w:p>
        </w:tc>
        <w:tc>
          <w:tcPr>
            <w:tcW w:w="1280" w:type="dxa"/>
            <w:noWrap/>
            <w:hideMark/>
            <w:tcPrChange w:id="3487" w:author="MKONDIWA, Maxwell (CIMMYT-India)" w:date="2024-07-23T08:03:00Z" w16du:dateUtc="2024-07-23T02:33:00Z">
              <w:tcPr>
                <w:tcW w:w="1280" w:type="dxa"/>
                <w:noWrap/>
                <w:hideMark/>
              </w:tcPr>
            </w:tcPrChange>
          </w:tcPr>
          <w:p w14:paraId="3BB7B059" w14:textId="77777777" w:rsidR="00897783" w:rsidRPr="00897783" w:rsidRDefault="00897783" w:rsidP="00897783">
            <w:pPr>
              <w:jc w:val="right"/>
              <w:rPr>
                <w:ins w:id="3488" w:author="MKONDIWA, Maxwell (CIMMYT-India)" w:date="2024-07-23T08:02:00Z" w16du:dateUtc="2024-07-23T02:32:00Z"/>
                <w:rFonts w:ascii="Aptos Narrow" w:eastAsia="Times New Roman" w:hAnsi="Aptos Narrow" w:cs="Times New Roman"/>
                <w:color w:val="000000"/>
                <w:kern w:val="0"/>
                <w:lang w:eastAsia="en-ZW"/>
                <w14:ligatures w14:val="none"/>
              </w:rPr>
            </w:pPr>
            <w:ins w:id="348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2.78</w:t>
              </w:r>
            </w:ins>
          </w:p>
        </w:tc>
        <w:tc>
          <w:tcPr>
            <w:tcW w:w="1300" w:type="dxa"/>
            <w:noWrap/>
            <w:hideMark/>
            <w:tcPrChange w:id="3490" w:author="MKONDIWA, Maxwell (CIMMYT-India)" w:date="2024-07-23T08:03:00Z" w16du:dateUtc="2024-07-23T02:33:00Z">
              <w:tcPr>
                <w:tcW w:w="1300" w:type="dxa"/>
                <w:noWrap/>
                <w:hideMark/>
              </w:tcPr>
            </w:tcPrChange>
          </w:tcPr>
          <w:p w14:paraId="10F5171C" w14:textId="77777777" w:rsidR="00897783" w:rsidRPr="00897783" w:rsidRDefault="00897783" w:rsidP="00897783">
            <w:pPr>
              <w:jc w:val="right"/>
              <w:rPr>
                <w:ins w:id="3491" w:author="MKONDIWA, Maxwell (CIMMYT-India)" w:date="2024-07-23T08:02:00Z" w16du:dateUtc="2024-07-23T02:32:00Z"/>
                <w:rFonts w:ascii="Aptos Narrow" w:eastAsia="Times New Roman" w:hAnsi="Aptos Narrow" w:cs="Times New Roman"/>
                <w:color w:val="000000"/>
                <w:kern w:val="0"/>
                <w:lang w:eastAsia="en-ZW"/>
                <w14:ligatures w14:val="none"/>
              </w:rPr>
            </w:pPr>
            <w:ins w:id="349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2.92</w:t>
              </w:r>
            </w:ins>
          </w:p>
        </w:tc>
      </w:tr>
      <w:tr w:rsidR="00897783" w:rsidRPr="00897783" w14:paraId="6ABC828E" w14:textId="77777777" w:rsidTr="00897783">
        <w:trPr>
          <w:trHeight w:val="288"/>
          <w:ins w:id="3493" w:author="MKONDIWA, Maxwell (CIMMYT-India)" w:date="2024-07-23T08:02:00Z"/>
        </w:trPr>
        <w:tc>
          <w:tcPr>
            <w:tcW w:w="2421" w:type="dxa"/>
            <w:noWrap/>
            <w:hideMark/>
          </w:tcPr>
          <w:p w14:paraId="5C973EA6" w14:textId="77777777" w:rsidR="00897783" w:rsidRPr="00897783" w:rsidRDefault="00897783" w:rsidP="00897783">
            <w:pPr>
              <w:jc w:val="left"/>
              <w:rPr>
                <w:ins w:id="3494" w:author="MKONDIWA, Maxwell (CIMMYT-India)" w:date="2024-07-23T08:02:00Z" w16du:dateUtc="2024-07-23T02:32:00Z"/>
                <w:rFonts w:ascii="Aptos Narrow" w:eastAsia="Times New Roman" w:hAnsi="Aptos Narrow" w:cs="Times New Roman"/>
                <w:color w:val="000000"/>
                <w:kern w:val="0"/>
                <w:lang w:eastAsia="en-ZW"/>
                <w14:ligatures w14:val="none"/>
              </w:rPr>
            </w:pPr>
            <w:ins w:id="349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Soil organic carbon</w:t>
              </w:r>
            </w:ins>
          </w:p>
        </w:tc>
        <w:tc>
          <w:tcPr>
            <w:tcW w:w="960" w:type="dxa"/>
            <w:noWrap/>
            <w:hideMark/>
          </w:tcPr>
          <w:p w14:paraId="314B53ED" w14:textId="77777777" w:rsidR="00897783" w:rsidRPr="00897783" w:rsidRDefault="00897783" w:rsidP="00897783">
            <w:pPr>
              <w:jc w:val="left"/>
              <w:rPr>
                <w:ins w:id="3496" w:author="MKONDIWA, Maxwell (CIMMYT-India)" w:date="2024-07-23T08:02:00Z" w16du:dateUtc="2024-07-23T02:32:00Z"/>
                <w:rFonts w:ascii="Aptos Narrow" w:eastAsia="Times New Roman" w:hAnsi="Aptos Narrow" w:cs="Times New Roman"/>
                <w:color w:val="000000"/>
                <w:kern w:val="0"/>
                <w:lang w:eastAsia="en-ZW"/>
                <w14:ligatures w14:val="none"/>
              </w:rPr>
            </w:pPr>
            <w:ins w:id="3497"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Mean</w:t>
              </w:r>
            </w:ins>
          </w:p>
        </w:tc>
        <w:tc>
          <w:tcPr>
            <w:tcW w:w="1280" w:type="dxa"/>
            <w:noWrap/>
            <w:hideMark/>
          </w:tcPr>
          <w:p w14:paraId="31DF7AF9" w14:textId="77777777" w:rsidR="00897783" w:rsidRPr="00897783" w:rsidRDefault="00897783" w:rsidP="00897783">
            <w:pPr>
              <w:jc w:val="right"/>
              <w:rPr>
                <w:ins w:id="3498" w:author="MKONDIWA, Maxwell (CIMMYT-India)" w:date="2024-07-23T08:02:00Z" w16du:dateUtc="2024-07-23T02:32:00Z"/>
                <w:rFonts w:ascii="Aptos Narrow" w:eastAsia="Times New Roman" w:hAnsi="Aptos Narrow" w:cs="Times New Roman"/>
                <w:color w:val="000000"/>
                <w:kern w:val="0"/>
                <w:lang w:eastAsia="en-ZW"/>
                <w14:ligatures w14:val="none"/>
              </w:rPr>
            </w:pPr>
            <w:ins w:id="349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13.61</w:t>
              </w:r>
            </w:ins>
          </w:p>
        </w:tc>
        <w:tc>
          <w:tcPr>
            <w:tcW w:w="1340" w:type="dxa"/>
            <w:noWrap/>
            <w:hideMark/>
          </w:tcPr>
          <w:p w14:paraId="657D6E0F" w14:textId="77777777" w:rsidR="00897783" w:rsidRPr="00897783" w:rsidRDefault="00897783" w:rsidP="00897783">
            <w:pPr>
              <w:jc w:val="right"/>
              <w:rPr>
                <w:ins w:id="3500" w:author="MKONDIWA, Maxwell (CIMMYT-India)" w:date="2024-07-23T08:02:00Z" w16du:dateUtc="2024-07-23T02:32:00Z"/>
                <w:rFonts w:ascii="Aptos Narrow" w:eastAsia="Times New Roman" w:hAnsi="Aptos Narrow" w:cs="Times New Roman"/>
                <w:color w:val="000000"/>
                <w:kern w:val="0"/>
                <w:lang w:eastAsia="en-ZW"/>
                <w14:ligatures w14:val="none"/>
              </w:rPr>
            </w:pPr>
            <w:ins w:id="3501"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12.77</w:t>
              </w:r>
            </w:ins>
          </w:p>
        </w:tc>
        <w:tc>
          <w:tcPr>
            <w:tcW w:w="1280" w:type="dxa"/>
            <w:noWrap/>
            <w:hideMark/>
          </w:tcPr>
          <w:p w14:paraId="17F419DB" w14:textId="77777777" w:rsidR="00897783" w:rsidRPr="00897783" w:rsidRDefault="00897783" w:rsidP="00897783">
            <w:pPr>
              <w:jc w:val="right"/>
              <w:rPr>
                <w:ins w:id="3502" w:author="MKONDIWA, Maxwell (CIMMYT-India)" w:date="2024-07-23T08:02:00Z" w16du:dateUtc="2024-07-23T02:32:00Z"/>
                <w:rFonts w:ascii="Aptos Narrow" w:eastAsia="Times New Roman" w:hAnsi="Aptos Narrow" w:cs="Times New Roman"/>
                <w:color w:val="000000"/>
                <w:kern w:val="0"/>
                <w:lang w:eastAsia="en-ZW"/>
                <w14:ligatures w14:val="none"/>
              </w:rPr>
            </w:pPr>
            <w:ins w:id="350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12.49</w:t>
              </w:r>
            </w:ins>
          </w:p>
        </w:tc>
        <w:tc>
          <w:tcPr>
            <w:tcW w:w="1300" w:type="dxa"/>
            <w:noWrap/>
            <w:hideMark/>
          </w:tcPr>
          <w:p w14:paraId="0A90A953" w14:textId="77777777" w:rsidR="00897783" w:rsidRPr="00897783" w:rsidRDefault="00897783" w:rsidP="00897783">
            <w:pPr>
              <w:jc w:val="right"/>
              <w:rPr>
                <w:ins w:id="3504" w:author="MKONDIWA, Maxwell (CIMMYT-India)" w:date="2024-07-23T08:02:00Z" w16du:dateUtc="2024-07-23T02:32:00Z"/>
                <w:rFonts w:ascii="Aptos Narrow" w:eastAsia="Times New Roman" w:hAnsi="Aptos Narrow" w:cs="Times New Roman"/>
                <w:color w:val="000000"/>
                <w:kern w:val="0"/>
                <w:lang w:eastAsia="en-ZW"/>
                <w14:ligatures w14:val="none"/>
              </w:rPr>
            </w:pPr>
            <w:ins w:id="350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12.02</w:t>
              </w:r>
            </w:ins>
          </w:p>
        </w:tc>
      </w:tr>
      <w:tr w:rsidR="00897783" w:rsidRPr="00897783" w14:paraId="231B71EC" w14:textId="77777777" w:rsidTr="00897783">
        <w:tblPrEx>
          <w:tblPrExChange w:id="3506" w:author="MKONDIWA, Maxwell (CIMMYT-India)" w:date="2024-07-23T08:03:00Z" w16du:dateUtc="2024-07-23T02:33:00Z">
            <w:tblPrEx>
              <w:tblLook w:val="04A0" w:firstRow="1" w:lastRow="0" w:firstColumn="1" w:lastColumn="0" w:noHBand="0" w:noVBand="1"/>
            </w:tblPrEx>
          </w:tblPrExChange>
        </w:tblPrEx>
        <w:trPr>
          <w:trHeight w:val="288"/>
          <w:ins w:id="3507" w:author="MKONDIWA, Maxwell (CIMMYT-India)" w:date="2024-07-23T08:02:00Z"/>
          <w:trPrChange w:id="3508" w:author="MKONDIWA, Maxwell (CIMMYT-India)" w:date="2024-07-23T08:03:00Z" w16du:dateUtc="2024-07-23T02:33:00Z">
            <w:trPr>
              <w:trHeight w:val="288"/>
            </w:trPr>
          </w:trPrChange>
        </w:trPr>
        <w:tc>
          <w:tcPr>
            <w:tcW w:w="2421" w:type="dxa"/>
            <w:noWrap/>
            <w:hideMark/>
            <w:tcPrChange w:id="3509" w:author="MKONDIWA, Maxwell (CIMMYT-India)" w:date="2024-07-23T08:03:00Z" w16du:dateUtc="2024-07-23T02:33:00Z">
              <w:tcPr>
                <w:tcW w:w="2421" w:type="dxa"/>
                <w:noWrap/>
                <w:hideMark/>
              </w:tcPr>
            </w:tcPrChange>
          </w:tcPr>
          <w:p w14:paraId="5CE984A2" w14:textId="77777777" w:rsidR="00897783" w:rsidRPr="00897783" w:rsidRDefault="00897783" w:rsidP="00897783">
            <w:pPr>
              <w:jc w:val="right"/>
              <w:rPr>
                <w:ins w:id="3510" w:author="MKONDIWA, Maxwell (CIMMYT-India)" w:date="2024-07-23T08:02:00Z" w16du:dateUtc="2024-07-23T02:32:00Z"/>
                <w:rFonts w:ascii="Aptos Narrow" w:eastAsia="Times New Roman" w:hAnsi="Aptos Narrow" w:cs="Times New Roman"/>
                <w:color w:val="000000"/>
                <w:kern w:val="0"/>
                <w:lang w:eastAsia="en-ZW"/>
                <w14:ligatures w14:val="none"/>
              </w:rPr>
            </w:pPr>
          </w:p>
        </w:tc>
        <w:tc>
          <w:tcPr>
            <w:tcW w:w="960" w:type="dxa"/>
            <w:noWrap/>
            <w:hideMark/>
            <w:tcPrChange w:id="3511" w:author="MKONDIWA, Maxwell (CIMMYT-India)" w:date="2024-07-23T08:03:00Z" w16du:dateUtc="2024-07-23T02:33:00Z">
              <w:tcPr>
                <w:tcW w:w="960" w:type="dxa"/>
                <w:noWrap/>
                <w:hideMark/>
              </w:tcPr>
            </w:tcPrChange>
          </w:tcPr>
          <w:p w14:paraId="05922F25" w14:textId="77777777" w:rsidR="00897783" w:rsidRPr="00897783" w:rsidRDefault="00897783" w:rsidP="00897783">
            <w:pPr>
              <w:jc w:val="left"/>
              <w:rPr>
                <w:ins w:id="3512" w:author="MKONDIWA, Maxwell (CIMMYT-India)" w:date="2024-07-23T08:02:00Z" w16du:dateUtc="2024-07-23T02:32:00Z"/>
                <w:rFonts w:ascii="Aptos Narrow" w:eastAsia="Times New Roman" w:hAnsi="Aptos Narrow" w:cs="Times New Roman"/>
                <w:color w:val="000000"/>
                <w:kern w:val="0"/>
                <w:lang w:eastAsia="en-ZW"/>
                <w14:ligatures w14:val="none"/>
              </w:rPr>
            </w:pPr>
            <w:proofErr w:type="spellStart"/>
            <w:ins w:id="3513"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Std.Dev</w:t>
              </w:r>
              <w:proofErr w:type="spellEnd"/>
            </w:ins>
          </w:p>
        </w:tc>
        <w:tc>
          <w:tcPr>
            <w:tcW w:w="1280" w:type="dxa"/>
            <w:noWrap/>
            <w:hideMark/>
            <w:tcPrChange w:id="3514" w:author="MKONDIWA, Maxwell (CIMMYT-India)" w:date="2024-07-23T08:03:00Z" w16du:dateUtc="2024-07-23T02:33:00Z">
              <w:tcPr>
                <w:tcW w:w="1280" w:type="dxa"/>
                <w:noWrap/>
                <w:hideMark/>
              </w:tcPr>
            </w:tcPrChange>
          </w:tcPr>
          <w:p w14:paraId="54274E52" w14:textId="77777777" w:rsidR="00897783" w:rsidRPr="00897783" w:rsidRDefault="00897783" w:rsidP="00897783">
            <w:pPr>
              <w:jc w:val="right"/>
              <w:rPr>
                <w:ins w:id="3515" w:author="MKONDIWA, Maxwell (CIMMYT-India)" w:date="2024-07-23T08:02:00Z" w16du:dateUtc="2024-07-23T02:32:00Z"/>
                <w:rFonts w:ascii="Aptos Narrow" w:eastAsia="Times New Roman" w:hAnsi="Aptos Narrow" w:cs="Times New Roman"/>
                <w:color w:val="000000"/>
                <w:kern w:val="0"/>
                <w:lang w:eastAsia="en-ZW"/>
                <w14:ligatures w14:val="none"/>
              </w:rPr>
            </w:pPr>
            <w:ins w:id="3516"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2.18</w:t>
              </w:r>
            </w:ins>
          </w:p>
        </w:tc>
        <w:tc>
          <w:tcPr>
            <w:tcW w:w="1340" w:type="dxa"/>
            <w:noWrap/>
            <w:hideMark/>
            <w:tcPrChange w:id="3517" w:author="MKONDIWA, Maxwell (CIMMYT-India)" w:date="2024-07-23T08:03:00Z" w16du:dateUtc="2024-07-23T02:33:00Z">
              <w:tcPr>
                <w:tcW w:w="1340" w:type="dxa"/>
                <w:noWrap/>
                <w:hideMark/>
              </w:tcPr>
            </w:tcPrChange>
          </w:tcPr>
          <w:p w14:paraId="02F47C41" w14:textId="77777777" w:rsidR="00897783" w:rsidRPr="00897783" w:rsidRDefault="00897783" w:rsidP="00897783">
            <w:pPr>
              <w:jc w:val="right"/>
              <w:rPr>
                <w:ins w:id="3518" w:author="MKONDIWA, Maxwell (CIMMYT-India)" w:date="2024-07-23T08:02:00Z" w16du:dateUtc="2024-07-23T02:32:00Z"/>
                <w:rFonts w:ascii="Aptos Narrow" w:eastAsia="Times New Roman" w:hAnsi="Aptos Narrow" w:cs="Times New Roman"/>
                <w:color w:val="000000"/>
                <w:kern w:val="0"/>
                <w:lang w:eastAsia="en-ZW"/>
                <w14:ligatures w14:val="none"/>
              </w:rPr>
            </w:pPr>
            <w:ins w:id="3519"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2.35</w:t>
              </w:r>
            </w:ins>
          </w:p>
        </w:tc>
        <w:tc>
          <w:tcPr>
            <w:tcW w:w="1280" w:type="dxa"/>
            <w:noWrap/>
            <w:hideMark/>
            <w:tcPrChange w:id="3520" w:author="MKONDIWA, Maxwell (CIMMYT-India)" w:date="2024-07-23T08:03:00Z" w16du:dateUtc="2024-07-23T02:33:00Z">
              <w:tcPr>
                <w:tcW w:w="1280" w:type="dxa"/>
                <w:noWrap/>
                <w:hideMark/>
              </w:tcPr>
            </w:tcPrChange>
          </w:tcPr>
          <w:p w14:paraId="784F82A1" w14:textId="77777777" w:rsidR="00897783" w:rsidRPr="00897783" w:rsidRDefault="00897783" w:rsidP="00897783">
            <w:pPr>
              <w:jc w:val="right"/>
              <w:rPr>
                <w:ins w:id="3521" w:author="MKONDIWA, Maxwell (CIMMYT-India)" w:date="2024-07-23T08:02:00Z" w16du:dateUtc="2024-07-23T02:32:00Z"/>
                <w:rFonts w:ascii="Aptos Narrow" w:eastAsia="Times New Roman" w:hAnsi="Aptos Narrow" w:cs="Times New Roman"/>
                <w:color w:val="000000"/>
                <w:kern w:val="0"/>
                <w:lang w:eastAsia="en-ZW"/>
                <w14:ligatures w14:val="none"/>
              </w:rPr>
            </w:pPr>
            <w:ins w:id="3522"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2.24</w:t>
              </w:r>
            </w:ins>
          </w:p>
        </w:tc>
        <w:tc>
          <w:tcPr>
            <w:tcW w:w="1300" w:type="dxa"/>
            <w:noWrap/>
            <w:hideMark/>
            <w:tcPrChange w:id="3523" w:author="MKONDIWA, Maxwell (CIMMYT-India)" w:date="2024-07-23T08:03:00Z" w16du:dateUtc="2024-07-23T02:33:00Z">
              <w:tcPr>
                <w:tcW w:w="1300" w:type="dxa"/>
                <w:noWrap/>
                <w:hideMark/>
              </w:tcPr>
            </w:tcPrChange>
          </w:tcPr>
          <w:p w14:paraId="1D536376" w14:textId="77777777" w:rsidR="00897783" w:rsidRPr="00897783" w:rsidRDefault="00897783" w:rsidP="00897783">
            <w:pPr>
              <w:jc w:val="right"/>
              <w:rPr>
                <w:ins w:id="3524" w:author="MKONDIWA, Maxwell (CIMMYT-India)" w:date="2024-07-23T08:02:00Z" w16du:dateUtc="2024-07-23T02:32:00Z"/>
                <w:rFonts w:ascii="Aptos Narrow" w:eastAsia="Times New Roman" w:hAnsi="Aptos Narrow" w:cs="Times New Roman"/>
                <w:color w:val="000000"/>
                <w:kern w:val="0"/>
                <w:lang w:eastAsia="en-ZW"/>
                <w14:ligatures w14:val="none"/>
              </w:rPr>
            </w:pPr>
            <w:ins w:id="3525" w:author="MKONDIWA, Maxwell (CIMMYT-India)" w:date="2024-07-23T08:02:00Z" w16du:dateUtc="2024-07-23T02:32:00Z">
              <w:r w:rsidRPr="00897783">
                <w:rPr>
                  <w:rFonts w:ascii="Aptos Narrow" w:eastAsia="Times New Roman" w:hAnsi="Aptos Narrow" w:cs="Times New Roman"/>
                  <w:color w:val="000000"/>
                  <w:kern w:val="0"/>
                  <w:lang w:eastAsia="en-ZW"/>
                  <w14:ligatures w14:val="none"/>
                </w:rPr>
                <w:t>2.27</w:t>
              </w:r>
            </w:ins>
          </w:p>
        </w:tc>
      </w:tr>
    </w:tbl>
    <w:p w14:paraId="333AB7A7" w14:textId="77777777" w:rsidR="00C76331" w:rsidRDefault="00C76331">
      <w:pPr>
        <w:jc w:val="left"/>
        <w:rPr>
          <w:ins w:id="3526" w:author="MKONDIWA, Maxwell (CIMMYT-India)" w:date="2024-07-23T07:40:00Z" w16du:dateUtc="2024-07-23T02:10:00Z"/>
          <w:rFonts w:ascii="Aptos" w:hAnsi="Aptos"/>
        </w:rPr>
      </w:pPr>
    </w:p>
    <w:p w14:paraId="511EC50F" w14:textId="77777777" w:rsidR="00C76331" w:rsidRDefault="00C76331">
      <w:pPr>
        <w:jc w:val="left"/>
        <w:rPr>
          <w:ins w:id="3527" w:author="MKONDIWA, Maxwell (CIMMYT-India)" w:date="2024-07-23T07:40:00Z" w16du:dateUtc="2024-07-23T02:10:00Z"/>
          <w:rFonts w:ascii="Aptos" w:hAnsi="Aptos"/>
        </w:rPr>
      </w:pPr>
    </w:p>
    <w:p w14:paraId="5494F044" w14:textId="77777777" w:rsidR="00341BE0" w:rsidRDefault="00341BE0">
      <w:pPr>
        <w:jc w:val="left"/>
        <w:rPr>
          <w:ins w:id="3528" w:author="MKONDIWA, Maxwell (CIMMYT-India)" w:date="2024-07-23T11:20:00Z" w16du:dateUtc="2024-07-23T05:50:00Z"/>
          <w:rFonts w:ascii="Aptos" w:hAnsi="Aptos"/>
        </w:rPr>
      </w:pPr>
      <w:ins w:id="3529" w:author="MKONDIWA, Maxwell (CIMMYT-India)" w:date="2024-07-23T11:20:00Z" w16du:dateUtc="2024-07-23T05:50:00Z">
        <w:r>
          <w:rPr>
            <w:rFonts w:ascii="Aptos" w:hAnsi="Aptos"/>
          </w:rPr>
          <w:br w:type="page"/>
        </w:r>
      </w:ins>
    </w:p>
    <w:p w14:paraId="2033C460" w14:textId="143BC8D9" w:rsidR="00C76331" w:rsidRDefault="00C76331">
      <w:pPr>
        <w:jc w:val="left"/>
        <w:rPr>
          <w:ins w:id="3530" w:author="MKONDIWA, Maxwell (CIMMYT-India)" w:date="2024-07-23T11:09:00Z" w16du:dateUtc="2024-07-23T05:39:00Z"/>
          <w:rFonts w:ascii="Aptos" w:hAnsi="Aptos"/>
        </w:rPr>
      </w:pPr>
      <w:ins w:id="3531" w:author="MKONDIWA, Maxwell (CIMMYT-India)" w:date="2024-07-23T07:40:00Z" w16du:dateUtc="2024-07-23T02:10:00Z">
        <w:r>
          <w:rPr>
            <w:rFonts w:ascii="Aptos" w:hAnsi="Aptos"/>
          </w:rPr>
          <w:lastRenderedPageBreak/>
          <w:t>Table A6:</w:t>
        </w:r>
      </w:ins>
      <w:ins w:id="3532" w:author="MKONDIWA, Maxwell (CIMMYT-India)" w:date="2024-07-23T11:01:00Z" w16du:dateUtc="2024-07-23T05:31:00Z">
        <w:r w:rsidR="0019372B">
          <w:rPr>
            <w:rFonts w:ascii="Aptos" w:hAnsi="Aptos"/>
          </w:rPr>
          <w:t xml:space="preserve"> </w:t>
        </w:r>
      </w:ins>
      <w:ins w:id="3533" w:author="MKONDIWA, Maxwell (CIMMYT-India)" w:date="2024-07-23T11:02:00Z" w16du:dateUtc="2024-07-23T05:32:00Z">
        <w:r w:rsidR="009A5ED1">
          <w:rPr>
            <w:rFonts w:ascii="Aptos" w:hAnsi="Aptos"/>
          </w:rPr>
          <w:t xml:space="preserve">Characteristics of farmers with higher </w:t>
        </w:r>
        <w:r w:rsidR="009A5ED1">
          <w:rPr>
            <w:rFonts w:ascii="Aptos" w:hAnsi="Aptos"/>
          </w:rPr>
          <w:t>four irrigations</w:t>
        </w:r>
        <w:r w:rsidR="009A5ED1">
          <w:rPr>
            <w:rFonts w:ascii="Aptos" w:hAnsi="Aptos"/>
          </w:rPr>
          <w:t xml:space="preserve"> yield gains as compared to </w:t>
        </w:r>
        <w:r w:rsidR="009A5ED1">
          <w:rPr>
            <w:rFonts w:ascii="Aptos" w:hAnsi="Aptos"/>
          </w:rPr>
          <w:t>one irrigation</w:t>
        </w:r>
      </w:ins>
    </w:p>
    <w:tbl>
      <w:tblPr>
        <w:tblStyle w:val="PlainTable1"/>
        <w:tblW w:w="5000" w:type="pct"/>
        <w:tblLook w:val="06A0" w:firstRow="1" w:lastRow="0" w:firstColumn="1" w:lastColumn="0" w:noHBand="1" w:noVBand="1"/>
      </w:tblPr>
      <w:tblGrid>
        <w:gridCol w:w="1992"/>
        <w:gridCol w:w="1194"/>
        <w:gridCol w:w="1516"/>
        <w:gridCol w:w="1460"/>
        <w:gridCol w:w="1461"/>
        <w:gridCol w:w="1393"/>
        <w:tblGridChange w:id="3534">
          <w:tblGrid>
            <w:gridCol w:w="1992"/>
            <w:gridCol w:w="1194"/>
            <w:gridCol w:w="1516"/>
            <w:gridCol w:w="1460"/>
            <w:gridCol w:w="1461"/>
            <w:gridCol w:w="1393"/>
          </w:tblGrid>
        </w:tblGridChange>
      </w:tblGrid>
      <w:tr w:rsidR="00300FE8" w:rsidRPr="00341BE0" w14:paraId="0BFF1D48" w14:textId="77777777" w:rsidTr="00300FE8">
        <w:trPr>
          <w:cnfStyle w:val="100000000000" w:firstRow="1" w:lastRow="0" w:firstColumn="0" w:lastColumn="0" w:oddVBand="0" w:evenVBand="0" w:oddHBand="0" w:evenHBand="0" w:firstRowFirstColumn="0" w:firstRowLastColumn="0" w:lastRowFirstColumn="0" w:lastRowLastColumn="0"/>
          <w:trHeight w:val="288"/>
          <w:ins w:id="353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56609E79" w14:textId="77777777" w:rsidR="00341BE0" w:rsidRPr="00341BE0" w:rsidRDefault="00341BE0" w:rsidP="00341BE0">
            <w:pPr>
              <w:jc w:val="left"/>
              <w:rPr>
                <w:ins w:id="3536" w:author="MKONDIWA, Maxwell (CIMMYT-India)" w:date="2024-07-23T11:20:00Z" w16du:dateUtc="2024-07-23T05:50:00Z"/>
                <w:rFonts w:ascii="Times New Roman" w:eastAsia="Times New Roman" w:hAnsi="Times New Roman" w:cs="Times New Roman"/>
                <w:kern w:val="0"/>
                <w:sz w:val="24"/>
                <w:szCs w:val="24"/>
                <w:lang w:eastAsia="en-ZW"/>
                <w14:ligatures w14:val="none"/>
              </w:rPr>
            </w:pPr>
          </w:p>
        </w:tc>
        <w:tc>
          <w:tcPr>
            <w:tcW w:w="632" w:type="pct"/>
            <w:noWrap/>
            <w:hideMark/>
          </w:tcPr>
          <w:p w14:paraId="53AC6577" w14:textId="77777777" w:rsidR="00341BE0" w:rsidRPr="00341BE0" w:rsidRDefault="00341BE0" w:rsidP="00341BE0">
            <w:pPr>
              <w:jc w:val="left"/>
              <w:cnfStyle w:val="100000000000" w:firstRow="1" w:lastRow="0" w:firstColumn="0" w:lastColumn="0" w:oddVBand="0" w:evenVBand="0" w:oddHBand="0" w:evenHBand="0" w:firstRowFirstColumn="0" w:firstRowLastColumn="0" w:lastRowFirstColumn="0" w:lastRowLastColumn="0"/>
              <w:rPr>
                <w:ins w:id="3537" w:author="MKONDIWA, Maxwell (CIMMYT-India)" w:date="2024-07-23T11:20:00Z" w16du:dateUtc="2024-07-23T05:50:00Z"/>
                <w:rFonts w:ascii="Times New Roman" w:eastAsia="Times New Roman" w:hAnsi="Times New Roman" w:cs="Times New Roman"/>
                <w:kern w:val="0"/>
                <w:sz w:val="20"/>
                <w:szCs w:val="20"/>
                <w:lang w:eastAsia="en-ZW"/>
                <w14:ligatures w14:val="none"/>
              </w:rPr>
            </w:pPr>
          </w:p>
        </w:tc>
        <w:tc>
          <w:tcPr>
            <w:tcW w:w="847" w:type="pct"/>
            <w:noWrap/>
            <w:hideMark/>
          </w:tcPr>
          <w:p w14:paraId="17BD7A72" w14:textId="77777777" w:rsidR="00341BE0" w:rsidRPr="00341BE0" w:rsidRDefault="00341BE0" w:rsidP="00341BE0">
            <w:pPr>
              <w:jc w:val="left"/>
              <w:cnfStyle w:val="100000000000" w:firstRow="1" w:lastRow="0" w:firstColumn="0" w:lastColumn="0" w:oddVBand="0" w:evenVBand="0" w:oddHBand="0" w:evenHBand="0" w:firstRowFirstColumn="0" w:firstRowLastColumn="0" w:lastRowFirstColumn="0" w:lastRowLastColumn="0"/>
              <w:rPr>
                <w:ins w:id="3538" w:author="MKONDIWA, Maxwell (CIMMYT-India)" w:date="2024-07-23T11:20:00Z" w16du:dateUtc="2024-07-23T05:50:00Z"/>
                <w:rFonts w:ascii="Aptos Narrow" w:eastAsia="Times New Roman" w:hAnsi="Aptos Narrow" w:cs="Times New Roman"/>
                <w:color w:val="000000"/>
                <w:kern w:val="0"/>
                <w:lang w:eastAsia="en-ZW"/>
                <w14:ligatures w14:val="none"/>
              </w:rPr>
            </w:pPr>
            <w:ins w:id="353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Q1</w:t>
              </w:r>
            </w:ins>
          </w:p>
        </w:tc>
        <w:tc>
          <w:tcPr>
            <w:tcW w:w="816" w:type="pct"/>
            <w:noWrap/>
            <w:hideMark/>
          </w:tcPr>
          <w:p w14:paraId="5B0F36B0" w14:textId="77777777" w:rsidR="00341BE0" w:rsidRPr="00341BE0" w:rsidRDefault="00341BE0" w:rsidP="00341BE0">
            <w:pPr>
              <w:jc w:val="left"/>
              <w:cnfStyle w:val="100000000000" w:firstRow="1" w:lastRow="0" w:firstColumn="0" w:lastColumn="0" w:oddVBand="0" w:evenVBand="0" w:oddHBand="0" w:evenHBand="0" w:firstRowFirstColumn="0" w:firstRowLastColumn="0" w:lastRowFirstColumn="0" w:lastRowLastColumn="0"/>
              <w:rPr>
                <w:ins w:id="3540" w:author="MKONDIWA, Maxwell (CIMMYT-India)" w:date="2024-07-23T11:20:00Z" w16du:dateUtc="2024-07-23T05:50:00Z"/>
                <w:rFonts w:ascii="Aptos Narrow" w:eastAsia="Times New Roman" w:hAnsi="Aptos Narrow" w:cs="Times New Roman"/>
                <w:color w:val="000000"/>
                <w:kern w:val="0"/>
                <w:lang w:eastAsia="en-ZW"/>
                <w14:ligatures w14:val="none"/>
              </w:rPr>
            </w:pPr>
            <w:ins w:id="354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Q2</w:t>
              </w:r>
            </w:ins>
          </w:p>
        </w:tc>
        <w:tc>
          <w:tcPr>
            <w:tcW w:w="816" w:type="pct"/>
            <w:noWrap/>
            <w:hideMark/>
          </w:tcPr>
          <w:p w14:paraId="71B1DE84" w14:textId="77777777" w:rsidR="00341BE0" w:rsidRPr="00341BE0" w:rsidRDefault="00341BE0" w:rsidP="00341BE0">
            <w:pPr>
              <w:jc w:val="left"/>
              <w:cnfStyle w:val="100000000000" w:firstRow="1" w:lastRow="0" w:firstColumn="0" w:lastColumn="0" w:oddVBand="0" w:evenVBand="0" w:oddHBand="0" w:evenHBand="0" w:firstRowFirstColumn="0" w:firstRowLastColumn="0" w:lastRowFirstColumn="0" w:lastRowLastColumn="0"/>
              <w:rPr>
                <w:ins w:id="3542" w:author="MKONDIWA, Maxwell (CIMMYT-India)" w:date="2024-07-23T11:20:00Z" w16du:dateUtc="2024-07-23T05:50:00Z"/>
                <w:rFonts w:ascii="Aptos Narrow" w:eastAsia="Times New Roman" w:hAnsi="Aptos Narrow" w:cs="Times New Roman"/>
                <w:color w:val="000000"/>
                <w:kern w:val="0"/>
                <w:lang w:eastAsia="en-ZW"/>
                <w14:ligatures w14:val="none"/>
              </w:rPr>
            </w:pPr>
            <w:ins w:id="354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Q3</w:t>
              </w:r>
            </w:ins>
          </w:p>
        </w:tc>
        <w:tc>
          <w:tcPr>
            <w:tcW w:w="779" w:type="pct"/>
            <w:noWrap/>
            <w:hideMark/>
          </w:tcPr>
          <w:p w14:paraId="4FB27353" w14:textId="77777777" w:rsidR="00341BE0" w:rsidRPr="00341BE0" w:rsidRDefault="00341BE0" w:rsidP="00341BE0">
            <w:pPr>
              <w:jc w:val="left"/>
              <w:cnfStyle w:val="100000000000" w:firstRow="1" w:lastRow="0" w:firstColumn="0" w:lastColumn="0" w:oddVBand="0" w:evenVBand="0" w:oddHBand="0" w:evenHBand="0" w:firstRowFirstColumn="0" w:firstRowLastColumn="0" w:lastRowFirstColumn="0" w:lastRowLastColumn="0"/>
              <w:rPr>
                <w:ins w:id="3544" w:author="MKONDIWA, Maxwell (CIMMYT-India)" w:date="2024-07-23T11:20:00Z" w16du:dateUtc="2024-07-23T05:50:00Z"/>
                <w:rFonts w:ascii="Aptos Narrow" w:eastAsia="Times New Roman" w:hAnsi="Aptos Narrow" w:cs="Times New Roman"/>
                <w:color w:val="000000"/>
                <w:kern w:val="0"/>
                <w:lang w:eastAsia="en-ZW"/>
                <w14:ligatures w14:val="none"/>
              </w:rPr>
            </w:pPr>
            <w:ins w:id="354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Q4</w:t>
              </w:r>
            </w:ins>
          </w:p>
        </w:tc>
      </w:tr>
      <w:tr w:rsidR="00300FE8" w:rsidRPr="00341BE0" w14:paraId="4F25BBA1" w14:textId="77777777" w:rsidTr="00300FE8">
        <w:trPr>
          <w:trHeight w:val="288"/>
          <w:ins w:id="3546"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55131CBC" w14:textId="77777777" w:rsidR="00341BE0" w:rsidRPr="00341BE0" w:rsidRDefault="00341BE0" w:rsidP="00341BE0">
            <w:pPr>
              <w:jc w:val="left"/>
              <w:rPr>
                <w:ins w:id="3547" w:author="MKONDIWA, Maxwell (CIMMYT-India)" w:date="2024-07-23T11:20:00Z" w16du:dateUtc="2024-07-23T05:50:00Z"/>
                <w:rFonts w:ascii="Aptos Narrow" w:eastAsia="Times New Roman" w:hAnsi="Aptos Narrow" w:cs="Times New Roman"/>
                <w:color w:val="000000"/>
                <w:kern w:val="0"/>
                <w:lang w:eastAsia="en-ZW"/>
                <w14:ligatures w14:val="none"/>
              </w:rPr>
            </w:pPr>
            <w:ins w:id="354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 xml:space="preserve"> </w:t>
              </w:r>
            </w:ins>
          </w:p>
        </w:tc>
        <w:tc>
          <w:tcPr>
            <w:tcW w:w="632" w:type="pct"/>
            <w:noWrap/>
            <w:hideMark/>
          </w:tcPr>
          <w:p w14:paraId="5942405F" w14:textId="6A218EC9"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549" w:author="MKONDIWA, Maxwell (CIMMYT-India)" w:date="2024-07-23T11:20:00Z" w16du:dateUtc="2024-07-23T05:50:00Z"/>
                <w:rFonts w:ascii="Aptos Narrow" w:eastAsia="Times New Roman" w:hAnsi="Aptos Narrow" w:cs="Times New Roman"/>
                <w:color w:val="000000"/>
                <w:kern w:val="0"/>
                <w:lang w:eastAsia="en-ZW"/>
                <w14:ligatures w14:val="none"/>
              </w:rPr>
            </w:pPr>
            <w:ins w:id="355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 xml:space="preserve"> </w:t>
              </w:r>
            </w:ins>
            <w:ins w:id="3551" w:author="MKONDIWA, Maxwell (CIMMYT-India)" w:date="2024-07-23T11:21:00Z" w16du:dateUtc="2024-07-23T05:51:00Z">
              <w:r>
                <w:rPr>
                  <w:rFonts w:ascii="Aptos Narrow" w:eastAsia="Times New Roman" w:hAnsi="Aptos Narrow" w:cs="Times New Roman"/>
                  <w:color w:val="000000"/>
                  <w:kern w:val="0"/>
                  <w:lang w:eastAsia="en-ZW"/>
                  <w14:ligatures w14:val="none"/>
                </w:rPr>
                <w:t>Yield gains</w:t>
              </w:r>
            </w:ins>
            <w:ins w:id="355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 xml:space="preserve"> </w:t>
              </w:r>
            </w:ins>
          </w:p>
        </w:tc>
        <w:tc>
          <w:tcPr>
            <w:tcW w:w="847" w:type="pct"/>
            <w:noWrap/>
            <w:hideMark/>
          </w:tcPr>
          <w:p w14:paraId="5DAC61D0"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553" w:author="MKONDIWA, Maxwell (CIMMYT-India)" w:date="2024-07-23T11:20:00Z" w16du:dateUtc="2024-07-23T05:50:00Z"/>
                <w:rFonts w:ascii="Aptos Narrow" w:eastAsia="Times New Roman" w:hAnsi="Aptos Narrow" w:cs="Times New Roman"/>
                <w:color w:val="000000"/>
                <w:kern w:val="0"/>
                <w:lang w:eastAsia="en-ZW"/>
                <w14:ligatures w14:val="none"/>
              </w:rPr>
            </w:pPr>
            <w:ins w:id="355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[0.916,1.22]</w:t>
              </w:r>
            </w:ins>
          </w:p>
        </w:tc>
        <w:tc>
          <w:tcPr>
            <w:tcW w:w="816" w:type="pct"/>
            <w:noWrap/>
            <w:hideMark/>
          </w:tcPr>
          <w:p w14:paraId="39315895"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555" w:author="MKONDIWA, Maxwell (CIMMYT-India)" w:date="2024-07-23T11:20:00Z" w16du:dateUtc="2024-07-23T05:50:00Z"/>
                <w:rFonts w:ascii="Aptos Narrow" w:eastAsia="Times New Roman" w:hAnsi="Aptos Narrow" w:cs="Times New Roman"/>
                <w:color w:val="000000"/>
                <w:kern w:val="0"/>
                <w:lang w:eastAsia="en-ZW"/>
                <w14:ligatures w14:val="none"/>
              </w:rPr>
            </w:pPr>
            <w:ins w:id="355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(1.22,1.34]</w:t>
              </w:r>
            </w:ins>
          </w:p>
        </w:tc>
        <w:tc>
          <w:tcPr>
            <w:tcW w:w="816" w:type="pct"/>
            <w:noWrap/>
            <w:hideMark/>
          </w:tcPr>
          <w:p w14:paraId="352014CF"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557" w:author="MKONDIWA, Maxwell (CIMMYT-India)" w:date="2024-07-23T11:20:00Z" w16du:dateUtc="2024-07-23T05:50:00Z"/>
                <w:rFonts w:ascii="Aptos Narrow" w:eastAsia="Times New Roman" w:hAnsi="Aptos Narrow" w:cs="Times New Roman"/>
                <w:color w:val="000000"/>
                <w:kern w:val="0"/>
                <w:lang w:eastAsia="en-ZW"/>
                <w14:ligatures w14:val="none"/>
              </w:rPr>
            </w:pPr>
            <w:ins w:id="355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(1.34,1.43]</w:t>
              </w:r>
            </w:ins>
          </w:p>
        </w:tc>
        <w:tc>
          <w:tcPr>
            <w:tcW w:w="779" w:type="pct"/>
            <w:noWrap/>
            <w:hideMark/>
          </w:tcPr>
          <w:p w14:paraId="2ACB2A62"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559" w:author="MKONDIWA, Maxwell (CIMMYT-India)" w:date="2024-07-23T11:20:00Z" w16du:dateUtc="2024-07-23T05:50:00Z"/>
                <w:rFonts w:ascii="Aptos Narrow" w:eastAsia="Times New Roman" w:hAnsi="Aptos Narrow" w:cs="Times New Roman"/>
                <w:color w:val="000000"/>
                <w:kern w:val="0"/>
                <w:lang w:eastAsia="en-ZW"/>
                <w14:ligatures w14:val="none"/>
              </w:rPr>
            </w:pPr>
            <w:ins w:id="356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(1.43,1.71]</w:t>
              </w:r>
            </w:ins>
          </w:p>
        </w:tc>
      </w:tr>
      <w:tr w:rsidR="00300FE8" w:rsidRPr="00341BE0" w14:paraId="05F434D8" w14:textId="77777777" w:rsidTr="00300FE8">
        <w:trPr>
          <w:trHeight w:val="288"/>
          <w:ins w:id="3561"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759BFB02" w14:textId="77777777" w:rsidR="00341BE0" w:rsidRPr="00341BE0" w:rsidRDefault="00341BE0" w:rsidP="00341BE0">
            <w:pPr>
              <w:jc w:val="left"/>
              <w:rPr>
                <w:ins w:id="3562"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7BF96EAA"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563" w:author="MKONDIWA, Maxwell (CIMMYT-India)" w:date="2024-07-23T11:20:00Z" w16du:dateUtc="2024-07-23T05:50:00Z"/>
                <w:rFonts w:ascii="Aptos Narrow" w:eastAsia="Times New Roman" w:hAnsi="Aptos Narrow" w:cs="Times New Roman"/>
                <w:color w:val="000000"/>
                <w:kern w:val="0"/>
                <w:lang w:eastAsia="en-ZW"/>
                <w14:ligatures w14:val="none"/>
              </w:rPr>
            </w:pPr>
            <w:ins w:id="356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 xml:space="preserve">N </w:t>
              </w:r>
              <w:proofErr w:type="spellStart"/>
              <w:r w:rsidRPr="00341BE0">
                <w:rPr>
                  <w:rFonts w:ascii="Aptos Narrow" w:eastAsia="Times New Roman" w:hAnsi="Aptos Narrow" w:cs="Times New Roman"/>
                  <w:color w:val="000000"/>
                  <w:kern w:val="0"/>
                  <w:lang w:eastAsia="en-ZW"/>
                  <w14:ligatures w14:val="none"/>
                </w:rPr>
                <w:t>obs</w:t>
              </w:r>
              <w:proofErr w:type="spellEnd"/>
            </w:ins>
          </w:p>
        </w:tc>
        <w:tc>
          <w:tcPr>
            <w:tcW w:w="847" w:type="pct"/>
            <w:noWrap/>
            <w:hideMark/>
          </w:tcPr>
          <w:p w14:paraId="2B17622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565" w:author="MKONDIWA, Maxwell (CIMMYT-India)" w:date="2024-07-23T11:20:00Z" w16du:dateUtc="2024-07-23T05:50:00Z"/>
                <w:rFonts w:ascii="Aptos Narrow" w:eastAsia="Times New Roman" w:hAnsi="Aptos Narrow" w:cs="Times New Roman"/>
                <w:color w:val="000000"/>
                <w:kern w:val="0"/>
                <w:lang w:eastAsia="en-ZW"/>
                <w14:ligatures w14:val="none"/>
              </w:rPr>
            </w:pPr>
            <w:ins w:id="356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1845</w:t>
              </w:r>
            </w:ins>
          </w:p>
        </w:tc>
        <w:tc>
          <w:tcPr>
            <w:tcW w:w="816" w:type="pct"/>
            <w:noWrap/>
            <w:hideMark/>
          </w:tcPr>
          <w:p w14:paraId="3B1E19E9"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567" w:author="MKONDIWA, Maxwell (CIMMYT-India)" w:date="2024-07-23T11:20:00Z" w16du:dateUtc="2024-07-23T05:50:00Z"/>
                <w:rFonts w:ascii="Aptos Narrow" w:eastAsia="Times New Roman" w:hAnsi="Aptos Narrow" w:cs="Times New Roman"/>
                <w:color w:val="000000"/>
                <w:kern w:val="0"/>
                <w:lang w:eastAsia="en-ZW"/>
                <w14:ligatures w14:val="none"/>
              </w:rPr>
            </w:pPr>
            <w:ins w:id="356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1844</w:t>
              </w:r>
            </w:ins>
          </w:p>
        </w:tc>
        <w:tc>
          <w:tcPr>
            <w:tcW w:w="816" w:type="pct"/>
            <w:noWrap/>
            <w:hideMark/>
          </w:tcPr>
          <w:p w14:paraId="0CD4D704"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569" w:author="MKONDIWA, Maxwell (CIMMYT-India)" w:date="2024-07-23T11:20:00Z" w16du:dateUtc="2024-07-23T05:50:00Z"/>
                <w:rFonts w:ascii="Aptos Narrow" w:eastAsia="Times New Roman" w:hAnsi="Aptos Narrow" w:cs="Times New Roman"/>
                <w:color w:val="000000"/>
                <w:kern w:val="0"/>
                <w:lang w:eastAsia="en-ZW"/>
                <w14:ligatures w14:val="none"/>
              </w:rPr>
            </w:pPr>
            <w:ins w:id="357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1844</w:t>
              </w:r>
            </w:ins>
          </w:p>
        </w:tc>
        <w:tc>
          <w:tcPr>
            <w:tcW w:w="779" w:type="pct"/>
            <w:noWrap/>
            <w:hideMark/>
          </w:tcPr>
          <w:p w14:paraId="5C495FFC"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571" w:author="MKONDIWA, Maxwell (CIMMYT-India)" w:date="2024-07-23T11:20:00Z" w16du:dateUtc="2024-07-23T05:50:00Z"/>
                <w:rFonts w:ascii="Aptos Narrow" w:eastAsia="Times New Roman" w:hAnsi="Aptos Narrow" w:cs="Times New Roman"/>
                <w:color w:val="000000"/>
                <w:kern w:val="0"/>
                <w:lang w:eastAsia="en-ZW"/>
                <w14:ligatures w14:val="none"/>
              </w:rPr>
            </w:pPr>
            <w:ins w:id="357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1845</w:t>
              </w:r>
            </w:ins>
          </w:p>
        </w:tc>
      </w:tr>
      <w:tr w:rsidR="00300FE8" w:rsidRPr="00341BE0" w14:paraId="48791ABD" w14:textId="77777777" w:rsidTr="00300FE8">
        <w:trPr>
          <w:trHeight w:val="288"/>
          <w:ins w:id="357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049C0456" w14:textId="77777777" w:rsidR="00341BE0" w:rsidRPr="00341BE0" w:rsidRDefault="00341BE0" w:rsidP="00341BE0">
            <w:pPr>
              <w:jc w:val="right"/>
              <w:rPr>
                <w:ins w:id="357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705EFDC1"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575" w:author="MKONDIWA, Maxwell (CIMMYT-India)" w:date="2024-07-23T11:20:00Z" w16du:dateUtc="2024-07-23T05:50:00Z"/>
                <w:rFonts w:ascii="Aptos Narrow" w:eastAsia="Times New Roman" w:hAnsi="Aptos Narrow" w:cs="Times New Roman"/>
                <w:color w:val="000000"/>
                <w:kern w:val="0"/>
                <w:lang w:eastAsia="en-ZW"/>
                <w14:ligatures w14:val="none"/>
              </w:rPr>
            </w:pPr>
            <w:ins w:id="357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w:t>
              </w:r>
            </w:ins>
          </w:p>
        </w:tc>
        <w:tc>
          <w:tcPr>
            <w:tcW w:w="847" w:type="pct"/>
            <w:noWrap/>
            <w:hideMark/>
          </w:tcPr>
          <w:p w14:paraId="0739BCE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577" w:author="MKONDIWA, Maxwell (CIMMYT-India)" w:date="2024-07-23T11:20:00Z" w16du:dateUtc="2024-07-23T05:50:00Z"/>
                <w:rFonts w:ascii="Aptos Narrow" w:eastAsia="Times New Roman" w:hAnsi="Aptos Narrow" w:cs="Times New Roman"/>
                <w:color w:val="000000"/>
                <w:kern w:val="0"/>
                <w:lang w:eastAsia="en-ZW"/>
                <w14:ligatures w14:val="none"/>
              </w:rPr>
            </w:pPr>
            <w:ins w:id="357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25.01</w:t>
              </w:r>
            </w:ins>
          </w:p>
        </w:tc>
        <w:tc>
          <w:tcPr>
            <w:tcW w:w="816" w:type="pct"/>
            <w:noWrap/>
            <w:hideMark/>
          </w:tcPr>
          <w:p w14:paraId="4D10405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579" w:author="MKONDIWA, Maxwell (CIMMYT-India)" w:date="2024-07-23T11:20:00Z" w16du:dateUtc="2024-07-23T05:50:00Z"/>
                <w:rFonts w:ascii="Aptos Narrow" w:eastAsia="Times New Roman" w:hAnsi="Aptos Narrow" w:cs="Times New Roman"/>
                <w:color w:val="000000"/>
                <w:kern w:val="0"/>
                <w:lang w:eastAsia="en-ZW"/>
                <w14:ligatures w14:val="none"/>
              </w:rPr>
            </w:pPr>
            <w:ins w:id="358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24.99</w:t>
              </w:r>
            </w:ins>
          </w:p>
        </w:tc>
        <w:tc>
          <w:tcPr>
            <w:tcW w:w="816" w:type="pct"/>
            <w:noWrap/>
            <w:hideMark/>
          </w:tcPr>
          <w:p w14:paraId="0380DDF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581" w:author="MKONDIWA, Maxwell (CIMMYT-India)" w:date="2024-07-23T11:20:00Z" w16du:dateUtc="2024-07-23T05:50:00Z"/>
                <w:rFonts w:ascii="Aptos Narrow" w:eastAsia="Times New Roman" w:hAnsi="Aptos Narrow" w:cs="Times New Roman"/>
                <w:color w:val="000000"/>
                <w:kern w:val="0"/>
                <w:lang w:eastAsia="en-ZW"/>
                <w14:ligatures w14:val="none"/>
              </w:rPr>
            </w:pPr>
            <w:ins w:id="358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24.99</w:t>
              </w:r>
            </w:ins>
          </w:p>
        </w:tc>
        <w:tc>
          <w:tcPr>
            <w:tcW w:w="779" w:type="pct"/>
            <w:noWrap/>
            <w:hideMark/>
          </w:tcPr>
          <w:p w14:paraId="01D0F5FA"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583" w:author="MKONDIWA, Maxwell (CIMMYT-India)" w:date="2024-07-23T11:20:00Z" w16du:dateUtc="2024-07-23T05:50:00Z"/>
                <w:rFonts w:ascii="Aptos Narrow" w:eastAsia="Times New Roman" w:hAnsi="Aptos Narrow" w:cs="Times New Roman"/>
                <w:color w:val="000000"/>
                <w:kern w:val="0"/>
                <w:lang w:eastAsia="en-ZW"/>
                <w14:ligatures w14:val="none"/>
              </w:rPr>
            </w:pPr>
            <w:ins w:id="358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25.01</w:t>
              </w:r>
            </w:ins>
          </w:p>
        </w:tc>
      </w:tr>
      <w:tr w:rsidR="00300FE8" w:rsidRPr="00341BE0" w14:paraId="085722EA" w14:textId="77777777" w:rsidTr="00300FE8">
        <w:trPr>
          <w:trHeight w:val="288"/>
          <w:ins w:id="358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690390DD" w14:textId="77777777" w:rsidR="00341BE0" w:rsidRPr="00341BE0" w:rsidRDefault="00341BE0" w:rsidP="00341BE0">
            <w:pPr>
              <w:jc w:val="left"/>
              <w:rPr>
                <w:ins w:id="3586" w:author="MKONDIWA, Maxwell (CIMMYT-India)" w:date="2024-07-23T11:20:00Z" w16du:dateUtc="2024-07-23T05:50:00Z"/>
                <w:rFonts w:ascii="Aptos Narrow" w:eastAsia="Times New Roman" w:hAnsi="Aptos Narrow" w:cs="Times New Roman"/>
                <w:color w:val="000000"/>
                <w:kern w:val="0"/>
                <w:lang w:eastAsia="en-ZW"/>
                <w14:ligatures w14:val="none"/>
              </w:rPr>
            </w:pPr>
            <w:ins w:id="358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Jan_tmin_18</w:t>
              </w:r>
            </w:ins>
          </w:p>
        </w:tc>
        <w:tc>
          <w:tcPr>
            <w:tcW w:w="632" w:type="pct"/>
            <w:noWrap/>
            <w:hideMark/>
          </w:tcPr>
          <w:p w14:paraId="48D954B6"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588" w:author="MKONDIWA, Maxwell (CIMMYT-India)" w:date="2024-07-23T11:20:00Z" w16du:dateUtc="2024-07-23T05:50:00Z"/>
                <w:rFonts w:ascii="Aptos Narrow" w:eastAsia="Times New Roman" w:hAnsi="Aptos Narrow" w:cs="Times New Roman"/>
                <w:color w:val="000000"/>
                <w:kern w:val="0"/>
                <w:lang w:eastAsia="en-ZW"/>
                <w14:ligatures w14:val="none"/>
              </w:rPr>
            </w:pPr>
            <w:ins w:id="358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5493AF9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590" w:author="MKONDIWA, Maxwell (CIMMYT-India)" w:date="2024-07-23T11:20:00Z" w16du:dateUtc="2024-07-23T05:50:00Z"/>
                <w:rFonts w:ascii="Aptos Narrow" w:eastAsia="Times New Roman" w:hAnsi="Aptos Narrow" w:cs="Times New Roman"/>
                <w:color w:val="000000"/>
                <w:kern w:val="0"/>
                <w:lang w:eastAsia="en-ZW"/>
                <w14:ligatures w14:val="none"/>
              </w:rPr>
            </w:pPr>
            <w:ins w:id="359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9.7</w:t>
              </w:r>
            </w:ins>
          </w:p>
        </w:tc>
        <w:tc>
          <w:tcPr>
            <w:tcW w:w="816" w:type="pct"/>
            <w:noWrap/>
            <w:hideMark/>
          </w:tcPr>
          <w:p w14:paraId="40C34BA1"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592" w:author="MKONDIWA, Maxwell (CIMMYT-India)" w:date="2024-07-23T11:20:00Z" w16du:dateUtc="2024-07-23T05:50:00Z"/>
                <w:rFonts w:ascii="Aptos Narrow" w:eastAsia="Times New Roman" w:hAnsi="Aptos Narrow" w:cs="Times New Roman"/>
                <w:color w:val="000000"/>
                <w:kern w:val="0"/>
                <w:lang w:eastAsia="en-ZW"/>
                <w14:ligatures w14:val="none"/>
              </w:rPr>
            </w:pPr>
            <w:ins w:id="359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9.74</w:t>
              </w:r>
            </w:ins>
          </w:p>
        </w:tc>
        <w:tc>
          <w:tcPr>
            <w:tcW w:w="816" w:type="pct"/>
            <w:noWrap/>
            <w:hideMark/>
          </w:tcPr>
          <w:p w14:paraId="1F39464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594" w:author="MKONDIWA, Maxwell (CIMMYT-India)" w:date="2024-07-23T11:20:00Z" w16du:dateUtc="2024-07-23T05:50:00Z"/>
                <w:rFonts w:ascii="Aptos Narrow" w:eastAsia="Times New Roman" w:hAnsi="Aptos Narrow" w:cs="Times New Roman"/>
                <w:color w:val="000000"/>
                <w:kern w:val="0"/>
                <w:lang w:eastAsia="en-ZW"/>
                <w14:ligatures w14:val="none"/>
              </w:rPr>
            </w:pPr>
            <w:ins w:id="359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9.71</w:t>
              </w:r>
            </w:ins>
          </w:p>
        </w:tc>
        <w:tc>
          <w:tcPr>
            <w:tcW w:w="779" w:type="pct"/>
            <w:noWrap/>
            <w:hideMark/>
          </w:tcPr>
          <w:p w14:paraId="734A66D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596" w:author="MKONDIWA, Maxwell (CIMMYT-India)" w:date="2024-07-23T11:20:00Z" w16du:dateUtc="2024-07-23T05:50:00Z"/>
                <w:rFonts w:ascii="Aptos Narrow" w:eastAsia="Times New Roman" w:hAnsi="Aptos Narrow" w:cs="Times New Roman"/>
                <w:color w:val="000000"/>
                <w:kern w:val="0"/>
                <w:lang w:eastAsia="en-ZW"/>
                <w14:ligatures w14:val="none"/>
              </w:rPr>
            </w:pPr>
            <w:ins w:id="359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9.73</w:t>
              </w:r>
            </w:ins>
          </w:p>
        </w:tc>
      </w:tr>
      <w:tr w:rsidR="00300FE8" w:rsidRPr="00341BE0" w14:paraId="4267E165" w14:textId="77777777" w:rsidTr="00300FE8">
        <w:trPr>
          <w:trHeight w:val="288"/>
          <w:ins w:id="359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11E32D79" w14:textId="77777777" w:rsidR="00341BE0" w:rsidRPr="00341BE0" w:rsidRDefault="00341BE0" w:rsidP="00341BE0">
            <w:pPr>
              <w:jc w:val="right"/>
              <w:rPr>
                <w:ins w:id="359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535432DA"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60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60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602FC25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02" w:author="MKONDIWA, Maxwell (CIMMYT-India)" w:date="2024-07-23T11:20:00Z" w16du:dateUtc="2024-07-23T05:50:00Z"/>
                <w:rFonts w:ascii="Aptos Narrow" w:eastAsia="Times New Roman" w:hAnsi="Aptos Narrow" w:cs="Times New Roman"/>
                <w:color w:val="000000"/>
                <w:kern w:val="0"/>
                <w:lang w:eastAsia="en-ZW"/>
                <w14:ligatures w14:val="none"/>
              </w:rPr>
            </w:pPr>
            <w:ins w:id="360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0.33</w:t>
              </w:r>
            </w:ins>
          </w:p>
        </w:tc>
        <w:tc>
          <w:tcPr>
            <w:tcW w:w="816" w:type="pct"/>
            <w:noWrap/>
            <w:hideMark/>
          </w:tcPr>
          <w:p w14:paraId="23405C94"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04" w:author="MKONDIWA, Maxwell (CIMMYT-India)" w:date="2024-07-23T11:20:00Z" w16du:dateUtc="2024-07-23T05:50:00Z"/>
                <w:rFonts w:ascii="Aptos Narrow" w:eastAsia="Times New Roman" w:hAnsi="Aptos Narrow" w:cs="Times New Roman"/>
                <w:color w:val="000000"/>
                <w:kern w:val="0"/>
                <w:lang w:eastAsia="en-ZW"/>
                <w14:ligatures w14:val="none"/>
              </w:rPr>
            </w:pPr>
            <w:ins w:id="360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0.25</w:t>
              </w:r>
            </w:ins>
          </w:p>
        </w:tc>
        <w:tc>
          <w:tcPr>
            <w:tcW w:w="816" w:type="pct"/>
            <w:noWrap/>
            <w:hideMark/>
          </w:tcPr>
          <w:p w14:paraId="772C57BA"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06" w:author="MKONDIWA, Maxwell (CIMMYT-India)" w:date="2024-07-23T11:20:00Z" w16du:dateUtc="2024-07-23T05:50:00Z"/>
                <w:rFonts w:ascii="Aptos Narrow" w:eastAsia="Times New Roman" w:hAnsi="Aptos Narrow" w:cs="Times New Roman"/>
                <w:color w:val="000000"/>
                <w:kern w:val="0"/>
                <w:lang w:eastAsia="en-ZW"/>
                <w14:ligatures w14:val="none"/>
              </w:rPr>
            </w:pPr>
            <w:ins w:id="360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0.21</w:t>
              </w:r>
            </w:ins>
          </w:p>
        </w:tc>
        <w:tc>
          <w:tcPr>
            <w:tcW w:w="779" w:type="pct"/>
            <w:noWrap/>
            <w:hideMark/>
          </w:tcPr>
          <w:p w14:paraId="7B2E831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08" w:author="MKONDIWA, Maxwell (CIMMYT-India)" w:date="2024-07-23T11:20:00Z" w16du:dateUtc="2024-07-23T05:50:00Z"/>
                <w:rFonts w:ascii="Aptos Narrow" w:eastAsia="Times New Roman" w:hAnsi="Aptos Narrow" w:cs="Times New Roman"/>
                <w:color w:val="000000"/>
                <w:kern w:val="0"/>
                <w:lang w:eastAsia="en-ZW"/>
                <w14:ligatures w14:val="none"/>
              </w:rPr>
            </w:pPr>
            <w:ins w:id="360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0.24</w:t>
              </w:r>
            </w:ins>
          </w:p>
        </w:tc>
      </w:tr>
      <w:tr w:rsidR="00300FE8" w:rsidRPr="00341BE0" w14:paraId="682EC8A8" w14:textId="77777777" w:rsidTr="00300FE8">
        <w:trPr>
          <w:trHeight w:val="288"/>
          <w:ins w:id="3610"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263ECA04" w14:textId="77777777" w:rsidR="00341BE0" w:rsidRPr="00341BE0" w:rsidRDefault="00341BE0" w:rsidP="00341BE0">
            <w:pPr>
              <w:jc w:val="left"/>
              <w:rPr>
                <w:ins w:id="3611" w:author="MKONDIWA, Maxwell (CIMMYT-India)" w:date="2024-07-23T11:20:00Z" w16du:dateUtc="2024-07-23T05:50:00Z"/>
                <w:rFonts w:ascii="Aptos Narrow" w:eastAsia="Times New Roman" w:hAnsi="Aptos Narrow" w:cs="Times New Roman"/>
                <w:color w:val="000000"/>
                <w:kern w:val="0"/>
                <w:lang w:eastAsia="en-ZW"/>
                <w14:ligatures w14:val="none"/>
              </w:rPr>
            </w:pPr>
            <w:ins w:id="361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Feb_tmin_18</w:t>
              </w:r>
            </w:ins>
          </w:p>
        </w:tc>
        <w:tc>
          <w:tcPr>
            <w:tcW w:w="632" w:type="pct"/>
            <w:noWrap/>
            <w:hideMark/>
          </w:tcPr>
          <w:p w14:paraId="51D8CBA0"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613" w:author="MKONDIWA, Maxwell (CIMMYT-India)" w:date="2024-07-23T11:20:00Z" w16du:dateUtc="2024-07-23T05:50:00Z"/>
                <w:rFonts w:ascii="Aptos Narrow" w:eastAsia="Times New Roman" w:hAnsi="Aptos Narrow" w:cs="Times New Roman"/>
                <w:color w:val="000000"/>
                <w:kern w:val="0"/>
                <w:lang w:eastAsia="en-ZW"/>
                <w14:ligatures w14:val="none"/>
              </w:rPr>
            </w:pPr>
            <w:ins w:id="361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0508A09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15" w:author="MKONDIWA, Maxwell (CIMMYT-India)" w:date="2024-07-23T11:20:00Z" w16du:dateUtc="2024-07-23T05:50:00Z"/>
                <w:rFonts w:ascii="Aptos Narrow" w:eastAsia="Times New Roman" w:hAnsi="Aptos Narrow" w:cs="Times New Roman"/>
                <w:color w:val="000000"/>
                <w:kern w:val="0"/>
                <w:lang w:eastAsia="en-ZW"/>
                <w14:ligatures w14:val="none"/>
              </w:rPr>
            </w:pPr>
            <w:ins w:id="361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14.23</w:t>
              </w:r>
            </w:ins>
          </w:p>
        </w:tc>
        <w:tc>
          <w:tcPr>
            <w:tcW w:w="816" w:type="pct"/>
            <w:noWrap/>
            <w:hideMark/>
          </w:tcPr>
          <w:p w14:paraId="370607D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17" w:author="MKONDIWA, Maxwell (CIMMYT-India)" w:date="2024-07-23T11:20:00Z" w16du:dateUtc="2024-07-23T05:50:00Z"/>
                <w:rFonts w:ascii="Aptos Narrow" w:eastAsia="Times New Roman" w:hAnsi="Aptos Narrow" w:cs="Times New Roman"/>
                <w:color w:val="000000"/>
                <w:kern w:val="0"/>
                <w:lang w:eastAsia="en-ZW"/>
                <w14:ligatures w14:val="none"/>
              </w:rPr>
            </w:pPr>
            <w:ins w:id="361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13.77</w:t>
              </w:r>
            </w:ins>
          </w:p>
        </w:tc>
        <w:tc>
          <w:tcPr>
            <w:tcW w:w="816" w:type="pct"/>
            <w:noWrap/>
            <w:hideMark/>
          </w:tcPr>
          <w:p w14:paraId="7D6893E8"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19" w:author="MKONDIWA, Maxwell (CIMMYT-India)" w:date="2024-07-23T11:20:00Z" w16du:dateUtc="2024-07-23T05:50:00Z"/>
                <w:rFonts w:ascii="Aptos Narrow" w:eastAsia="Times New Roman" w:hAnsi="Aptos Narrow" w:cs="Times New Roman"/>
                <w:color w:val="000000"/>
                <w:kern w:val="0"/>
                <w:lang w:eastAsia="en-ZW"/>
                <w14:ligatures w14:val="none"/>
              </w:rPr>
            </w:pPr>
            <w:ins w:id="362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13.55</w:t>
              </w:r>
            </w:ins>
          </w:p>
        </w:tc>
        <w:tc>
          <w:tcPr>
            <w:tcW w:w="779" w:type="pct"/>
            <w:noWrap/>
            <w:hideMark/>
          </w:tcPr>
          <w:p w14:paraId="2FFF1754"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21" w:author="MKONDIWA, Maxwell (CIMMYT-India)" w:date="2024-07-23T11:20:00Z" w16du:dateUtc="2024-07-23T05:50:00Z"/>
                <w:rFonts w:ascii="Aptos Narrow" w:eastAsia="Times New Roman" w:hAnsi="Aptos Narrow" w:cs="Times New Roman"/>
                <w:color w:val="000000"/>
                <w:kern w:val="0"/>
                <w:lang w:eastAsia="en-ZW"/>
                <w14:ligatures w14:val="none"/>
              </w:rPr>
            </w:pPr>
            <w:ins w:id="362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13.7</w:t>
              </w:r>
            </w:ins>
          </w:p>
        </w:tc>
      </w:tr>
      <w:tr w:rsidR="00300FE8" w:rsidRPr="00341BE0" w14:paraId="08D39FA5" w14:textId="77777777" w:rsidTr="00300FE8">
        <w:trPr>
          <w:trHeight w:val="288"/>
          <w:ins w:id="362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65D4B862" w14:textId="77777777" w:rsidR="00341BE0" w:rsidRPr="00341BE0" w:rsidRDefault="00341BE0" w:rsidP="00341BE0">
            <w:pPr>
              <w:jc w:val="right"/>
              <w:rPr>
                <w:ins w:id="362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2CB28243"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625"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62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573C0514"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27" w:author="MKONDIWA, Maxwell (CIMMYT-India)" w:date="2024-07-23T11:20:00Z" w16du:dateUtc="2024-07-23T05:50:00Z"/>
                <w:rFonts w:ascii="Aptos Narrow" w:eastAsia="Times New Roman" w:hAnsi="Aptos Narrow" w:cs="Times New Roman"/>
                <w:color w:val="000000"/>
                <w:kern w:val="0"/>
                <w:lang w:eastAsia="en-ZW"/>
                <w14:ligatures w14:val="none"/>
              </w:rPr>
            </w:pPr>
            <w:ins w:id="362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0.51</w:t>
              </w:r>
            </w:ins>
          </w:p>
        </w:tc>
        <w:tc>
          <w:tcPr>
            <w:tcW w:w="816" w:type="pct"/>
            <w:noWrap/>
            <w:hideMark/>
          </w:tcPr>
          <w:p w14:paraId="349BA7B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29" w:author="MKONDIWA, Maxwell (CIMMYT-India)" w:date="2024-07-23T11:20:00Z" w16du:dateUtc="2024-07-23T05:50:00Z"/>
                <w:rFonts w:ascii="Aptos Narrow" w:eastAsia="Times New Roman" w:hAnsi="Aptos Narrow" w:cs="Times New Roman"/>
                <w:color w:val="000000"/>
                <w:kern w:val="0"/>
                <w:lang w:eastAsia="en-ZW"/>
                <w14:ligatures w14:val="none"/>
              </w:rPr>
            </w:pPr>
            <w:ins w:id="363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0.56</w:t>
              </w:r>
            </w:ins>
          </w:p>
        </w:tc>
        <w:tc>
          <w:tcPr>
            <w:tcW w:w="816" w:type="pct"/>
            <w:noWrap/>
            <w:hideMark/>
          </w:tcPr>
          <w:p w14:paraId="527DA39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31" w:author="MKONDIWA, Maxwell (CIMMYT-India)" w:date="2024-07-23T11:20:00Z" w16du:dateUtc="2024-07-23T05:50:00Z"/>
                <w:rFonts w:ascii="Aptos Narrow" w:eastAsia="Times New Roman" w:hAnsi="Aptos Narrow" w:cs="Times New Roman"/>
                <w:color w:val="000000"/>
                <w:kern w:val="0"/>
                <w:lang w:eastAsia="en-ZW"/>
                <w14:ligatures w14:val="none"/>
              </w:rPr>
            </w:pPr>
            <w:ins w:id="363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0.5</w:t>
              </w:r>
            </w:ins>
          </w:p>
        </w:tc>
        <w:tc>
          <w:tcPr>
            <w:tcW w:w="779" w:type="pct"/>
            <w:noWrap/>
            <w:hideMark/>
          </w:tcPr>
          <w:p w14:paraId="38FACE9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33" w:author="MKONDIWA, Maxwell (CIMMYT-India)" w:date="2024-07-23T11:20:00Z" w16du:dateUtc="2024-07-23T05:50:00Z"/>
                <w:rFonts w:ascii="Aptos Narrow" w:eastAsia="Times New Roman" w:hAnsi="Aptos Narrow" w:cs="Times New Roman"/>
                <w:color w:val="000000"/>
                <w:kern w:val="0"/>
                <w:lang w:eastAsia="en-ZW"/>
                <w14:ligatures w14:val="none"/>
              </w:rPr>
            </w:pPr>
            <w:ins w:id="363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0.47</w:t>
              </w:r>
            </w:ins>
          </w:p>
        </w:tc>
      </w:tr>
      <w:tr w:rsidR="00300FE8" w:rsidRPr="00341BE0" w14:paraId="199090B8" w14:textId="77777777" w:rsidTr="00300FE8">
        <w:trPr>
          <w:trHeight w:val="288"/>
          <w:ins w:id="363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39A01FEF" w14:textId="77777777" w:rsidR="00341BE0" w:rsidRPr="00341BE0" w:rsidRDefault="00341BE0" w:rsidP="00341BE0">
            <w:pPr>
              <w:jc w:val="left"/>
              <w:rPr>
                <w:ins w:id="3636" w:author="MKONDIWA, Maxwell (CIMMYT-India)" w:date="2024-07-23T11:20:00Z" w16du:dateUtc="2024-07-23T05:50:00Z"/>
                <w:rFonts w:ascii="Aptos Narrow" w:eastAsia="Times New Roman" w:hAnsi="Aptos Narrow" w:cs="Times New Roman"/>
                <w:color w:val="000000"/>
                <w:kern w:val="0"/>
                <w:lang w:eastAsia="en-ZW"/>
                <w14:ligatures w14:val="none"/>
              </w:rPr>
            </w:pPr>
            <w:ins w:id="363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Mar_tmin_18</w:t>
              </w:r>
            </w:ins>
          </w:p>
        </w:tc>
        <w:tc>
          <w:tcPr>
            <w:tcW w:w="632" w:type="pct"/>
            <w:noWrap/>
            <w:hideMark/>
          </w:tcPr>
          <w:p w14:paraId="4EF5E6FE"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638" w:author="MKONDIWA, Maxwell (CIMMYT-India)" w:date="2024-07-23T11:20:00Z" w16du:dateUtc="2024-07-23T05:50:00Z"/>
                <w:rFonts w:ascii="Aptos Narrow" w:eastAsia="Times New Roman" w:hAnsi="Aptos Narrow" w:cs="Times New Roman"/>
                <w:color w:val="000000"/>
                <w:kern w:val="0"/>
                <w:lang w:eastAsia="en-ZW"/>
                <w14:ligatures w14:val="none"/>
              </w:rPr>
            </w:pPr>
            <w:ins w:id="363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4AAB8FF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40" w:author="MKONDIWA, Maxwell (CIMMYT-India)" w:date="2024-07-23T11:20:00Z" w16du:dateUtc="2024-07-23T05:50:00Z"/>
                <w:rFonts w:ascii="Aptos Narrow" w:eastAsia="Times New Roman" w:hAnsi="Aptos Narrow" w:cs="Times New Roman"/>
                <w:color w:val="000000"/>
                <w:kern w:val="0"/>
                <w:lang w:eastAsia="en-ZW"/>
                <w14:ligatures w14:val="none"/>
              </w:rPr>
            </w:pPr>
            <w:ins w:id="364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18.78</w:t>
              </w:r>
            </w:ins>
          </w:p>
        </w:tc>
        <w:tc>
          <w:tcPr>
            <w:tcW w:w="816" w:type="pct"/>
            <w:noWrap/>
            <w:hideMark/>
          </w:tcPr>
          <w:p w14:paraId="32BDD91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42" w:author="MKONDIWA, Maxwell (CIMMYT-India)" w:date="2024-07-23T11:20:00Z" w16du:dateUtc="2024-07-23T05:50:00Z"/>
                <w:rFonts w:ascii="Aptos Narrow" w:eastAsia="Times New Roman" w:hAnsi="Aptos Narrow" w:cs="Times New Roman"/>
                <w:color w:val="000000"/>
                <w:kern w:val="0"/>
                <w:lang w:eastAsia="en-ZW"/>
                <w14:ligatures w14:val="none"/>
              </w:rPr>
            </w:pPr>
            <w:ins w:id="364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17.94</w:t>
              </w:r>
            </w:ins>
          </w:p>
        </w:tc>
        <w:tc>
          <w:tcPr>
            <w:tcW w:w="816" w:type="pct"/>
            <w:noWrap/>
            <w:hideMark/>
          </w:tcPr>
          <w:p w14:paraId="383DCDE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44" w:author="MKONDIWA, Maxwell (CIMMYT-India)" w:date="2024-07-23T11:20:00Z" w16du:dateUtc="2024-07-23T05:50:00Z"/>
                <w:rFonts w:ascii="Aptos Narrow" w:eastAsia="Times New Roman" w:hAnsi="Aptos Narrow" w:cs="Times New Roman"/>
                <w:color w:val="000000"/>
                <w:kern w:val="0"/>
                <w:lang w:eastAsia="en-ZW"/>
                <w14:ligatures w14:val="none"/>
              </w:rPr>
            </w:pPr>
            <w:ins w:id="364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17.59</w:t>
              </w:r>
            </w:ins>
          </w:p>
        </w:tc>
        <w:tc>
          <w:tcPr>
            <w:tcW w:w="779" w:type="pct"/>
            <w:noWrap/>
            <w:hideMark/>
          </w:tcPr>
          <w:p w14:paraId="360FDCA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46" w:author="MKONDIWA, Maxwell (CIMMYT-India)" w:date="2024-07-23T11:20:00Z" w16du:dateUtc="2024-07-23T05:50:00Z"/>
                <w:rFonts w:ascii="Aptos Narrow" w:eastAsia="Times New Roman" w:hAnsi="Aptos Narrow" w:cs="Times New Roman"/>
                <w:color w:val="000000"/>
                <w:kern w:val="0"/>
                <w:lang w:eastAsia="en-ZW"/>
                <w14:ligatures w14:val="none"/>
              </w:rPr>
            </w:pPr>
            <w:ins w:id="364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17.82</w:t>
              </w:r>
            </w:ins>
          </w:p>
        </w:tc>
      </w:tr>
      <w:tr w:rsidR="00300FE8" w:rsidRPr="00341BE0" w14:paraId="3A10096F" w14:textId="77777777" w:rsidTr="00300FE8">
        <w:trPr>
          <w:trHeight w:val="288"/>
          <w:ins w:id="364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5A0C9019" w14:textId="77777777" w:rsidR="00341BE0" w:rsidRPr="00341BE0" w:rsidRDefault="00341BE0" w:rsidP="00341BE0">
            <w:pPr>
              <w:jc w:val="right"/>
              <w:rPr>
                <w:ins w:id="364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2F010432"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65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65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550AC85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52" w:author="MKONDIWA, Maxwell (CIMMYT-India)" w:date="2024-07-23T11:20:00Z" w16du:dateUtc="2024-07-23T05:50:00Z"/>
                <w:rFonts w:ascii="Aptos Narrow" w:eastAsia="Times New Roman" w:hAnsi="Aptos Narrow" w:cs="Times New Roman"/>
                <w:color w:val="000000"/>
                <w:kern w:val="0"/>
                <w:lang w:eastAsia="en-ZW"/>
                <w14:ligatures w14:val="none"/>
              </w:rPr>
            </w:pPr>
            <w:ins w:id="365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0.66</w:t>
              </w:r>
            </w:ins>
          </w:p>
        </w:tc>
        <w:tc>
          <w:tcPr>
            <w:tcW w:w="816" w:type="pct"/>
            <w:noWrap/>
            <w:hideMark/>
          </w:tcPr>
          <w:p w14:paraId="19B43A6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54" w:author="MKONDIWA, Maxwell (CIMMYT-India)" w:date="2024-07-23T11:20:00Z" w16du:dateUtc="2024-07-23T05:50:00Z"/>
                <w:rFonts w:ascii="Aptos Narrow" w:eastAsia="Times New Roman" w:hAnsi="Aptos Narrow" w:cs="Times New Roman"/>
                <w:color w:val="000000"/>
                <w:kern w:val="0"/>
                <w:lang w:eastAsia="en-ZW"/>
                <w14:ligatures w14:val="none"/>
              </w:rPr>
            </w:pPr>
            <w:ins w:id="365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0.89</w:t>
              </w:r>
            </w:ins>
          </w:p>
        </w:tc>
        <w:tc>
          <w:tcPr>
            <w:tcW w:w="816" w:type="pct"/>
            <w:noWrap/>
            <w:hideMark/>
          </w:tcPr>
          <w:p w14:paraId="3230320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56" w:author="MKONDIWA, Maxwell (CIMMYT-India)" w:date="2024-07-23T11:20:00Z" w16du:dateUtc="2024-07-23T05:50:00Z"/>
                <w:rFonts w:ascii="Aptos Narrow" w:eastAsia="Times New Roman" w:hAnsi="Aptos Narrow" w:cs="Times New Roman"/>
                <w:color w:val="000000"/>
                <w:kern w:val="0"/>
                <w:lang w:eastAsia="en-ZW"/>
                <w14:ligatures w14:val="none"/>
              </w:rPr>
            </w:pPr>
            <w:ins w:id="365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0.82</w:t>
              </w:r>
            </w:ins>
          </w:p>
        </w:tc>
        <w:tc>
          <w:tcPr>
            <w:tcW w:w="779" w:type="pct"/>
            <w:noWrap/>
            <w:hideMark/>
          </w:tcPr>
          <w:p w14:paraId="7DFBA5A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58" w:author="MKONDIWA, Maxwell (CIMMYT-India)" w:date="2024-07-23T11:20:00Z" w16du:dateUtc="2024-07-23T05:50:00Z"/>
                <w:rFonts w:ascii="Aptos Narrow" w:eastAsia="Times New Roman" w:hAnsi="Aptos Narrow" w:cs="Times New Roman"/>
                <w:color w:val="000000"/>
                <w:kern w:val="0"/>
                <w:lang w:eastAsia="en-ZW"/>
                <w14:ligatures w14:val="none"/>
              </w:rPr>
            </w:pPr>
            <w:ins w:id="365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0.76</w:t>
              </w:r>
            </w:ins>
          </w:p>
        </w:tc>
      </w:tr>
      <w:tr w:rsidR="00300FE8" w:rsidRPr="00341BE0" w14:paraId="5C2D5276" w14:textId="77777777" w:rsidTr="00300FE8">
        <w:trPr>
          <w:trHeight w:val="288"/>
          <w:ins w:id="3660"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1446BFAB" w14:textId="77777777" w:rsidR="00341BE0" w:rsidRPr="00341BE0" w:rsidRDefault="00341BE0" w:rsidP="00341BE0">
            <w:pPr>
              <w:jc w:val="left"/>
              <w:rPr>
                <w:ins w:id="3661" w:author="MKONDIWA, Maxwell (CIMMYT-India)" w:date="2024-07-23T11:20:00Z" w16du:dateUtc="2024-07-23T05:50:00Z"/>
                <w:rFonts w:ascii="Aptos Narrow" w:eastAsia="Times New Roman" w:hAnsi="Aptos Narrow" w:cs="Times New Roman"/>
                <w:color w:val="000000"/>
                <w:kern w:val="0"/>
                <w:lang w:eastAsia="en-ZW"/>
                <w14:ligatures w14:val="none"/>
              </w:rPr>
            </w:pPr>
            <w:ins w:id="366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Apr_tmin_18</w:t>
              </w:r>
            </w:ins>
          </w:p>
        </w:tc>
        <w:tc>
          <w:tcPr>
            <w:tcW w:w="632" w:type="pct"/>
            <w:noWrap/>
            <w:hideMark/>
          </w:tcPr>
          <w:p w14:paraId="7933BC83"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663" w:author="MKONDIWA, Maxwell (CIMMYT-India)" w:date="2024-07-23T11:20:00Z" w16du:dateUtc="2024-07-23T05:50:00Z"/>
                <w:rFonts w:ascii="Aptos Narrow" w:eastAsia="Times New Roman" w:hAnsi="Aptos Narrow" w:cs="Times New Roman"/>
                <w:color w:val="000000"/>
                <w:kern w:val="0"/>
                <w:lang w:eastAsia="en-ZW"/>
                <w14:ligatures w14:val="none"/>
              </w:rPr>
            </w:pPr>
            <w:ins w:id="366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50D3F309"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65" w:author="MKONDIWA, Maxwell (CIMMYT-India)" w:date="2024-07-23T11:20:00Z" w16du:dateUtc="2024-07-23T05:50:00Z"/>
                <w:rFonts w:ascii="Aptos Narrow" w:eastAsia="Times New Roman" w:hAnsi="Aptos Narrow" w:cs="Times New Roman"/>
                <w:color w:val="000000"/>
                <w:kern w:val="0"/>
                <w:lang w:eastAsia="en-ZW"/>
                <w14:ligatures w14:val="none"/>
              </w:rPr>
            </w:pPr>
            <w:ins w:id="366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23.3</w:t>
              </w:r>
            </w:ins>
          </w:p>
        </w:tc>
        <w:tc>
          <w:tcPr>
            <w:tcW w:w="816" w:type="pct"/>
            <w:noWrap/>
            <w:hideMark/>
          </w:tcPr>
          <w:p w14:paraId="6E1F8D7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67" w:author="MKONDIWA, Maxwell (CIMMYT-India)" w:date="2024-07-23T11:20:00Z" w16du:dateUtc="2024-07-23T05:50:00Z"/>
                <w:rFonts w:ascii="Aptos Narrow" w:eastAsia="Times New Roman" w:hAnsi="Aptos Narrow" w:cs="Times New Roman"/>
                <w:color w:val="000000"/>
                <w:kern w:val="0"/>
                <w:lang w:eastAsia="en-ZW"/>
                <w14:ligatures w14:val="none"/>
              </w:rPr>
            </w:pPr>
            <w:ins w:id="366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22.2</w:t>
              </w:r>
            </w:ins>
          </w:p>
        </w:tc>
        <w:tc>
          <w:tcPr>
            <w:tcW w:w="816" w:type="pct"/>
            <w:noWrap/>
            <w:hideMark/>
          </w:tcPr>
          <w:p w14:paraId="4B81F47A"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69" w:author="MKONDIWA, Maxwell (CIMMYT-India)" w:date="2024-07-23T11:20:00Z" w16du:dateUtc="2024-07-23T05:50:00Z"/>
                <w:rFonts w:ascii="Aptos Narrow" w:eastAsia="Times New Roman" w:hAnsi="Aptos Narrow" w:cs="Times New Roman"/>
                <w:color w:val="000000"/>
                <w:kern w:val="0"/>
                <w:lang w:eastAsia="en-ZW"/>
                <w14:ligatures w14:val="none"/>
              </w:rPr>
            </w:pPr>
            <w:ins w:id="367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21.61</w:t>
              </w:r>
            </w:ins>
          </w:p>
        </w:tc>
        <w:tc>
          <w:tcPr>
            <w:tcW w:w="779" w:type="pct"/>
            <w:noWrap/>
            <w:hideMark/>
          </w:tcPr>
          <w:p w14:paraId="538CD0A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71" w:author="MKONDIWA, Maxwell (CIMMYT-India)" w:date="2024-07-23T11:20:00Z" w16du:dateUtc="2024-07-23T05:50:00Z"/>
                <w:rFonts w:ascii="Aptos Narrow" w:eastAsia="Times New Roman" w:hAnsi="Aptos Narrow" w:cs="Times New Roman"/>
                <w:color w:val="000000"/>
                <w:kern w:val="0"/>
                <w:lang w:eastAsia="en-ZW"/>
                <w14:ligatures w14:val="none"/>
              </w:rPr>
            </w:pPr>
            <w:ins w:id="367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21.92</w:t>
              </w:r>
            </w:ins>
          </w:p>
        </w:tc>
      </w:tr>
      <w:tr w:rsidR="00300FE8" w:rsidRPr="00341BE0" w14:paraId="23A412EA" w14:textId="77777777" w:rsidTr="00300FE8">
        <w:trPr>
          <w:trHeight w:val="288"/>
          <w:ins w:id="367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51C150C2" w14:textId="77777777" w:rsidR="00341BE0" w:rsidRPr="00341BE0" w:rsidRDefault="00341BE0" w:rsidP="00341BE0">
            <w:pPr>
              <w:jc w:val="right"/>
              <w:rPr>
                <w:ins w:id="367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0043FECB"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675"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67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4B925CD4"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77" w:author="MKONDIWA, Maxwell (CIMMYT-India)" w:date="2024-07-23T11:20:00Z" w16du:dateUtc="2024-07-23T05:50:00Z"/>
                <w:rFonts w:ascii="Aptos Narrow" w:eastAsia="Times New Roman" w:hAnsi="Aptos Narrow" w:cs="Times New Roman"/>
                <w:color w:val="000000"/>
                <w:kern w:val="0"/>
                <w:lang w:eastAsia="en-ZW"/>
                <w14:ligatures w14:val="none"/>
              </w:rPr>
            </w:pPr>
            <w:ins w:id="367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1.02</w:t>
              </w:r>
            </w:ins>
          </w:p>
        </w:tc>
        <w:tc>
          <w:tcPr>
            <w:tcW w:w="816" w:type="pct"/>
            <w:noWrap/>
            <w:hideMark/>
          </w:tcPr>
          <w:p w14:paraId="49001BD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79" w:author="MKONDIWA, Maxwell (CIMMYT-India)" w:date="2024-07-23T11:20:00Z" w16du:dateUtc="2024-07-23T05:50:00Z"/>
                <w:rFonts w:ascii="Aptos Narrow" w:eastAsia="Times New Roman" w:hAnsi="Aptos Narrow" w:cs="Times New Roman"/>
                <w:color w:val="000000"/>
                <w:kern w:val="0"/>
                <w:lang w:eastAsia="en-ZW"/>
                <w14:ligatures w14:val="none"/>
              </w:rPr>
            </w:pPr>
            <w:ins w:id="368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1.49</w:t>
              </w:r>
            </w:ins>
          </w:p>
        </w:tc>
        <w:tc>
          <w:tcPr>
            <w:tcW w:w="816" w:type="pct"/>
            <w:noWrap/>
            <w:hideMark/>
          </w:tcPr>
          <w:p w14:paraId="2439D64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81" w:author="MKONDIWA, Maxwell (CIMMYT-India)" w:date="2024-07-23T11:20:00Z" w16du:dateUtc="2024-07-23T05:50:00Z"/>
                <w:rFonts w:ascii="Aptos Narrow" w:eastAsia="Times New Roman" w:hAnsi="Aptos Narrow" w:cs="Times New Roman"/>
                <w:color w:val="000000"/>
                <w:kern w:val="0"/>
                <w:lang w:eastAsia="en-ZW"/>
                <w14:ligatures w14:val="none"/>
              </w:rPr>
            </w:pPr>
            <w:ins w:id="368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1.16</w:t>
              </w:r>
            </w:ins>
          </w:p>
        </w:tc>
        <w:tc>
          <w:tcPr>
            <w:tcW w:w="779" w:type="pct"/>
            <w:noWrap/>
            <w:hideMark/>
          </w:tcPr>
          <w:p w14:paraId="59DD8E2C"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83" w:author="MKONDIWA, Maxwell (CIMMYT-India)" w:date="2024-07-23T11:20:00Z" w16du:dateUtc="2024-07-23T05:50:00Z"/>
                <w:rFonts w:ascii="Aptos Narrow" w:eastAsia="Times New Roman" w:hAnsi="Aptos Narrow" w:cs="Times New Roman"/>
                <w:color w:val="000000"/>
                <w:kern w:val="0"/>
                <w:lang w:eastAsia="en-ZW"/>
                <w14:ligatures w14:val="none"/>
              </w:rPr>
            </w:pPr>
            <w:ins w:id="368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0.94</w:t>
              </w:r>
            </w:ins>
          </w:p>
        </w:tc>
      </w:tr>
      <w:tr w:rsidR="00300FE8" w:rsidRPr="00341BE0" w14:paraId="6CA55139" w14:textId="77777777" w:rsidTr="00300FE8">
        <w:trPr>
          <w:trHeight w:val="288"/>
          <w:ins w:id="368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6876682F" w14:textId="77777777" w:rsidR="00341BE0" w:rsidRPr="00341BE0" w:rsidRDefault="00341BE0" w:rsidP="00341BE0">
            <w:pPr>
              <w:jc w:val="left"/>
              <w:rPr>
                <w:ins w:id="3686" w:author="MKONDIWA, Maxwell (CIMMYT-India)" w:date="2024-07-23T11:20:00Z" w16du:dateUtc="2024-07-23T05:50:00Z"/>
                <w:rFonts w:ascii="Aptos Narrow" w:eastAsia="Times New Roman" w:hAnsi="Aptos Narrow" w:cs="Times New Roman"/>
                <w:color w:val="000000"/>
                <w:kern w:val="0"/>
                <w:lang w:eastAsia="en-ZW"/>
                <w14:ligatures w14:val="none"/>
              </w:rPr>
            </w:pPr>
            <w:ins w:id="368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Jan_tmax_18</w:t>
              </w:r>
            </w:ins>
          </w:p>
        </w:tc>
        <w:tc>
          <w:tcPr>
            <w:tcW w:w="632" w:type="pct"/>
            <w:noWrap/>
            <w:hideMark/>
          </w:tcPr>
          <w:p w14:paraId="2187B05D"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688" w:author="MKONDIWA, Maxwell (CIMMYT-India)" w:date="2024-07-23T11:20:00Z" w16du:dateUtc="2024-07-23T05:50:00Z"/>
                <w:rFonts w:ascii="Aptos Narrow" w:eastAsia="Times New Roman" w:hAnsi="Aptos Narrow" w:cs="Times New Roman"/>
                <w:color w:val="000000"/>
                <w:kern w:val="0"/>
                <w:lang w:eastAsia="en-ZW"/>
                <w14:ligatures w14:val="none"/>
              </w:rPr>
            </w:pPr>
            <w:ins w:id="368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6D8598BA"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90" w:author="MKONDIWA, Maxwell (CIMMYT-India)" w:date="2024-07-23T11:20:00Z" w16du:dateUtc="2024-07-23T05:50:00Z"/>
                <w:rFonts w:ascii="Aptos Narrow" w:eastAsia="Times New Roman" w:hAnsi="Aptos Narrow" w:cs="Times New Roman"/>
                <w:color w:val="000000"/>
                <w:kern w:val="0"/>
                <w:lang w:eastAsia="en-ZW"/>
                <w14:ligatures w14:val="none"/>
              </w:rPr>
            </w:pPr>
            <w:ins w:id="369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22.17</w:t>
              </w:r>
            </w:ins>
          </w:p>
        </w:tc>
        <w:tc>
          <w:tcPr>
            <w:tcW w:w="816" w:type="pct"/>
            <w:noWrap/>
            <w:hideMark/>
          </w:tcPr>
          <w:p w14:paraId="3941199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92" w:author="MKONDIWA, Maxwell (CIMMYT-India)" w:date="2024-07-23T11:20:00Z" w16du:dateUtc="2024-07-23T05:50:00Z"/>
                <w:rFonts w:ascii="Aptos Narrow" w:eastAsia="Times New Roman" w:hAnsi="Aptos Narrow" w:cs="Times New Roman"/>
                <w:color w:val="000000"/>
                <w:kern w:val="0"/>
                <w:lang w:eastAsia="en-ZW"/>
                <w14:ligatures w14:val="none"/>
              </w:rPr>
            </w:pPr>
            <w:ins w:id="369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22.49</w:t>
              </w:r>
            </w:ins>
          </w:p>
        </w:tc>
        <w:tc>
          <w:tcPr>
            <w:tcW w:w="816" w:type="pct"/>
            <w:noWrap/>
            <w:hideMark/>
          </w:tcPr>
          <w:p w14:paraId="117ED59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94" w:author="MKONDIWA, Maxwell (CIMMYT-India)" w:date="2024-07-23T11:20:00Z" w16du:dateUtc="2024-07-23T05:50:00Z"/>
                <w:rFonts w:ascii="Aptos Narrow" w:eastAsia="Times New Roman" w:hAnsi="Aptos Narrow" w:cs="Times New Roman"/>
                <w:color w:val="000000"/>
                <w:kern w:val="0"/>
                <w:lang w:eastAsia="en-ZW"/>
                <w14:ligatures w14:val="none"/>
              </w:rPr>
            </w:pPr>
            <w:ins w:id="369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22.51</w:t>
              </w:r>
            </w:ins>
          </w:p>
        </w:tc>
        <w:tc>
          <w:tcPr>
            <w:tcW w:w="779" w:type="pct"/>
            <w:noWrap/>
            <w:hideMark/>
          </w:tcPr>
          <w:p w14:paraId="49D4329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696" w:author="MKONDIWA, Maxwell (CIMMYT-India)" w:date="2024-07-23T11:20:00Z" w16du:dateUtc="2024-07-23T05:50:00Z"/>
                <w:rFonts w:ascii="Aptos Narrow" w:eastAsia="Times New Roman" w:hAnsi="Aptos Narrow" w:cs="Times New Roman"/>
                <w:color w:val="000000"/>
                <w:kern w:val="0"/>
                <w:lang w:eastAsia="en-ZW"/>
                <w14:ligatures w14:val="none"/>
              </w:rPr>
            </w:pPr>
            <w:ins w:id="369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22.41</w:t>
              </w:r>
            </w:ins>
          </w:p>
        </w:tc>
      </w:tr>
      <w:tr w:rsidR="00300FE8" w:rsidRPr="00341BE0" w14:paraId="20BBC214" w14:textId="77777777" w:rsidTr="00300FE8">
        <w:trPr>
          <w:trHeight w:val="288"/>
          <w:ins w:id="369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1D29E268" w14:textId="77777777" w:rsidR="00341BE0" w:rsidRPr="00341BE0" w:rsidRDefault="00341BE0" w:rsidP="00341BE0">
            <w:pPr>
              <w:jc w:val="right"/>
              <w:rPr>
                <w:ins w:id="369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6ADF7C6E"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70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70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1AB5813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02" w:author="MKONDIWA, Maxwell (CIMMYT-India)" w:date="2024-07-23T11:20:00Z" w16du:dateUtc="2024-07-23T05:50:00Z"/>
                <w:rFonts w:ascii="Aptos Narrow" w:eastAsia="Times New Roman" w:hAnsi="Aptos Narrow" w:cs="Times New Roman"/>
                <w:color w:val="000000"/>
                <w:kern w:val="0"/>
                <w:lang w:eastAsia="en-ZW"/>
                <w14:ligatures w14:val="none"/>
              </w:rPr>
            </w:pPr>
            <w:ins w:id="370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w:t>
              </w:r>
            </w:ins>
          </w:p>
        </w:tc>
        <w:tc>
          <w:tcPr>
            <w:tcW w:w="816" w:type="pct"/>
            <w:noWrap/>
            <w:hideMark/>
          </w:tcPr>
          <w:p w14:paraId="402A311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04" w:author="MKONDIWA, Maxwell (CIMMYT-India)" w:date="2024-07-23T11:20:00Z" w16du:dateUtc="2024-07-23T05:50:00Z"/>
                <w:rFonts w:ascii="Aptos Narrow" w:eastAsia="Times New Roman" w:hAnsi="Aptos Narrow" w:cs="Times New Roman"/>
                <w:color w:val="000000"/>
                <w:kern w:val="0"/>
                <w:lang w:eastAsia="en-ZW"/>
                <w14:ligatures w14:val="none"/>
              </w:rPr>
            </w:pPr>
            <w:ins w:id="370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0.56</w:t>
              </w:r>
            </w:ins>
          </w:p>
        </w:tc>
        <w:tc>
          <w:tcPr>
            <w:tcW w:w="816" w:type="pct"/>
            <w:noWrap/>
            <w:hideMark/>
          </w:tcPr>
          <w:p w14:paraId="2DAABFC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06" w:author="MKONDIWA, Maxwell (CIMMYT-India)" w:date="2024-07-23T11:20:00Z" w16du:dateUtc="2024-07-23T05:50:00Z"/>
                <w:rFonts w:ascii="Aptos Narrow" w:eastAsia="Times New Roman" w:hAnsi="Aptos Narrow" w:cs="Times New Roman"/>
                <w:color w:val="000000"/>
                <w:kern w:val="0"/>
                <w:lang w:eastAsia="en-ZW"/>
                <w14:ligatures w14:val="none"/>
              </w:rPr>
            </w:pPr>
            <w:ins w:id="370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0.45</w:t>
              </w:r>
            </w:ins>
          </w:p>
        </w:tc>
        <w:tc>
          <w:tcPr>
            <w:tcW w:w="779" w:type="pct"/>
            <w:noWrap/>
            <w:hideMark/>
          </w:tcPr>
          <w:p w14:paraId="0A8B6559"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08" w:author="MKONDIWA, Maxwell (CIMMYT-India)" w:date="2024-07-23T11:20:00Z" w16du:dateUtc="2024-07-23T05:50:00Z"/>
                <w:rFonts w:ascii="Aptos Narrow" w:eastAsia="Times New Roman" w:hAnsi="Aptos Narrow" w:cs="Times New Roman"/>
                <w:color w:val="000000"/>
                <w:kern w:val="0"/>
                <w:lang w:eastAsia="en-ZW"/>
                <w14:ligatures w14:val="none"/>
              </w:rPr>
            </w:pPr>
            <w:ins w:id="370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0.35</w:t>
              </w:r>
            </w:ins>
          </w:p>
        </w:tc>
      </w:tr>
      <w:tr w:rsidR="00300FE8" w:rsidRPr="00341BE0" w14:paraId="776CE713" w14:textId="77777777" w:rsidTr="00300FE8">
        <w:trPr>
          <w:trHeight w:val="288"/>
          <w:ins w:id="3710"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5E113C53" w14:textId="77777777" w:rsidR="00341BE0" w:rsidRPr="00341BE0" w:rsidRDefault="00341BE0" w:rsidP="00341BE0">
            <w:pPr>
              <w:jc w:val="left"/>
              <w:rPr>
                <w:ins w:id="3711" w:author="MKONDIWA, Maxwell (CIMMYT-India)" w:date="2024-07-23T11:20:00Z" w16du:dateUtc="2024-07-23T05:50:00Z"/>
                <w:rFonts w:ascii="Aptos Narrow" w:eastAsia="Times New Roman" w:hAnsi="Aptos Narrow" w:cs="Times New Roman"/>
                <w:color w:val="000000"/>
                <w:kern w:val="0"/>
                <w:lang w:eastAsia="en-ZW"/>
                <w14:ligatures w14:val="none"/>
              </w:rPr>
            </w:pPr>
            <w:ins w:id="371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Feb_tmax_18</w:t>
              </w:r>
            </w:ins>
          </w:p>
        </w:tc>
        <w:tc>
          <w:tcPr>
            <w:tcW w:w="632" w:type="pct"/>
            <w:noWrap/>
            <w:hideMark/>
          </w:tcPr>
          <w:p w14:paraId="56442BCB"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713" w:author="MKONDIWA, Maxwell (CIMMYT-India)" w:date="2024-07-23T11:20:00Z" w16du:dateUtc="2024-07-23T05:50:00Z"/>
                <w:rFonts w:ascii="Aptos Narrow" w:eastAsia="Times New Roman" w:hAnsi="Aptos Narrow" w:cs="Times New Roman"/>
                <w:color w:val="000000"/>
                <w:kern w:val="0"/>
                <w:lang w:eastAsia="en-ZW"/>
                <w14:ligatures w14:val="none"/>
              </w:rPr>
            </w:pPr>
            <w:ins w:id="371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1050FD51"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15" w:author="MKONDIWA, Maxwell (CIMMYT-India)" w:date="2024-07-23T11:20:00Z" w16du:dateUtc="2024-07-23T05:50:00Z"/>
                <w:rFonts w:ascii="Aptos Narrow" w:eastAsia="Times New Roman" w:hAnsi="Aptos Narrow" w:cs="Times New Roman"/>
                <w:color w:val="000000"/>
                <w:kern w:val="0"/>
                <w:lang w:eastAsia="en-ZW"/>
                <w14:ligatures w14:val="none"/>
              </w:rPr>
            </w:pPr>
            <w:ins w:id="371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27.31</w:t>
              </w:r>
            </w:ins>
          </w:p>
        </w:tc>
        <w:tc>
          <w:tcPr>
            <w:tcW w:w="816" w:type="pct"/>
            <w:noWrap/>
            <w:hideMark/>
          </w:tcPr>
          <w:p w14:paraId="0E12B57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17" w:author="MKONDIWA, Maxwell (CIMMYT-India)" w:date="2024-07-23T11:20:00Z" w16du:dateUtc="2024-07-23T05:50:00Z"/>
                <w:rFonts w:ascii="Aptos Narrow" w:eastAsia="Times New Roman" w:hAnsi="Aptos Narrow" w:cs="Times New Roman"/>
                <w:color w:val="000000"/>
                <w:kern w:val="0"/>
                <w:lang w:eastAsia="en-ZW"/>
                <w14:ligatures w14:val="none"/>
              </w:rPr>
            </w:pPr>
            <w:ins w:id="371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27.03</w:t>
              </w:r>
            </w:ins>
          </w:p>
        </w:tc>
        <w:tc>
          <w:tcPr>
            <w:tcW w:w="816" w:type="pct"/>
            <w:noWrap/>
            <w:hideMark/>
          </w:tcPr>
          <w:p w14:paraId="7EC9449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19" w:author="MKONDIWA, Maxwell (CIMMYT-India)" w:date="2024-07-23T11:20:00Z" w16du:dateUtc="2024-07-23T05:50:00Z"/>
                <w:rFonts w:ascii="Aptos Narrow" w:eastAsia="Times New Roman" w:hAnsi="Aptos Narrow" w:cs="Times New Roman"/>
                <w:color w:val="000000"/>
                <w:kern w:val="0"/>
                <w:lang w:eastAsia="en-ZW"/>
                <w14:ligatures w14:val="none"/>
              </w:rPr>
            </w:pPr>
            <w:ins w:id="372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26.81</w:t>
              </w:r>
            </w:ins>
          </w:p>
        </w:tc>
        <w:tc>
          <w:tcPr>
            <w:tcW w:w="779" w:type="pct"/>
            <w:noWrap/>
            <w:hideMark/>
          </w:tcPr>
          <w:p w14:paraId="0A58457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21" w:author="MKONDIWA, Maxwell (CIMMYT-India)" w:date="2024-07-23T11:20:00Z" w16du:dateUtc="2024-07-23T05:50:00Z"/>
                <w:rFonts w:ascii="Aptos Narrow" w:eastAsia="Times New Roman" w:hAnsi="Aptos Narrow" w:cs="Times New Roman"/>
                <w:color w:val="000000"/>
                <w:kern w:val="0"/>
                <w:lang w:eastAsia="en-ZW"/>
                <w14:ligatures w14:val="none"/>
              </w:rPr>
            </w:pPr>
            <w:ins w:id="372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26.84</w:t>
              </w:r>
            </w:ins>
          </w:p>
        </w:tc>
      </w:tr>
      <w:tr w:rsidR="00300FE8" w:rsidRPr="00341BE0" w14:paraId="5EAED163" w14:textId="77777777" w:rsidTr="00300FE8">
        <w:trPr>
          <w:trHeight w:val="288"/>
          <w:ins w:id="372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27E9BABE" w14:textId="77777777" w:rsidR="00341BE0" w:rsidRPr="00341BE0" w:rsidRDefault="00341BE0" w:rsidP="00341BE0">
            <w:pPr>
              <w:jc w:val="right"/>
              <w:rPr>
                <w:ins w:id="372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4CADC1CC"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725"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72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40F0807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27" w:author="MKONDIWA, Maxwell (CIMMYT-India)" w:date="2024-07-23T11:20:00Z" w16du:dateUtc="2024-07-23T05:50:00Z"/>
                <w:rFonts w:ascii="Aptos Narrow" w:eastAsia="Times New Roman" w:hAnsi="Aptos Narrow" w:cs="Times New Roman"/>
                <w:color w:val="000000"/>
                <w:kern w:val="0"/>
                <w:lang w:eastAsia="en-ZW"/>
                <w14:ligatures w14:val="none"/>
              </w:rPr>
            </w:pPr>
            <w:ins w:id="372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0.45</w:t>
              </w:r>
            </w:ins>
          </w:p>
        </w:tc>
        <w:tc>
          <w:tcPr>
            <w:tcW w:w="816" w:type="pct"/>
            <w:noWrap/>
            <w:hideMark/>
          </w:tcPr>
          <w:p w14:paraId="657DD29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29" w:author="MKONDIWA, Maxwell (CIMMYT-India)" w:date="2024-07-23T11:20:00Z" w16du:dateUtc="2024-07-23T05:50:00Z"/>
                <w:rFonts w:ascii="Aptos Narrow" w:eastAsia="Times New Roman" w:hAnsi="Aptos Narrow" w:cs="Times New Roman"/>
                <w:color w:val="000000"/>
                <w:kern w:val="0"/>
                <w:lang w:eastAsia="en-ZW"/>
                <w14:ligatures w14:val="none"/>
              </w:rPr>
            </w:pPr>
            <w:ins w:id="373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0.47</w:t>
              </w:r>
            </w:ins>
          </w:p>
        </w:tc>
        <w:tc>
          <w:tcPr>
            <w:tcW w:w="816" w:type="pct"/>
            <w:noWrap/>
            <w:hideMark/>
          </w:tcPr>
          <w:p w14:paraId="2703BD0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31" w:author="MKONDIWA, Maxwell (CIMMYT-India)" w:date="2024-07-23T11:20:00Z" w16du:dateUtc="2024-07-23T05:50:00Z"/>
                <w:rFonts w:ascii="Aptos Narrow" w:eastAsia="Times New Roman" w:hAnsi="Aptos Narrow" w:cs="Times New Roman"/>
                <w:color w:val="000000"/>
                <w:kern w:val="0"/>
                <w:lang w:eastAsia="en-ZW"/>
                <w14:ligatures w14:val="none"/>
              </w:rPr>
            </w:pPr>
            <w:ins w:id="373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0.44</w:t>
              </w:r>
            </w:ins>
          </w:p>
        </w:tc>
        <w:tc>
          <w:tcPr>
            <w:tcW w:w="779" w:type="pct"/>
            <w:noWrap/>
            <w:hideMark/>
          </w:tcPr>
          <w:p w14:paraId="5577596F"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33" w:author="MKONDIWA, Maxwell (CIMMYT-India)" w:date="2024-07-23T11:20:00Z" w16du:dateUtc="2024-07-23T05:50:00Z"/>
                <w:rFonts w:ascii="Aptos Narrow" w:eastAsia="Times New Roman" w:hAnsi="Aptos Narrow" w:cs="Times New Roman"/>
                <w:color w:val="000000"/>
                <w:kern w:val="0"/>
                <w:lang w:eastAsia="en-ZW"/>
                <w14:ligatures w14:val="none"/>
              </w:rPr>
            </w:pPr>
            <w:ins w:id="373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w:t>
              </w:r>
            </w:ins>
          </w:p>
        </w:tc>
      </w:tr>
      <w:tr w:rsidR="00300FE8" w:rsidRPr="00341BE0" w14:paraId="41025E1F" w14:textId="77777777" w:rsidTr="00300FE8">
        <w:trPr>
          <w:trHeight w:val="288"/>
          <w:ins w:id="373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73A3A98A" w14:textId="77777777" w:rsidR="00341BE0" w:rsidRPr="00341BE0" w:rsidRDefault="00341BE0" w:rsidP="00341BE0">
            <w:pPr>
              <w:jc w:val="left"/>
              <w:rPr>
                <w:ins w:id="3736" w:author="MKONDIWA, Maxwell (CIMMYT-India)" w:date="2024-07-23T11:20:00Z" w16du:dateUtc="2024-07-23T05:50:00Z"/>
                <w:rFonts w:ascii="Aptos Narrow" w:eastAsia="Times New Roman" w:hAnsi="Aptos Narrow" w:cs="Times New Roman"/>
                <w:color w:val="000000"/>
                <w:kern w:val="0"/>
                <w:lang w:eastAsia="en-ZW"/>
                <w14:ligatures w14:val="none"/>
              </w:rPr>
            </w:pPr>
            <w:ins w:id="373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Mar_tmax_18</w:t>
              </w:r>
            </w:ins>
          </w:p>
        </w:tc>
        <w:tc>
          <w:tcPr>
            <w:tcW w:w="632" w:type="pct"/>
            <w:noWrap/>
            <w:hideMark/>
          </w:tcPr>
          <w:p w14:paraId="68AC0685"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738" w:author="MKONDIWA, Maxwell (CIMMYT-India)" w:date="2024-07-23T11:20:00Z" w16du:dateUtc="2024-07-23T05:50:00Z"/>
                <w:rFonts w:ascii="Aptos Narrow" w:eastAsia="Times New Roman" w:hAnsi="Aptos Narrow" w:cs="Times New Roman"/>
                <w:color w:val="000000"/>
                <w:kern w:val="0"/>
                <w:lang w:eastAsia="en-ZW"/>
                <w14:ligatures w14:val="none"/>
              </w:rPr>
            </w:pPr>
            <w:ins w:id="373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2A831208"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40" w:author="MKONDIWA, Maxwell (CIMMYT-India)" w:date="2024-07-23T11:20:00Z" w16du:dateUtc="2024-07-23T05:50:00Z"/>
                <w:rFonts w:ascii="Aptos Narrow" w:eastAsia="Times New Roman" w:hAnsi="Aptos Narrow" w:cs="Times New Roman"/>
                <w:color w:val="000000"/>
                <w:kern w:val="0"/>
                <w:lang w:eastAsia="en-ZW"/>
                <w14:ligatures w14:val="none"/>
              </w:rPr>
            </w:pPr>
            <w:ins w:id="374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33.35</w:t>
              </w:r>
            </w:ins>
          </w:p>
        </w:tc>
        <w:tc>
          <w:tcPr>
            <w:tcW w:w="816" w:type="pct"/>
            <w:noWrap/>
            <w:hideMark/>
          </w:tcPr>
          <w:p w14:paraId="01577E19"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42" w:author="MKONDIWA, Maxwell (CIMMYT-India)" w:date="2024-07-23T11:20:00Z" w16du:dateUtc="2024-07-23T05:50:00Z"/>
                <w:rFonts w:ascii="Aptos Narrow" w:eastAsia="Times New Roman" w:hAnsi="Aptos Narrow" w:cs="Times New Roman"/>
                <w:color w:val="000000"/>
                <w:kern w:val="0"/>
                <w:lang w:eastAsia="en-ZW"/>
                <w14:ligatures w14:val="none"/>
              </w:rPr>
            </w:pPr>
            <w:ins w:id="374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32.66</w:t>
              </w:r>
            </w:ins>
          </w:p>
        </w:tc>
        <w:tc>
          <w:tcPr>
            <w:tcW w:w="816" w:type="pct"/>
            <w:noWrap/>
            <w:hideMark/>
          </w:tcPr>
          <w:p w14:paraId="148D399C"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44" w:author="MKONDIWA, Maxwell (CIMMYT-India)" w:date="2024-07-23T11:20:00Z" w16du:dateUtc="2024-07-23T05:50:00Z"/>
                <w:rFonts w:ascii="Aptos Narrow" w:eastAsia="Times New Roman" w:hAnsi="Aptos Narrow" w:cs="Times New Roman"/>
                <w:color w:val="000000"/>
                <w:kern w:val="0"/>
                <w:lang w:eastAsia="en-ZW"/>
                <w14:ligatures w14:val="none"/>
              </w:rPr>
            </w:pPr>
            <w:ins w:id="374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32.28</w:t>
              </w:r>
            </w:ins>
          </w:p>
        </w:tc>
        <w:tc>
          <w:tcPr>
            <w:tcW w:w="779" w:type="pct"/>
            <w:noWrap/>
            <w:hideMark/>
          </w:tcPr>
          <w:p w14:paraId="08E7D5D1"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46" w:author="MKONDIWA, Maxwell (CIMMYT-India)" w:date="2024-07-23T11:20:00Z" w16du:dateUtc="2024-07-23T05:50:00Z"/>
                <w:rFonts w:ascii="Aptos Narrow" w:eastAsia="Times New Roman" w:hAnsi="Aptos Narrow" w:cs="Times New Roman"/>
                <w:color w:val="000000"/>
                <w:kern w:val="0"/>
                <w:lang w:eastAsia="en-ZW"/>
                <w14:ligatures w14:val="none"/>
              </w:rPr>
            </w:pPr>
            <w:ins w:id="374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32.34</w:t>
              </w:r>
            </w:ins>
          </w:p>
        </w:tc>
      </w:tr>
      <w:tr w:rsidR="00300FE8" w:rsidRPr="00341BE0" w14:paraId="5811679A" w14:textId="77777777" w:rsidTr="00300FE8">
        <w:trPr>
          <w:trHeight w:val="288"/>
          <w:ins w:id="374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12E1AD62" w14:textId="77777777" w:rsidR="00341BE0" w:rsidRPr="00341BE0" w:rsidRDefault="00341BE0" w:rsidP="00341BE0">
            <w:pPr>
              <w:jc w:val="right"/>
              <w:rPr>
                <w:ins w:id="374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76C549C9"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75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75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09ACA54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52" w:author="MKONDIWA, Maxwell (CIMMYT-India)" w:date="2024-07-23T11:20:00Z" w16du:dateUtc="2024-07-23T05:50:00Z"/>
                <w:rFonts w:ascii="Aptos Narrow" w:eastAsia="Times New Roman" w:hAnsi="Aptos Narrow" w:cs="Times New Roman"/>
                <w:color w:val="000000"/>
                <w:kern w:val="0"/>
                <w:lang w:eastAsia="en-ZW"/>
                <w14:ligatures w14:val="none"/>
              </w:rPr>
            </w:pPr>
            <w:ins w:id="375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0.51</w:t>
              </w:r>
            </w:ins>
          </w:p>
        </w:tc>
        <w:tc>
          <w:tcPr>
            <w:tcW w:w="816" w:type="pct"/>
            <w:noWrap/>
            <w:hideMark/>
          </w:tcPr>
          <w:p w14:paraId="3F4D2EA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54" w:author="MKONDIWA, Maxwell (CIMMYT-India)" w:date="2024-07-23T11:20:00Z" w16du:dateUtc="2024-07-23T05:50:00Z"/>
                <w:rFonts w:ascii="Aptos Narrow" w:eastAsia="Times New Roman" w:hAnsi="Aptos Narrow" w:cs="Times New Roman"/>
                <w:color w:val="000000"/>
                <w:kern w:val="0"/>
                <w:lang w:eastAsia="en-ZW"/>
                <w14:ligatures w14:val="none"/>
              </w:rPr>
            </w:pPr>
            <w:ins w:id="375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0.65</w:t>
              </w:r>
            </w:ins>
          </w:p>
        </w:tc>
        <w:tc>
          <w:tcPr>
            <w:tcW w:w="816" w:type="pct"/>
            <w:noWrap/>
            <w:hideMark/>
          </w:tcPr>
          <w:p w14:paraId="0F033CF9"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56" w:author="MKONDIWA, Maxwell (CIMMYT-India)" w:date="2024-07-23T11:20:00Z" w16du:dateUtc="2024-07-23T05:50:00Z"/>
                <w:rFonts w:ascii="Aptos Narrow" w:eastAsia="Times New Roman" w:hAnsi="Aptos Narrow" w:cs="Times New Roman"/>
                <w:color w:val="000000"/>
                <w:kern w:val="0"/>
                <w:lang w:eastAsia="en-ZW"/>
                <w14:ligatures w14:val="none"/>
              </w:rPr>
            </w:pPr>
            <w:ins w:id="375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0.59</w:t>
              </w:r>
            </w:ins>
          </w:p>
        </w:tc>
        <w:tc>
          <w:tcPr>
            <w:tcW w:w="779" w:type="pct"/>
            <w:noWrap/>
            <w:hideMark/>
          </w:tcPr>
          <w:p w14:paraId="0A46C57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58" w:author="MKONDIWA, Maxwell (CIMMYT-India)" w:date="2024-07-23T11:20:00Z" w16du:dateUtc="2024-07-23T05:50:00Z"/>
                <w:rFonts w:ascii="Aptos Narrow" w:eastAsia="Times New Roman" w:hAnsi="Aptos Narrow" w:cs="Times New Roman"/>
                <w:color w:val="000000"/>
                <w:kern w:val="0"/>
                <w:lang w:eastAsia="en-ZW"/>
                <w14:ligatures w14:val="none"/>
              </w:rPr>
            </w:pPr>
            <w:ins w:id="375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0.53</w:t>
              </w:r>
            </w:ins>
          </w:p>
        </w:tc>
      </w:tr>
      <w:tr w:rsidR="00300FE8" w:rsidRPr="00341BE0" w14:paraId="0C4E860A" w14:textId="77777777" w:rsidTr="00300FE8">
        <w:trPr>
          <w:trHeight w:val="288"/>
          <w:ins w:id="3760"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2EC059D6" w14:textId="77777777" w:rsidR="00341BE0" w:rsidRPr="00341BE0" w:rsidRDefault="00341BE0" w:rsidP="00341BE0">
            <w:pPr>
              <w:jc w:val="left"/>
              <w:rPr>
                <w:ins w:id="3761" w:author="MKONDIWA, Maxwell (CIMMYT-India)" w:date="2024-07-23T11:20:00Z" w16du:dateUtc="2024-07-23T05:50:00Z"/>
                <w:rFonts w:ascii="Aptos Narrow" w:eastAsia="Times New Roman" w:hAnsi="Aptos Narrow" w:cs="Times New Roman"/>
                <w:color w:val="000000"/>
                <w:kern w:val="0"/>
                <w:lang w:eastAsia="en-ZW"/>
                <w14:ligatures w14:val="none"/>
              </w:rPr>
            </w:pPr>
            <w:ins w:id="376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Apr_tmax_18</w:t>
              </w:r>
            </w:ins>
          </w:p>
        </w:tc>
        <w:tc>
          <w:tcPr>
            <w:tcW w:w="632" w:type="pct"/>
            <w:noWrap/>
            <w:hideMark/>
          </w:tcPr>
          <w:p w14:paraId="244326E2"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763" w:author="MKONDIWA, Maxwell (CIMMYT-India)" w:date="2024-07-23T11:20:00Z" w16du:dateUtc="2024-07-23T05:50:00Z"/>
                <w:rFonts w:ascii="Aptos Narrow" w:eastAsia="Times New Roman" w:hAnsi="Aptos Narrow" w:cs="Times New Roman"/>
                <w:color w:val="000000"/>
                <w:kern w:val="0"/>
                <w:lang w:eastAsia="en-ZW"/>
                <w14:ligatures w14:val="none"/>
              </w:rPr>
            </w:pPr>
            <w:ins w:id="376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3F377229"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65" w:author="MKONDIWA, Maxwell (CIMMYT-India)" w:date="2024-07-23T11:20:00Z" w16du:dateUtc="2024-07-23T05:50:00Z"/>
                <w:rFonts w:ascii="Aptos Narrow" w:eastAsia="Times New Roman" w:hAnsi="Aptos Narrow" w:cs="Times New Roman"/>
                <w:color w:val="000000"/>
                <w:kern w:val="0"/>
                <w:lang w:eastAsia="en-ZW"/>
                <w14:ligatures w14:val="none"/>
              </w:rPr>
            </w:pPr>
            <w:ins w:id="376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37.17</w:t>
              </w:r>
            </w:ins>
          </w:p>
        </w:tc>
        <w:tc>
          <w:tcPr>
            <w:tcW w:w="816" w:type="pct"/>
            <w:noWrap/>
            <w:hideMark/>
          </w:tcPr>
          <w:p w14:paraId="4D23625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67" w:author="MKONDIWA, Maxwell (CIMMYT-India)" w:date="2024-07-23T11:20:00Z" w16du:dateUtc="2024-07-23T05:50:00Z"/>
                <w:rFonts w:ascii="Aptos Narrow" w:eastAsia="Times New Roman" w:hAnsi="Aptos Narrow" w:cs="Times New Roman"/>
                <w:color w:val="000000"/>
                <w:kern w:val="0"/>
                <w:lang w:eastAsia="en-ZW"/>
                <w14:ligatures w14:val="none"/>
              </w:rPr>
            </w:pPr>
            <w:ins w:id="376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35.61</w:t>
              </w:r>
            </w:ins>
          </w:p>
        </w:tc>
        <w:tc>
          <w:tcPr>
            <w:tcW w:w="816" w:type="pct"/>
            <w:noWrap/>
            <w:hideMark/>
          </w:tcPr>
          <w:p w14:paraId="618170F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69" w:author="MKONDIWA, Maxwell (CIMMYT-India)" w:date="2024-07-23T11:20:00Z" w16du:dateUtc="2024-07-23T05:50:00Z"/>
                <w:rFonts w:ascii="Aptos Narrow" w:eastAsia="Times New Roman" w:hAnsi="Aptos Narrow" w:cs="Times New Roman"/>
                <w:color w:val="000000"/>
                <w:kern w:val="0"/>
                <w:lang w:eastAsia="en-ZW"/>
                <w14:ligatures w14:val="none"/>
              </w:rPr>
            </w:pPr>
            <w:ins w:id="377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34.85</w:t>
              </w:r>
            </w:ins>
          </w:p>
        </w:tc>
        <w:tc>
          <w:tcPr>
            <w:tcW w:w="779" w:type="pct"/>
            <w:noWrap/>
            <w:hideMark/>
          </w:tcPr>
          <w:p w14:paraId="3DD76BC7"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71" w:author="MKONDIWA, Maxwell (CIMMYT-India)" w:date="2024-07-23T11:20:00Z" w16du:dateUtc="2024-07-23T05:50:00Z"/>
                <w:rFonts w:ascii="Aptos Narrow" w:eastAsia="Times New Roman" w:hAnsi="Aptos Narrow" w:cs="Times New Roman"/>
                <w:color w:val="000000"/>
                <w:kern w:val="0"/>
                <w:lang w:eastAsia="en-ZW"/>
                <w14:ligatures w14:val="none"/>
              </w:rPr>
            </w:pPr>
            <w:ins w:id="377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35.08</w:t>
              </w:r>
            </w:ins>
          </w:p>
        </w:tc>
      </w:tr>
      <w:tr w:rsidR="00300FE8" w:rsidRPr="00341BE0" w14:paraId="2C27266D" w14:textId="77777777" w:rsidTr="00300FE8">
        <w:trPr>
          <w:trHeight w:val="288"/>
          <w:ins w:id="377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3B78F1D1" w14:textId="77777777" w:rsidR="00341BE0" w:rsidRPr="00341BE0" w:rsidRDefault="00341BE0" w:rsidP="00341BE0">
            <w:pPr>
              <w:jc w:val="right"/>
              <w:rPr>
                <w:ins w:id="377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29E1C401"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775"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77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5529357A"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77" w:author="MKONDIWA, Maxwell (CIMMYT-India)" w:date="2024-07-23T11:20:00Z" w16du:dateUtc="2024-07-23T05:50:00Z"/>
                <w:rFonts w:ascii="Aptos Narrow" w:eastAsia="Times New Roman" w:hAnsi="Aptos Narrow" w:cs="Times New Roman"/>
                <w:color w:val="000000"/>
                <w:kern w:val="0"/>
                <w:lang w:eastAsia="en-ZW"/>
                <w14:ligatures w14:val="none"/>
              </w:rPr>
            </w:pPr>
            <w:ins w:id="377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0.71</w:t>
              </w:r>
            </w:ins>
          </w:p>
        </w:tc>
        <w:tc>
          <w:tcPr>
            <w:tcW w:w="816" w:type="pct"/>
            <w:noWrap/>
            <w:hideMark/>
          </w:tcPr>
          <w:p w14:paraId="28F55E5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79" w:author="MKONDIWA, Maxwell (CIMMYT-India)" w:date="2024-07-23T11:20:00Z" w16du:dateUtc="2024-07-23T05:50:00Z"/>
                <w:rFonts w:ascii="Aptos Narrow" w:eastAsia="Times New Roman" w:hAnsi="Aptos Narrow" w:cs="Times New Roman"/>
                <w:color w:val="000000"/>
                <w:kern w:val="0"/>
                <w:lang w:eastAsia="en-ZW"/>
                <w14:ligatures w14:val="none"/>
              </w:rPr>
            </w:pPr>
            <w:ins w:id="378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1.47</w:t>
              </w:r>
            </w:ins>
          </w:p>
        </w:tc>
        <w:tc>
          <w:tcPr>
            <w:tcW w:w="816" w:type="pct"/>
            <w:noWrap/>
            <w:hideMark/>
          </w:tcPr>
          <w:p w14:paraId="6831F5D7"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81" w:author="MKONDIWA, Maxwell (CIMMYT-India)" w:date="2024-07-23T11:20:00Z" w16du:dateUtc="2024-07-23T05:50:00Z"/>
                <w:rFonts w:ascii="Aptos Narrow" w:eastAsia="Times New Roman" w:hAnsi="Aptos Narrow" w:cs="Times New Roman"/>
                <w:color w:val="000000"/>
                <w:kern w:val="0"/>
                <w:lang w:eastAsia="en-ZW"/>
                <w14:ligatures w14:val="none"/>
              </w:rPr>
            </w:pPr>
            <w:ins w:id="378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1.33</w:t>
              </w:r>
            </w:ins>
          </w:p>
        </w:tc>
        <w:tc>
          <w:tcPr>
            <w:tcW w:w="779" w:type="pct"/>
            <w:noWrap/>
            <w:hideMark/>
          </w:tcPr>
          <w:p w14:paraId="5FB1341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83" w:author="MKONDIWA, Maxwell (CIMMYT-India)" w:date="2024-07-23T11:20:00Z" w16du:dateUtc="2024-07-23T05:50:00Z"/>
                <w:rFonts w:ascii="Aptos Narrow" w:eastAsia="Times New Roman" w:hAnsi="Aptos Narrow" w:cs="Times New Roman"/>
                <w:color w:val="000000"/>
                <w:kern w:val="0"/>
                <w:lang w:eastAsia="en-ZW"/>
                <w14:ligatures w14:val="none"/>
              </w:rPr>
            </w:pPr>
            <w:ins w:id="378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1.16</w:t>
              </w:r>
            </w:ins>
          </w:p>
        </w:tc>
      </w:tr>
      <w:tr w:rsidR="00300FE8" w:rsidRPr="00341BE0" w14:paraId="62B923ED" w14:textId="77777777" w:rsidTr="00300FE8">
        <w:trPr>
          <w:trHeight w:val="288"/>
          <w:ins w:id="378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74F9EA8D" w14:textId="77777777" w:rsidR="00341BE0" w:rsidRPr="00341BE0" w:rsidRDefault="00341BE0" w:rsidP="00341BE0">
            <w:pPr>
              <w:jc w:val="left"/>
              <w:rPr>
                <w:ins w:id="3786" w:author="MKONDIWA, Maxwell (CIMMYT-India)" w:date="2024-07-23T11:20:00Z" w16du:dateUtc="2024-07-23T05:50:00Z"/>
                <w:rFonts w:ascii="Aptos Narrow" w:eastAsia="Times New Roman" w:hAnsi="Aptos Narrow" w:cs="Times New Roman"/>
                <w:color w:val="000000"/>
                <w:kern w:val="0"/>
                <w:lang w:eastAsia="en-ZW"/>
                <w14:ligatures w14:val="none"/>
              </w:rPr>
            </w:pPr>
            <w:ins w:id="378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Weed severity</w:t>
              </w:r>
            </w:ins>
          </w:p>
        </w:tc>
        <w:tc>
          <w:tcPr>
            <w:tcW w:w="632" w:type="pct"/>
            <w:noWrap/>
            <w:hideMark/>
          </w:tcPr>
          <w:p w14:paraId="32A823F3"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788" w:author="MKONDIWA, Maxwell (CIMMYT-India)" w:date="2024-07-23T11:20:00Z" w16du:dateUtc="2024-07-23T05:50:00Z"/>
                <w:rFonts w:ascii="Aptos Narrow" w:eastAsia="Times New Roman" w:hAnsi="Aptos Narrow" w:cs="Times New Roman"/>
                <w:color w:val="000000"/>
                <w:kern w:val="0"/>
                <w:lang w:eastAsia="en-ZW"/>
                <w14:ligatures w14:val="none"/>
              </w:rPr>
            </w:pPr>
            <w:ins w:id="378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7777FD8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90" w:author="MKONDIWA, Maxwell (CIMMYT-India)" w:date="2024-07-23T11:20:00Z" w16du:dateUtc="2024-07-23T05:50:00Z"/>
                <w:rFonts w:ascii="Aptos Narrow" w:eastAsia="Times New Roman" w:hAnsi="Aptos Narrow" w:cs="Times New Roman"/>
                <w:color w:val="000000"/>
                <w:kern w:val="0"/>
                <w:lang w:eastAsia="en-ZW"/>
                <w14:ligatures w14:val="none"/>
              </w:rPr>
            </w:pPr>
            <w:ins w:id="379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2.7</w:t>
              </w:r>
            </w:ins>
          </w:p>
        </w:tc>
        <w:tc>
          <w:tcPr>
            <w:tcW w:w="816" w:type="pct"/>
            <w:noWrap/>
            <w:hideMark/>
          </w:tcPr>
          <w:p w14:paraId="51457B6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92" w:author="MKONDIWA, Maxwell (CIMMYT-India)" w:date="2024-07-23T11:20:00Z" w16du:dateUtc="2024-07-23T05:50:00Z"/>
                <w:rFonts w:ascii="Aptos Narrow" w:eastAsia="Times New Roman" w:hAnsi="Aptos Narrow" w:cs="Times New Roman"/>
                <w:color w:val="000000"/>
                <w:kern w:val="0"/>
                <w:lang w:eastAsia="en-ZW"/>
                <w14:ligatures w14:val="none"/>
              </w:rPr>
            </w:pPr>
            <w:ins w:id="379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2.7</w:t>
              </w:r>
            </w:ins>
          </w:p>
        </w:tc>
        <w:tc>
          <w:tcPr>
            <w:tcW w:w="816" w:type="pct"/>
            <w:noWrap/>
            <w:hideMark/>
          </w:tcPr>
          <w:p w14:paraId="719D1A14"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94" w:author="MKONDIWA, Maxwell (CIMMYT-India)" w:date="2024-07-23T11:20:00Z" w16du:dateUtc="2024-07-23T05:50:00Z"/>
                <w:rFonts w:ascii="Aptos Narrow" w:eastAsia="Times New Roman" w:hAnsi="Aptos Narrow" w:cs="Times New Roman"/>
                <w:color w:val="000000"/>
                <w:kern w:val="0"/>
                <w:lang w:eastAsia="en-ZW"/>
                <w14:ligatures w14:val="none"/>
              </w:rPr>
            </w:pPr>
            <w:ins w:id="379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2.74</w:t>
              </w:r>
            </w:ins>
          </w:p>
        </w:tc>
        <w:tc>
          <w:tcPr>
            <w:tcW w:w="779" w:type="pct"/>
            <w:noWrap/>
            <w:hideMark/>
          </w:tcPr>
          <w:p w14:paraId="32FE596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796" w:author="MKONDIWA, Maxwell (CIMMYT-India)" w:date="2024-07-23T11:20:00Z" w16du:dateUtc="2024-07-23T05:50:00Z"/>
                <w:rFonts w:ascii="Aptos Narrow" w:eastAsia="Times New Roman" w:hAnsi="Aptos Narrow" w:cs="Times New Roman"/>
                <w:color w:val="000000"/>
                <w:kern w:val="0"/>
                <w:lang w:eastAsia="en-ZW"/>
                <w14:ligatures w14:val="none"/>
              </w:rPr>
            </w:pPr>
            <w:ins w:id="379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2.73</w:t>
              </w:r>
            </w:ins>
          </w:p>
        </w:tc>
      </w:tr>
      <w:tr w:rsidR="00300FE8" w:rsidRPr="00341BE0" w14:paraId="3E15BD35" w14:textId="77777777" w:rsidTr="00300FE8">
        <w:trPr>
          <w:trHeight w:val="288"/>
          <w:ins w:id="379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73A434EE" w14:textId="77777777" w:rsidR="00341BE0" w:rsidRPr="00341BE0" w:rsidRDefault="00341BE0" w:rsidP="00341BE0">
            <w:pPr>
              <w:jc w:val="right"/>
              <w:rPr>
                <w:ins w:id="379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7D8F75A2"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80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80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03A0CCB4"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02" w:author="MKONDIWA, Maxwell (CIMMYT-India)" w:date="2024-07-23T11:20:00Z" w16du:dateUtc="2024-07-23T05:50:00Z"/>
                <w:rFonts w:ascii="Aptos Narrow" w:eastAsia="Times New Roman" w:hAnsi="Aptos Narrow" w:cs="Times New Roman"/>
                <w:color w:val="000000"/>
                <w:kern w:val="0"/>
                <w:lang w:eastAsia="en-ZW"/>
                <w14:ligatures w14:val="none"/>
              </w:rPr>
            </w:pPr>
            <w:ins w:id="380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0.83</w:t>
              </w:r>
            </w:ins>
          </w:p>
        </w:tc>
        <w:tc>
          <w:tcPr>
            <w:tcW w:w="816" w:type="pct"/>
            <w:noWrap/>
            <w:hideMark/>
          </w:tcPr>
          <w:p w14:paraId="4AD9CAD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04" w:author="MKONDIWA, Maxwell (CIMMYT-India)" w:date="2024-07-23T11:20:00Z" w16du:dateUtc="2024-07-23T05:50:00Z"/>
                <w:rFonts w:ascii="Aptos Narrow" w:eastAsia="Times New Roman" w:hAnsi="Aptos Narrow" w:cs="Times New Roman"/>
                <w:color w:val="000000"/>
                <w:kern w:val="0"/>
                <w:lang w:eastAsia="en-ZW"/>
                <w14:ligatures w14:val="none"/>
              </w:rPr>
            </w:pPr>
            <w:ins w:id="380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0.78</w:t>
              </w:r>
            </w:ins>
          </w:p>
        </w:tc>
        <w:tc>
          <w:tcPr>
            <w:tcW w:w="816" w:type="pct"/>
            <w:noWrap/>
            <w:hideMark/>
          </w:tcPr>
          <w:p w14:paraId="20467AF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06" w:author="MKONDIWA, Maxwell (CIMMYT-India)" w:date="2024-07-23T11:20:00Z" w16du:dateUtc="2024-07-23T05:50:00Z"/>
                <w:rFonts w:ascii="Aptos Narrow" w:eastAsia="Times New Roman" w:hAnsi="Aptos Narrow" w:cs="Times New Roman"/>
                <w:color w:val="000000"/>
                <w:kern w:val="0"/>
                <w:lang w:eastAsia="en-ZW"/>
                <w14:ligatures w14:val="none"/>
              </w:rPr>
            </w:pPr>
            <w:ins w:id="380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0.71</w:t>
              </w:r>
            </w:ins>
          </w:p>
        </w:tc>
        <w:tc>
          <w:tcPr>
            <w:tcW w:w="779" w:type="pct"/>
            <w:noWrap/>
            <w:hideMark/>
          </w:tcPr>
          <w:p w14:paraId="4AE7EA5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08" w:author="MKONDIWA, Maxwell (CIMMYT-India)" w:date="2024-07-23T11:20:00Z" w16du:dateUtc="2024-07-23T05:50:00Z"/>
                <w:rFonts w:ascii="Aptos Narrow" w:eastAsia="Times New Roman" w:hAnsi="Aptos Narrow" w:cs="Times New Roman"/>
                <w:color w:val="000000"/>
                <w:kern w:val="0"/>
                <w:lang w:eastAsia="en-ZW"/>
                <w14:ligatures w14:val="none"/>
              </w:rPr>
            </w:pPr>
            <w:ins w:id="380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0.68</w:t>
              </w:r>
            </w:ins>
          </w:p>
        </w:tc>
      </w:tr>
      <w:tr w:rsidR="00300FE8" w:rsidRPr="00341BE0" w14:paraId="3AA8720D" w14:textId="77777777" w:rsidTr="00300FE8">
        <w:trPr>
          <w:trHeight w:val="288"/>
          <w:ins w:id="3810"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63087D88" w14:textId="77777777" w:rsidR="00341BE0" w:rsidRPr="00341BE0" w:rsidRDefault="00341BE0" w:rsidP="00341BE0">
            <w:pPr>
              <w:jc w:val="left"/>
              <w:rPr>
                <w:ins w:id="3811" w:author="MKONDIWA, Maxwell (CIMMYT-India)" w:date="2024-07-23T11:20:00Z" w16du:dateUtc="2024-07-23T05:50:00Z"/>
                <w:rFonts w:ascii="Aptos Narrow" w:eastAsia="Times New Roman" w:hAnsi="Aptos Narrow" w:cs="Times New Roman"/>
                <w:color w:val="000000"/>
                <w:kern w:val="0"/>
                <w:lang w:eastAsia="en-ZW"/>
                <w14:ligatures w14:val="none"/>
              </w:rPr>
            </w:pPr>
            <w:ins w:id="381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Disease severity</w:t>
              </w:r>
            </w:ins>
          </w:p>
        </w:tc>
        <w:tc>
          <w:tcPr>
            <w:tcW w:w="632" w:type="pct"/>
            <w:noWrap/>
            <w:hideMark/>
          </w:tcPr>
          <w:p w14:paraId="57C4BE18"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813" w:author="MKONDIWA, Maxwell (CIMMYT-India)" w:date="2024-07-23T11:20:00Z" w16du:dateUtc="2024-07-23T05:50:00Z"/>
                <w:rFonts w:ascii="Aptos Narrow" w:eastAsia="Times New Roman" w:hAnsi="Aptos Narrow" w:cs="Times New Roman"/>
                <w:color w:val="000000"/>
                <w:kern w:val="0"/>
                <w:lang w:eastAsia="en-ZW"/>
                <w14:ligatures w14:val="none"/>
              </w:rPr>
            </w:pPr>
            <w:ins w:id="381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31BD89F1"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15" w:author="MKONDIWA, Maxwell (CIMMYT-India)" w:date="2024-07-23T11:20:00Z" w16du:dateUtc="2024-07-23T05:50:00Z"/>
                <w:rFonts w:ascii="Aptos Narrow" w:eastAsia="Times New Roman" w:hAnsi="Aptos Narrow" w:cs="Times New Roman"/>
                <w:color w:val="000000"/>
                <w:kern w:val="0"/>
                <w:lang w:eastAsia="en-ZW"/>
                <w14:ligatures w14:val="none"/>
              </w:rPr>
            </w:pPr>
            <w:ins w:id="381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1.48</w:t>
              </w:r>
            </w:ins>
          </w:p>
        </w:tc>
        <w:tc>
          <w:tcPr>
            <w:tcW w:w="816" w:type="pct"/>
            <w:noWrap/>
            <w:hideMark/>
          </w:tcPr>
          <w:p w14:paraId="4F61B99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17" w:author="MKONDIWA, Maxwell (CIMMYT-India)" w:date="2024-07-23T11:20:00Z" w16du:dateUtc="2024-07-23T05:50:00Z"/>
                <w:rFonts w:ascii="Aptos Narrow" w:eastAsia="Times New Roman" w:hAnsi="Aptos Narrow" w:cs="Times New Roman"/>
                <w:color w:val="000000"/>
                <w:kern w:val="0"/>
                <w:lang w:eastAsia="en-ZW"/>
                <w14:ligatures w14:val="none"/>
              </w:rPr>
            </w:pPr>
            <w:ins w:id="381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1.43</w:t>
              </w:r>
            </w:ins>
          </w:p>
        </w:tc>
        <w:tc>
          <w:tcPr>
            <w:tcW w:w="816" w:type="pct"/>
            <w:noWrap/>
            <w:hideMark/>
          </w:tcPr>
          <w:p w14:paraId="731ABEC8"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19" w:author="MKONDIWA, Maxwell (CIMMYT-India)" w:date="2024-07-23T11:20:00Z" w16du:dateUtc="2024-07-23T05:50:00Z"/>
                <w:rFonts w:ascii="Aptos Narrow" w:eastAsia="Times New Roman" w:hAnsi="Aptos Narrow" w:cs="Times New Roman"/>
                <w:color w:val="000000"/>
                <w:kern w:val="0"/>
                <w:lang w:eastAsia="en-ZW"/>
                <w14:ligatures w14:val="none"/>
              </w:rPr>
            </w:pPr>
            <w:ins w:id="382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1.45</w:t>
              </w:r>
            </w:ins>
          </w:p>
        </w:tc>
        <w:tc>
          <w:tcPr>
            <w:tcW w:w="779" w:type="pct"/>
            <w:noWrap/>
            <w:hideMark/>
          </w:tcPr>
          <w:p w14:paraId="6415FD6F"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21" w:author="MKONDIWA, Maxwell (CIMMYT-India)" w:date="2024-07-23T11:20:00Z" w16du:dateUtc="2024-07-23T05:50:00Z"/>
                <w:rFonts w:ascii="Aptos Narrow" w:eastAsia="Times New Roman" w:hAnsi="Aptos Narrow" w:cs="Times New Roman"/>
                <w:color w:val="000000"/>
                <w:kern w:val="0"/>
                <w:lang w:eastAsia="en-ZW"/>
                <w14:ligatures w14:val="none"/>
              </w:rPr>
            </w:pPr>
            <w:ins w:id="382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1.53</w:t>
              </w:r>
            </w:ins>
          </w:p>
        </w:tc>
      </w:tr>
      <w:tr w:rsidR="00300FE8" w:rsidRPr="00341BE0" w14:paraId="652175FE" w14:textId="77777777" w:rsidTr="00300FE8">
        <w:trPr>
          <w:trHeight w:val="288"/>
          <w:ins w:id="382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6B2C37AF" w14:textId="77777777" w:rsidR="00341BE0" w:rsidRPr="00341BE0" w:rsidRDefault="00341BE0" w:rsidP="00341BE0">
            <w:pPr>
              <w:jc w:val="right"/>
              <w:rPr>
                <w:ins w:id="382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1A61220C"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825"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82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1B63E86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27" w:author="MKONDIWA, Maxwell (CIMMYT-India)" w:date="2024-07-23T11:20:00Z" w16du:dateUtc="2024-07-23T05:50:00Z"/>
                <w:rFonts w:ascii="Aptos Narrow" w:eastAsia="Times New Roman" w:hAnsi="Aptos Narrow" w:cs="Times New Roman"/>
                <w:color w:val="000000"/>
                <w:kern w:val="0"/>
                <w:lang w:eastAsia="en-ZW"/>
                <w14:ligatures w14:val="none"/>
              </w:rPr>
            </w:pPr>
            <w:ins w:id="382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w:t>
              </w:r>
            </w:ins>
          </w:p>
        </w:tc>
        <w:tc>
          <w:tcPr>
            <w:tcW w:w="816" w:type="pct"/>
            <w:noWrap/>
            <w:hideMark/>
          </w:tcPr>
          <w:p w14:paraId="62D65F5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29" w:author="MKONDIWA, Maxwell (CIMMYT-India)" w:date="2024-07-23T11:20:00Z" w16du:dateUtc="2024-07-23T05:50:00Z"/>
                <w:rFonts w:ascii="Aptos Narrow" w:eastAsia="Times New Roman" w:hAnsi="Aptos Narrow" w:cs="Times New Roman"/>
                <w:color w:val="000000"/>
                <w:kern w:val="0"/>
                <w:lang w:eastAsia="en-ZW"/>
                <w14:ligatures w14:val="none"/>
              </w:rPr>
            </w:pPr>
            <w:ins w:id="383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0.72</w:t>
              </w:r>
            </w:ins>
          </w:p>
        </w:tc>
        <w:tc>
          <w:tcPr>
            <w:tcW w:w="816" w:type="pct"/>
            <w:noWrap/>
            <w:hideMark/>
          </w:tcPr>
          <w:p w14:paraId="5513D2AF"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31" w:author="MKONDIWA, Maxwell (CIMMYT-India)" w:date="2024-07-23T11:20:00Z" w16du:dateUtc="2024-07-23T05:50:00Z"/>
                <w:rFonts w:ascii="Aptos Narrow" w:eastAsia="Times New Roman" w:hAnsi="Aptos Narrow" w:cs="Times New Roman"/>
                <w:color w:val="000000"/>
                <w:kern w:val="0"/>
                <w:lang w:eastAsia="en-ZW"/>
                <w14:ligatures w14:val="none"/>
              </w:rPr>
            </w:pPr>
            <w:ins w:id="383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0.69</w:t>
              </w:r>
            </w:ins>
          </w:p>
        </w:tc>
        <w:tc>
          <w:tcPr>
            <w:tcW w:w="779" w:type="pct"/>
            <w:noWrap/>
            <w:hideMark/>
          </w:tcPr>
          <w:p w14:paraId="7486741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33" w:author="MKONDIWA, Maxwell (CIMMYT-India)" w:date="2024-07-23T11:20:00Z" w16du:dateUtc="2024-07-23T05:50:00Z"/>
                <w:rFonts w:ascii="Aptos Narrow" w:eastAsia="Times New Roman" w:hAnsi="Aptos Narrow" w:cs="Times New Roman"/>
                <w:color w:val="000000"/>
                <w:kern w:val="0"/>
                <w:lang w:eastAsia="en-ZW"/>
                <w14:ligatures w14:val="none"/>
              </w:rPr>
            </w:pPr>
            <w:ins w:id="383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w:t>
              </w:r>
            </w:ins>
          </w:p>
        </w:tc>
      </w:tr>
      <w:tr w:rsidR="00300FE8" w:rsidRPr="00341BE0" w14:paraId="398C0143" w14:textId="77777777" w:rsidTr="00300FE8">
        <w:trPr>
          <w:trHeight w:val="288"/>
          <w:ins w:id="383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4FB87C0C" w14:textId="77777777" w:rsidR="00341BE0" w:rsidRPr="00341BE0" w:rsidRDefault="00341BE0" w:rsidP="00341BE0">
            <w:pPr>
              <w:jc w:val="left"/>
              <w:rPr>
                <w:ins w:id="3836" w:author="MKONDIWA, Maxwell (CIMMYT-India)" w:date="2024-07-23T11:20:00Z" w16du:dateUtc="2024-07-23T05:50:00Z"/>
                <w:rFonts w:ascii="Aptos Narrow" w:eastAsia="Times New Roman" w:hAnsi="Aptos Narrow" w:cs="Times New Roman"/>
                <w:color w:val="000000"/>
                <w:kern w:val="0"/>
                <w:lang w:eastAsia="en-ZW"/>
                <w14:ligatures w14:val="none"/>
              </w:rPr>
            </w:pPr>
            <w:ins w:id="383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Insect severity</w:t>
              </w:r>
            </w:ins>
          </w:p>
        </w:tc>
        <w:tc>
          <w:tcPr>
            <w:tcW w:w="632" w:type="pct"/>
            <w:noWrap/>
            <w:hideMark/>
          </w:tcPr>
          <w:p w14:paraId="737BABFA"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838" w:author="MKONDIWA, Maxwell (CIMMYT-India)" w:date="2024-07-23T11:20:00Z" w16du:dateUtc="2024-07-23T05:50:00Z"/>
                <w:rFonts w:ascii="Aptos Narrow" w:eastAsia="Times New Roman" w:hAnsi="Aptos Narrow" w:cs="Times New Roman"/>
                <w:color w:val="000000"/>
                <w:kern w:val="0"/>
                <w:lang w:eastAsia="en-ZW"/>
                <w14:ligatures w14:val="none"/>
              </w:rPr>
            </w:pPr>
            <w:ins w:id="383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6A818AE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40" w:author="MKONDIWA, Maxwell (CIMMYT-India)" w:date="2024-07-23T11:20:00Z" w16du:dateUtc="2024-07-23T05:50:00Z"/>
                <w:rFonts w:ascii="Aptos Narrow" w:eastAsia="Times New Roman" w:hAnsi="Aptos Narrow" w:cs="Times New Roman"/>
                <w:color w:val="000000"/>
                <w:kern w:val="0"/>
                <w:lang w:eastAsia="en-ZW"/>
                <w14:ligatures w14:val="none"/>
              </w:rPr>
            </w:pPr>
            <w:ins w:id="384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1.56</w:t>
              </w:r>
            </w:ins>
          </w:p>
        </w:tc>
        <w:tc>
          <w:tcPr>
            <w:tcW w:w="816" w:type="pct"/>
            <w:noWrap/>
            <w:hideMark/>
          </w:tcPr>
          <w:p w14:paraId="06BBC91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42" w:author="MKONDIWA, Maxwell (CIMMYT-India)" w:date="2024-07-23T11:20:00Z" w16du:dateUtc="2024-07-23T05:50:00Z"/>
                <w:rFonts w:ascii="Aptos Narrow" w:eastAsia="Times New Roman" w:hAnsi="Aptos Narrow" w:cs="Times New Roman"/>
                <w:color w:val="000000"/>
                <w:kern w:val="0"/>
                <w:lang w:eastAsia="en-ZW"/>
                <w14:ligatures w14:val="none"/>
              </w:rPr>
            </w:pPr>
            <w:ins w:id="384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1.58</w:t>
              </w:r>
            </w:ins>
          </w:p>
        </w:tc>
        <w:tc>
          <w:tcPr>
            <w:tcW w:w="816" w:type="pct"/>
            <w:noWrap/>
            <w:hideMark/>
          </w:tcPr>
          <w:p w14:paraId="6D1D6DA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44" w:author="MKONDIWA, Maxwell (CIMMYT-India)" w:date="2024-07-23T11:20:00Z" w16du:dateUtc="2024-07-23T05:50:00Z"/>
                <w:rFonts w:ascii="Aptos Narrow" w:eastAsia="Times New Roman" w:hAnsi="Aptos Narrow" w:cs="Times New Roman"/>
                <w:color w:val="000000"/>
                <w:kern w:val="0"/>
                <w:lang w:eastAsia="en-ZW"/>
                <w14:ligatures w14:val="none"/>
              </w:rPr>
            </w:pPr>
            <w:ins w:id="384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1.65</w:t>
              </w:r>
            </w:ins>
          </w:p>
        </w:tc>
        <w:tc>
          <w:tcPr>
            <w:tcW w:w="779" w:type="pct"/>
            <w:noWrap/>
            <w:hideMark/>
          </w:tcPr>
          <w:p w14:paraId="1D03E59A"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46" w:author="MKONDIWA, Maxwell (CIMMYT-India)" w:date="2024-07-23T11:20:00Z" w16du:dateUtc="2024-07-23T05:50:00Z"/>
                <w:rFonts w:ascii="Aptos Narrow" w:eastAsia="Times New Roman" w:hAnsi="Aptos Narrow" w:cs="Times New Roman"/>
                <w:color w:val="000000"/>
                <w:kern w:val="0"/>
                <w:lang w:eastAsia="en-ZW"/>
                <w14:ligatures w14:val="none"/>
              </w:rPr>
            </w:pPr>
            <w:ins w:id="384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1.63</w:t>
              </w:r>
            </w:ins>
          </w:p>
        </w:tc>
      </w:tr>
      <w:tr w:rsidR="00300FE8" w:rsidRPr="00341BE0" w14:paraId="5F4E9731" w14:textId="77777777" w:rsidTr="00300FE8">
        <w:trPr>
          <w:trHeight w:val="288"/>
          <w:ins w:id="384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4B1949A5" w14:textId="77777777" w:rsidR="00341BE0" w:rsidRPr="00341BE0" w:rsidRDefault="00341BE0" w:rsidP="00341BE0">
            <w:pPr>
              <w:jc w:val="right"/>
              <w:rPr>
                <w:ins w:id="384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242B24C5"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85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85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262E6DA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52" w:author="MKONDIWA, Maxwell (CIMMYT-India)" w:date="2024-07-23T11:20:00Z" w16du:dateUtc="2024-07-23T05:50:00Z"/>
                <w:rFonts w:ascii="Aptos Narrow" w:eastAsia="Times New Roman" w:hAnsi="Aptos Narrow" w:cs="Times New Roman"/>
                <w:color w:val="000000"/>
                <w:kern w:val="0"/>
                <w:lang w:eastAsia="en-ZW"/>
                <w14:ligatures w14:val="none"/>
              </w:rPr>
            </w:pPr>
            <w:ins w:id="385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0.76</w:t>
              </w:r>
            </w:ins>
          </w:p>
        </w:tc>
        <w:tc>
          <w:tcPr>
            <w:tcW w:w="816" w:type="pct"/>
            <w:noWrap/>
            <w:hideMark/>
          </w:tcPr>
          <w:p w14:paraId="5E30D869"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54" w:author="MKONDIWA, Maxwell (CIMMYT-India)" w:date="2024-07-23T11:20:00Z" w16du:dateUtc="2024-07-23T05:50:00Z"/>
                <w:rFonts w:ascii="Aptos Narrow" w:eastAsia="Times New Roman" w:hAnsi="Aptos Narrow" w:cs="Times New Roman"/>
                <w:color w:val="000000"/>
                <w:kern w:val="0"/>
                <w:lang w:eastAsia="en-ZW"/>
                <w14:ligatures w14:val="none"/>
              </w:rPr>
            </w:pPr>
            <w:ins w:id="385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0.81</w:t>
              </w:r>
            </w:ins>
          </w:p>
        </w:tc>
        <w:tc>
          <w:tcPr>
            <w:tcW w:w="816" w:type="pct"/>
            <w:noWrap/>
            <w:hideMark/>
          </w:tcPr>
          <w:p w14:paraId="12EB17F4"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56" w:author="MKONDIWA, Maxwell (CIMMYT-India)" w:date="2024-07-23T11:20:00Z" w16du:dateUtc="2024-07-23T05:50:00Z"/>
                <w:rFonts w:ascii="Aptos Narrow" w:eastAsia="Times New Roman" w:hAnsi="Aptos Narrow" w:cs="Times New Roman"/>
                <w:color w:val="000000"/>
                <w:kern w:val="0"/>
                <w:lang w:eastAsia="en-ZW"/>
                <w14:ligatures w14:val="none"/>
              </w:rPr>
            </w:pPr>
            <w:ins w:id="385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0.77</w:t>
              </w:r>
            </w:ins>
          </w:p>
        </w:tc>
        <w:tc>
          <w:tcPr>
            <w:tcW w:w="779" w:type="pct"/>
            <w:noWrap/>
            <w:hideMark/>
          </w:tcPr>
          <w:p w14:paraId="60029D04"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58" w:author="MKONDIWA, Maxwell (CIMMYT-India)" w:date="2024-07-23T11:20:00Z" w16du:dateUtc="2024-07-23T05:50:00Z"/>
                <w:rFonts w:ascii="Aptos Narrow" w:eastAsia="Times New Roman" w:hAnsi="Aptos Narrow" w:cs="Times New Roman"/>
                <w:color w:val="000000"/>
                <w:kern w:val="0"/>
                <w:lang w:eastAsia="en-ZW"/>
                <w14:ligatures w14:val="none"/>
              </w:rPr>
            </w:pPr>
            <w:ins w:id="385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0.69</w:t>
              </w:r>
            </w:ins>
          </w:p>
        </w:tc>
      </w:tr>
      <w:tr w:rsidR="00300FE8" w:rsidRPr="00341BE0" w14:paraId="52835427" w14:textId="77777777" w:rsidTr="00300FE8">
        <w:trPr>
          <w:trHeight w:val="288"/>
          <w:ins w:id="3860"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650B0C7D" w14:textId="77777777" w:rsidR="00341BE0" w:rsidRPr="00341BE0" w:rsidRDefault="00341BE0" w:rsidP="00341BE0">
            <w:pPr>
              <w:jc w:val="left"/>
              <w:rPr>
                <w:ins w:id="3861" w:author="MKONDIWA, Maxwell (CIMMYT-India)" w:date="2024-07-23T11:20:00Z" w16du:dateUtc="2024-07-23T05:50:00Z"/>
                <w:rFonts w:ascii="Aptos Narrow" w:eastAsia="Times New Roman" w:hAnsi="Aptos Narrow" w:cs="Times New Roman"/>
                <w:color w:val="000000"/>
                <w:kern w:val="0"/>
                <w:lang w:eastAsia="en-ZW"/>
                <w14:ligatures w14:val="none"/>
              </w:rPr>
            </w:pPr>
            <w:ins w:id="386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N</w:t>
              </w:r>
            </w:ins>
          </w:p>
        </w:tc>
        <w:tc>
          <w:tcPr>
            <w:tcW w:w="632" w:type="pct"/>
            <w:noWrap/>
            <w:hideMark/>
          </w:tcPr>
          <w:p w14:paraId="73EB0181"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863" w:author="MKONDIWA, Maxwell (CIMMYT-India)" w:date="2024-07-23T11:20:00Z" w16du:dateUtc="2024-07-23T05:50:00Z"/>
                <w:rFonts w:ascii="Aptos Narrow" w:eastAsia="Times New Roman" w:hAnsi="Aptos Narrow" w:cs="Times New Roman"/>
                <w:color w:val="000000"/>
                <w:kern w:val="0"/>
                <w:lang w:eastAsia="en-ZW"/>
                <w14:ligatures w14:val="none"/>
              </w:rPr>
            </w:pPr>
            <w:ins w:id="386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19A5B9DC"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65" w:author="MKONDIWA, Maxwell (CIMMYT-India)" w:date="2024-07-23T11:20:00Z" w16du:dateUtc="2024-07-23T05:50:00Z"/>
                <w:rFonts w:ascii="Aptos Narrow" w:eastAsia="Times New Roman" w:hAnsi="Aptos Narrow" w:cs="Times New Roman"/>
                <w:color w:val="000000"/>
                <w:kern w:val="0"/>
                <w:lang w:eastAsia="en-ZW"/>
                <w14:ligatures w14:val="none"/>
              </w:rPr>
            </w:pPr>
            <w:ins w:id="386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129.2</w:t>
              </w:r>
            </w:ins>
          </w:p>
        </w:tc>
        <w:tc>
          <w:tcPr>
            <w:tcW w:w="816" w:type="pct"/>
            <w:noWrap/>
            <w:hideMark/>
          </w:tcPr>
          <w:p w14:paraId="05D7FA7A"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67" w:author="MKONDIWA, Maxwell (CIMMYT-India)" w:date="2024-07-23T11:20:00Z" w16du:dateUtc="2024-07-23T05:50:00Z"/>
                <w:rFonts w:ascii="Aptos Narrow" w:eastAsia="Times New Roman" w:hAnsi="Aptos Narrow" w:cs="Times New Roman"/>
                <w:color w:val="000000"/>
                <w:kern w:val="0"/>
                <w:lang w:eastAsia="en-ZW"/>
                <w14:ligatures w14:val="none"/>
              </w:rPr>
            </w:pPr>
            <w:ins w:id="386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127.13</w:t>
              </w:r>
            </w:ins>
          </w:p>
        </w:tc>
        <w:tc>
          <w:tcPr>
            <w:tcW w:w="816" w:type="pct"/>
            <w:noWrap/>
            <w:hideMark/>
          </w:tcPr>
          <w:p w14:paraId="49B0CDB9"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69" w:author="MKONDIWA, Maxwell (CIMMYT-India)" w:date="2024-07-23T11:20:00Z" w16du:dateUtc="2024-07-23T05:50:00Z"/>
                <w:rFonts w:ascii="Aptos Narrow" w:eastAsia="Times New Roman" w:hAnsi="Aptos Narrow" w:cs="Times New Roman"/>
                <w:color w:val="000000"/>
                <w:kern w:val="0"/>
                <w:lang w:eastAsia="en-ZW"/>
                <w14:ligatures w14:val="none"/>
              </w:rPr>
            </w:pPr>
            <w:ins w:id="387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130.45</w:t>
              </w:r>
            </w:ins>
          </w:p>
        </w:tc>
        <w:tc>
          <w:tcPr>
            <w:tcW w:w="779" w:type="pct"/>
            <w:noWrap/>
            <w:hideMark/>
          </w:tcPr>
          <w:p w14:paraId="1ED0FCEA"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71" w:author="MKONDIWA, Maxwell (CIMMYT-India)" w:date="2024-07-23T11:20:00Z" w16du:dateUtc="2024-07-23T05:50:00Z"/>
                <w:rFonts w:ascii="Aptos Narrow" w:eastAsia="Times New Roman" w:hAnsi="Aptos Narrow" w:cs="Times New Roman"/>
                <w:color w:val="000000"/>
                <w:kern w:val="0"/>
                <w:lang w:eastAsia="en-ZW"/>
                <w14:ligatures w14:val="none"/>
              </w:rPr>
            </w:pPr>
            <w:ins w:id="387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135.34</w:t>
              </w:r>
            </w:ins>
          </w:p>
        </w:tc>
      </w:tr>
      <w:tr w:rsidR="00300FE8" w:rsidRPr="00341BE0" w14:paraId="1C8C24D0" w14:textId="77777777" w:rsidTr="00300FE8">
        <w:trPr>
          <w:trHeight w:val="288"/>
          <w:ins w:id="387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13405063" w14:textId="77777777" w:rsidR="00341BE0" w:rsidRPr="00341BE0" w:rsidRDefault="00341BE0" w:rsidP="00341BE0">
            <w:pPr>
              <w:jc w:val="right"/>
              <w:rPr>
                <w:ins w:id="387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25588EE1"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875"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87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516E07F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77" w:author="MKONDIWA, Maxwell (CIMMYT-India)" w:date="2024-07-23T11:20:00Z" w16du:dateUtc="2024-07-23T05:50:00Z"/>
                <w:rFonts w:ascii="Aptos Narrow" w:eastAsia="Times New Roman" w:hAnsi="Aptos Narrow" w:cs="Times New Roman"/>
                <w:color w:val="000000"/>
                <w:kern w:val="0"/>
                <w:lang w:eastAsia="en-ZW"/>
                <w14:ligatures w14:val="none"/>
              </w:rPr>
            </w:pPr>
            <w:ins w:id="387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31.85</w:t>
              </w:r>
            </w:ins>
          </w:p>
        </w:tc>
        <w:tc>
          <w:tcPr>
            <w:tcW w:w="816" w:type="pct"/>
            <w:noWrap/>
            <w:hideMark/>
          </w:tcPr>
          <w:p w14:paraId="05342104"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79" w:author="MKONDIWA, Maxwell (CIMMYT-India)" w:date="2024-07-23T11:20:00Z" w16du:dateUtc="2024-07-23T05:50:00Z"/>
                <w:rFonts w:ascii="Aptos Narrow" w:eastAsia="Times New Roman" w:hAnsi="Aptos Narrow" w:cs="Times New Roman"/>
                <w:color w:val="000000"/>
                <w:kern w:val="0"/>
                <w:lang w:eastAsia="en-ZW"/>
                <w14:ligatures w14:val="none"/>
              </w:rPr>
            </w:pPr>
            <w:ins w:id="388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34.82</w:t>
              </w:r>
            </w:ins>
          </w:p>
        </w:tc>
        <w:tc>
          <w:tcPr>
            <w:tcW w:w="816" w:type="pct"/>
            <w:noWrap/>
            <w:hideMark/>
          </w:tcPr>
          <w:p w14:paraId="3BE35638"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81" w:author="MKONDIWA, Maxwell (CIMMYT-India)" w:date="2024-07-23T11:20:00Z" w16du:dateUtc="2024-07-23T05:50:00Z"/>
                <w:rFonts w:ascii="Aptos Narrow" w:eastAsia="Times New Roman" w:hAnsi="Aptos Narrow" w:cs="Times New Roman"/>
                <w:color w:val="000000"/>
                <w:kern w:val="0"/>
                <w:lang w:eastAsia="en-ZW"/>
                <w14:ligatures w14:val="none"/>
              </w:rPr>
            </w:pPr>
            <w:ins w:id="388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36.98</w:t>
              </w:r>
            </w:ins>
          </w:p>
        </w:tc>
        <w:tc>
          <w:tcPr>
            <w:tcW w:w="779" w:type="pct"/>
            <w:noWrap/>
            <w:hideMark/>
          </w:tcPr>
          <w:p w14:paraId="1B6F6BE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83" w:author="MKONDIWA, Maxwell (CIMMYT-India)" w:date="2024-07-23T11:20:00Z" w16du:dateUtc="2024-07-23T05:50:00Z"/>
                <w:rFonts w:ascii="Aptos Narrow" w:eastAsia="Times New Roman" w:hAnsi="Aptos Narrow" w:cs="Times New Roman"/>
                <w:color w:val="000000"/>
                <w:kern w:val="0"/>
                <w:lang w:eastAsia="en-ZW"/>
                <w14:ligatures w14:val="none"/>
              </w:rPr>
            </w:pPr>
            <w:ins w:id="388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42.61</w:t>
              </w:r>
            </w:ins>
          </w:p>
        </w:tc>
      </w:tr>
      <w:tr w:rsidR="00300FE8" w:rsidRPr="00341BE0" w14:paraId="7687BBDA" w14:textId="77777777" w:rsidTr="00300FE8">
        <w:trPr>
          <w:trHeight w:val="288"/>
          <w:ins w:id="388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476CFE81" w14:textId="77777777" w:rsidR="00341BE0" w:rsidRPr="00341BE0" w:rsidRDefault="00341BE0" w:rsidP="00341BE0">
            <w:pPr>
              <w:jc w:val="left"/>
              <w:rPr>
                <w:ins w:id="3886" w:author="MKONDIWA, Maxwell (CIMMYT-India)" w:date="2024-07-23T11:20:00Z" w16du:dateUtc="2024-07-23T05:50:00Z"/>
                <w:rFonts w:ascii="Aptos Narrow" w:eastAsia="Times New Roman" w:hAnsi="Aptos Narrow" w:cs="Times New Roman"/>
                <w:color w:val="000000"/>
                <w:kern w:val="0"/>
                <w:lang w:eastAsia="en-ZW"/>
                <w14:ligatures w14:val="none"/>
              </w:rPr>
            </w:pPr>
            <w:ins w:id="388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Phosphate</w:t>
              </w:r>
            </w:ins>
          </w:p>
        </w:tc>
        <w:tc>
          <w:tcPr>
            <w:tcW w:w="632" w:type="pct"/>
            <w:noWrap/>
            <w:hideMark/>
          </w:tcPr>
          <w:p w14:paraId="3B6C6485"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888" w:author="MKONDIWA, Maxwell (CIMMYT-India)" w:date="2024-07-23T11:20:00Z" w16du:dateUtc="2024-07-23T05:50:00Z"/>
                <w:rFonts w:ascii="Aptos Narrow" w:eastAsia="Times New Roman" w:hAnsi="Aptos Narrow" w:cs="Times New Roman"/>
                <w:color w:val="000000"/>
                <w:kern w:val="0"/>
                <w:lang w:eastAsia="en-ZW"/>
                <w14:ligatures w14:val="none"/>
              </w:rPr>
            </w:pPr>
            <w:ins w:id="388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48590AFF"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90" w:author="MKONDIWA, Maxwell (CIMMYT-India)" w:date="2024-07-23T11:20:00Z" w16du:dateUtc="2024-07-23T05:50:00Z"/>
                <w:rFonts w:ascii="Aptos Narrow" w:eastAsia="Times New Roman" w:hAnsi="Aptos Narrow" w:cs="Times New Roman"/>
                <w:color w:val="000000"/>
                <w:kern w:val="0"/>
                <w:lang w:eastAsia="en-ZW"/>
                <w14:ligatures w14:val="none"/>
              </w:rPr>
            </w:pPr>
            <w:ins w:id="389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58.14</w:t>
              </w:r>
            </w:ins>
          </w:p>
        </w:tc>
        <w:tc>
          <w:tcPr>
            <w:tcW w:w="816" w:type="pct"/>
            <w:noWrap/>
            <w:hideMark/>
          </w:tcPr>
          <w:p w14:paraId="1B07B9D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92" w:author="MKONDIWA, Maxwell (CIMMYT-India)" w:date="2024-07-23T11:20:00Z" w16du:dateUtc="2024-07-23T05:50:00Z"/>
                <w:rFonts w:ascii="Aptos Narrow" w:eastAsia="Times New Roman" w:hAnsi="Aptos Narrow" w:cs="Times New Roman"/>
                <w:color w:val="000000"/>
                <w:kern w:val="0"/>
                <w:lang w:eastAsia="en-ZW"/>
                <w14:ligatures w14:val="none"/>
              </w:rPr>
            </w:pPr>
            <w:ins w:id="389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60.31</w:t>
              </w:r>
            </w:ins>
          </w:p>
        </w:tc>
        <w:tc>
          <w:tcPr>
            <w:tcW w:w="816" w:type="pct"/>
            <w:noWrap/>
            <w:hideMark/>
          </w:tcPr>
          <w:p w14:paraId="1270775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94" w:author="MKONDIWA, Maxwell (CIMMYT-India)" w:date="2024-07-23T11:20:00Z" w16du:dateUtc="2024-07-23T05:50:00Z"/>
                <w:rFonts w:ascii="Aptos Narrow" w:eastAsia="Times New Roman" w:hAnsi="Aptos Narrow" w:cs="Times New Roman"/>
                <w:color w:val="000000"/>
                <w:kern w:val="0"/>
                <w:lang w:eastAsia="en-ZW"/>
                <w14:ligatures w14:val="none"/>
              </w:rPr>
            </w:pPr>
            <w:ins w:id="389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59.29</w:t>
              </w:r>
            </w:ins>
          </w:p>
        </w:tc>
        <w:tc>
          <w:tcPr>
            <w:tcW w:w="779" w:type="pct"/>
            <w:noWrap/>
            <w:hideMark/>
          </w:tcPr>
          <w:p w14:paraId="7F9E49F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896" w:author="MKONDIWA, Maxwell (CIMMYT-India)" w:date="2024-07-23T11:20:00Z" w16du:dateUtc="2024-07-23T05:50:00Z"/>
                <w:rFonts w:ascii="Aptos Narrow" w:eastAsia="Times New Roman" w:hAnsi="Aptos Narrow" w:cs="Times New Roman"/>
                <w:color w:val="000000"/>
                <w:kern w:val="0"/>
                <w:lang w:eastAsia="en-ZW"/>
                <w14:ligatures w14:val="none"/>
              </w:rPr>
            </w:pPr>
            <w:ins w:id="389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58.14</w:t>
              </w:r>
            </w:ins>
          </w:p>
        </w:tc>
      </w:tr>
      <w:tr w:rsidR="00300FE8" w:rsidRPr="00341BE0" w14:paraId="1E238C96" w14:textId="77777777" w:rsidTr="00300FE8">
        <w:trPr>
          <w:trHeight w:val="288"/>
          <w:ins w:id="389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503E8C9C" w14:textId="77777777" w:rsidR="00341BE0" w:rsidRPr="00341BE0" w:rsidRDefault="00341BE0" w:rsidP="00341BE0">
            <w:pPr>
              <w:jc w:val="right"/>
              <w:rPr>
                <w:ins w:id="389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0AA5249A"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90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90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7C79D8F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02" w:author="MKONDIWA, Maxwell (CIMMYT-India)" w:date="2024-07-23T11:20:00Z" w16du:dateUtc="2024-07-23T05:50:00Z"/>
                <w:rFonts w:ascii="Aptos Narrow" w:eastAsia="Times New Roman" w:hAnsi="Aptos Narrow" w:cs="Times New Roman"/>
                <w:color w:val="000000"/>
                <w:kern w:val="0"/>
                <w:lang w:eastAsia="en-ZW"/>
                <w14:ligatures w14:val="none"/>
              </w:rPr>
            </w:pPr>
            <w:ins w:id="390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19.74</w:t>
              </w:r>
            </w:ins>
          </w:p>
        </w:tc>
        <w:tc>
          <w:tcPr>
            <w:tcW w:w="816" w:type="pct"/>
            <w:noWrap/>
            <w:hideMark/>
          </w:tcPr>
          <w:p w14:paraId="6984B42C"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04" w:author="MKONDIWA, Maxwell (CIMMYT-India)" w:date="2024-07-23T11:20:00Z" w16du:dateUtc="2024-07-23T05:50:00Z"/>
                <w:rFonts w:ascii="Aptos Narrow" w:eastAsia="Times New Roman" w:hAnsi="Aptos Narrow" w:cs="Times New Roman"/>
                <w:color w:val="000000"/>
                <w:kern w:val="0"/>
                <w:lang w:eastAsia="en-ZW"/>
                <w14:ligatures w14:val="none"/>
              </w:rPr>
            </w:pPr>
            <w:ins w:id="390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19.23</w:t>
              </w:r>
            </w:ins>
          </w:p>
        </w:tc>
        <w:tc>
          <w:tcPr>
            <w:tcW w:w="816" w:type="pct"/>
            <w:noWrap/>
            <w:hideMark/>
          </w:tcPr>
          <w:p w14:paraId="2300EA5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06" w:author="MKONDIWA, Maxwell (CIMMYT-India)" w:date="2024-07-23T11:20:00Z" w16du:dateUtc="2024-07-23T05:50:00Z"/>
                <w:rFonts w:ascii="Aptos Narrow" w:eastAsia="Times New Roman" w:hAnsi="Aptos Narrow" w:cs="Times New Roman"/>
                <w:color w:val="000000"/>
                <w:kern w:val="0"/>
                <w:lang w:eastAsia="en-ZW"/>
                <w14:ligatures w14:val="none"/>
              </w:rPr>
            </w:pPr>
            <w:ins w:id="390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19.2</w:t>
              </w:r>
            </w:ins>
          </w:p>
        </w:tc>
        <w:tc>
          <w:tcPr>
            <w:tcW w:w="779" w:type="pct"/>
            <w:noWrap/>
            <w:hideMark/>
          </w:tcPr>
          <w:p w14:paraId="752B6DE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08" w:author="MKONDIWA, Maxwell (CIMMYT-India)" w:date="2024-07-23T11:20:00Z" w16du:dateUtc="2024-07-23T05:50:00Z"/>
                <w:rFonts w:ascii="Aptos Narrow" w:eastAsia="Times New Roman" w:hAnsi="Aptos Narrow" w:cs="Times New Roman"/>
                <w:color w:val="000000"/>
                <w:kern w:val="0"/>
                <w:lang w:eastAsia="en-ZW"/>
                <w14:ligatures w14:val="none"/>
              </w:rPr>
            </w:pPr>
            <w:ins w:id="390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19.91</w:t>
              </w:r>
            </w:ins>
          </w:p>
        </w:tc>
      </w:tr>
      <w:tr w:rsidR="00300FE8" w:rsidRPr="00341BE0" w14:paraId="2A229F1F" w14:textId="77777777" w:rsidTr="00300FE8">
        <w:trPr>
          <w:trHeight w:val="576"/>
          <w:ins w:id="3910"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54D5185A" w14:textId="77777777" w:rsidR="00341BE0" w:rsidRPr="00341BE0" w:rsidRDefault="00341BE0" w:rsidP="00341BE0">
            <w:pPr>
              <w:jc w:val="left"/>
              <w:rPr>
                <w:ins w:id="3911" w:author="MKONDIWA, Maxwell (CIMMYT-India)" w:date="2024-07-23T11:20:00Z" w16du:dateUtc="2024-07-23T05:50:00Z"/>
                <w:rFonts w:ascii="Aptos Narrow" w:eastAsia="Times New Roman" w:hAnsi="Aptos Narrow" w:cs="Times New Roman"/>
                <w:color w:val="000000"/>
                <w:kern w:val="0"/>
                <w:lang w:eastAsia="en-ZW"/>
                <w14:ligatures w14:val="none"/>
              </w:rPr>
            </w:pPr>
            <w:ins w:id="391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Long duration variety</w:t>
              </w:r>
            </w:ins>
          </w:p>
        </w:tc>
        <w:tc>
          <w:tcPr>
            <w:tcW w:w="632" w:type="pct"/>
            <w:noWrap/>
            <w:hideMark/>
          </w:tcPr>
          <w:p w14:paraId="0E1427F0"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913" w:author="MKONDIWA, Maxwell (CIMMYT-India)" w:date="2024-07-23T11:20:00Z" w16du:dateUtc="2024-07-23T05:50:00Z"/>
                <w:rFonts w:ascii="Aptos Narrow" w:eastAsia="Times New Roman" w:hAnsi="Aptos Narrow" w:cs="Times New Roman"/>
                <w:color w:val="000000"/>
                <w:kern w:val="0"/>
                <w:lang w:eastAsia="en-ZW"/>
                <w14:ligatures w14:val="none"/>
              </w:rPr>
            </w:pPr>
            <w:ins w:id="391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364CE39A"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15" w:author="MKONDIWA, Maxwell (CIMMYT-India)" w:date="2024-07-23T11:20:00Z" w16du:dateUtc="2024-07-23T05:50:00Z"/>
                <w:rFonts w:ascii="Aptos Narrow" w:eastAsia="Times New Roman" w:hAnsi="Aptos Narrow" w:cs="Times New Roman"/>
                <w:color w:val="000000"/>
                <w:kern w:val="0"/>
                <w:lang w:eastAsia="en-ZW"/>
                <w14:ligatures w14:val="none"/>
              </w:rPr>
            </w:pPr>
            <w:ins w:id="391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0.43</w:t>
              </w:r>
            </w:ins>
          </w:p>
        </w:tc>
        <w:tc>
          <w:tcPr>
            <w:tcW w:w="816" w:type="pct"/>
            <w:noWrap/>
            <w:hideMark/>
          </w:tcPr>
          <w:p w14:paraId="3EC4546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17" w:author="MKONDIWA, Maxwell (CIMMYT-India)" w:date="2024-07-23T11:20:00Z" w16du:dateUtc="2024-07-23T05:50:00Z"/>
                <w:rFonts w:ascii="Aptos Narrow" w:eastAsia="Times New Roman" w:hAnsi="Aptos Narrow" w:cs="Times New Roman"/>
                <w:color w:val="000000"/>
                <w:kern w:val="0"/>
                <w:lang w:eastAsia="en-ZW"/>
                <w14:ligatures w14:val="none"/>
              </w:rPr>
            </w:pPr>
            <w:ins w:id="391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0.55</w:t>
              </w:r>
            </w:ins>
          </w:p>
        </w:tc>
        <w:tc>
          <w:tcPr>
            <w:tcW w:w="816" w:type="pct"/>
            <w:noWrap/>
            <w:hideMark/>
          </w:tcPr>
          <w:p w14:paraId="0CE5C104"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19" w:author="MKONDIWA, Maxwell (CIMMYT-India)" w:date="2024-07-23T11:20:00Z" w16du:dateUtc="2024-07-23T05:50:00Z"/>
                <w:rFonts w:ascii="Aptos Narrow" w:eastAsia="Times New Roman" w:hAnsi="Aptos Narrow" w:cs="Times New Roman"/>
                <w:color w:val="000000"/>
                <w:kern w:val="0"/>
                <w:lang w:eastAsia="en-ZW"/>
                <w14:ligatures w14:val="none"/>
              </w:rPr>
            </w:pPr>
            <w:ins w:id="392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0.58</w:t>
              </w:r>
            </w:ins>
          </w:p>
        </w:tc>
        <w:tc>
          <w:tcPr>
            <w:tcW w:w="779" w:type="pct"/>
            <w:noWrap/>
            <w:hideMark/>
          </w:tcPr>
          <w:p w14:paraId="652A7DA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21" w:author="MKONDIWA, Maxwell (CIMMYT-India)" w:date="2024-07-23T11:20:00Z" w16du:dateUtc="2024-07-23T05:50:00Z"/>
                <w:rFonts w:ascii="Aptos Narrow" w:eastAsia="Times New Roman" w:hAnsi="Aptos Narrow" w:cs="Times New Roman"/>
                <w:color w:val="000000"/>
                <w:kern w:val="0"/>
                <w:lang w:eastAsia="en-ZW"/>
                <w14:ligatures w14:val="none"/>
              </w:rPr>
            </w:pPr>
            <w:ins w:id="392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0.52</w:t>
              </w:r>
            </w:ins>
          </w:p>
        </w:tc>
      </w:tr>
      <w:tr w:rsidR="00300FE8" w:rsidRPr="00341BE0" w14:paraId="044647F0" w14:textId="77777777" w:rsidTr="00300FE8">
        <w:trPr>
          <w:trHeight w:val="288"/>
          <w:ins w:id="392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0D3F37FD" w14:textId="77777777" w:rsidR="00341BE0" w:rsidRPr="00341BE0" w:rsidRDefault="00341BE0" w:rsidP="00341BE0">
            <w:pPr>
              <w:jc w:val="right"/>
              <w:rPr>
                <w:ins w:id="392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4D53A293"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925"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92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1C90CE0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27" w:author="MKONDIWA, Maxwell (CIMMYT-India)" w:date="2024-07-23T11:20:00Z" w16du:dateUtc="2024-07-23T05:50:00Z"/>
                <w:rFonts w:ascii="Aptos Narrow" w:eastAsia="Times New Roman" w:hAnsi="Aptos Narrow" w:cs="Times New Roman"/>
                <w:color w:val="000000"/>
                <w:kern w:val="0"/>
                <w:lang w:eastAsia="en-ZW"/>
                <w14:ligatures w14:val="none"/>
              </w:rPr>
            </w:pPr>
            <w:ins w:id="392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0.49</w:t>
              </w:r>
            </w:ins>
          </w:p>
        </w:tc>
        <w:tc>
          <w:tcPr>
            <w:tcW w:w="816" w:type="pct"/>
            <w:noWrap/>
            <w:hideMark/>
          </w:tcPr>
          <w:p w14:paraId="7A3D8AB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29" w:author="MKONDIWA, Maxwell (CIMMYT-India)" w:date="2024-07-23T11:20:00Z" w16du:dateUtc="2024-07-23T05:50:00Z"/>
                <w:rFonts w:ascii="Aptos Narrow" w:eastAsia="Times New Roman" w:hAnsi="Aptos Narrow" w:cs="Times New Roman"/>
                <w:color w:val="000000"/>
                <w:kern w:val="0"/>
                <w:lang w:eastAsia="en-ZW"/>
                <w14:ligatures w14:val="none"/>
              </w:rPr>
            </w:pPr>
            <w:ins w:id="393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0.5</w:t>
              </w:r>
            </w:ins>
          </w:p>
        </w:tc>
        <w:tc>
          <w:tcPr>
            <w:tcW w:w="816" w:type="pct"/>
            <w:noWrap/>
            <w:hideMark/>
          </w:tcPr>
          <w:p w14:paraId="2600291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31" w:author="MKONDIWA, Maxwell (CIMMYT-India)" w:date="2024-07-23T11:20:00Z" w16du:dateUtc="2024-07-23T05:50:00Z"/>
                <w:rFonts w:ascii="Aptos Narrow" w:eastAsia="Times New Roman" w:hAnsi="Aptos Narrow" w:cs="Times New Roman"/>
                <w:color w:val="000000"/>
                <w:kern w:val="0"/>
                <w:lang w:eastAsia="en-ZW"/>
                <w14:ligatures w14:val="none"/>
              </w:rPr>
            </w:pPr>
            <w:ins w:id="393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0.49</w:t>
              </w:r>
            </w:ins>
          </w:p>
        </w:tc>
        <w:tc>
          <w:tcPr>
            <w:tcW w:w="779" w:type="pct"/>
            <w:noWrap/>
            <w:hideMark/>
          </w:tcPr>
          <w:p w14:paraId="6F35F6B4"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33" w:author="MKONDIWA, Maxwell (CIMMYT-India)" w:date="2024-07-23T11:20:00Z" w16du:dateUtc="2024-07-23T05:50:00Z"/>
                <w:rFonts w:ascii="Aptos Narrow" w:eastAsia="Times New Roman" w:hAnsi="Aptos Narrow" w:cs="Times New Roman"/>
                <w:color w:val="000000"/>
                <w:kern w:val="0"/>
                <w:lang w:eastAsia="en-ZW"/>
                <w14:ligatures w14:val="none"/>
              </w:rPr>
            </w:pPr>
            <w:ins w:id="393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0.5</w:t>
              </w:r>
            </w:ins>
          </w:p>
        </w:tc>
      </w:tr>
      <w:tr w:rsidR="00300FE8" w:rsidRPr="00341BE0" w14:paraId="3B1A9841" w14:textId="77777777" w:rsidTr="00300FE8">
        <w:trPr>
          <w:trHeight w:val="576"/>
          <w:ins w:id="393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17426F13" w14:textId="77777777" w:rsidR="00341BE0" w:rsidRPr="00341BE0" w:rsidRDefault="00341BE0" w:rsidP="00341BE0">
            <w:pPr>
              <w:jc w:val="left"/>
              <w:rPr>
                <w:ins w:id="3936" w:author="MKONDIWA, Maxwell (CIMMYT-India)" w:date="2024-07-23T11:20:00Z" w16du:dateUtc="2024-07-23T05:50:00Z"/>
                <w:rFonts w:ascii="Aptos Narrow" w:eastAsia="Times New Roman" w:hAnsi="Aptos Narrow" w:cs="Times New Roman"/>
                <w:color w:val="000000"/>
                <w:kern w:val="0"/>
                <w:lang w:eastAsia="en-ZW"/>
                <w14:ligatures w14:val="none"/>
              </w:rPr>
            </w:pPr>
            <w:ins w:id="393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Sowing date (5=1-10Nov, 1=16 Dec)</w:t>
              </w:r>
            </w:ins>
          </w:p>
        </w:tc>
        <w:tc>
          <w:tcPr>
            <w:tcW w:w="632" w:type="pct"/>
            <w:noWrap/>
            <w:hideMark/>
          </w:tcPr>
          <w:p w14:paraId="6AABD7CF"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938" w:author="MKONDIWA, Maxwell (CIMMYT-India)" w:date="2024-07-23T11:20:00Z" w16du:dateUtc="2024-07-23T05:50:00Z"/>
                <w:rFonts w:ascii="Aptos Narrow" w:eastAsia="Times New Roman" w:hAnsi="Aptos Narrow" w:cs="Times New Roman"/>
                <w:color w:val="000000"/>
                <w:kern w:val="0"/>
                <w:lang w:eastAsia="en-ZW"/>
                <w14:ligatures w14:val="none"/>
              </w:rPr>
            </w:pPr>
            <w:ins w:id="393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5D830AF8"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40" w:author="MKONDIWA, Maxwell (CIMMYT-India)" w:date="2024-07-23T11:20:00Z" w16du:dateUtc="2024-07-23T05:50:00Z"/>
                <w:rFonts w:ascii="Aptos Narrow" w:eastAsia="Times New Roman" w:hAnsi="Aptos Narrow" w:cs="Times New Roman"/>
                <w:color w:val="000000"/>
                <w:kern w:val="0"/>
                <w:lang w:eastAsia="en-ZW"/>
                <w14:ligatures w14:val="none"/>
              </w:rPr>
            </w:pPr>
            <w:ins w:id="394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2.39</w:t>
              </w:r>
            </w:ins>
          </w:p>
        </w:tc>
        <w:tc>
          <w:tcPr>
            <w:tcW w:w="816" w:type="pct"/>
            <w:noWrap/>
            <w:hideMark/>
          </w:tcPr>
          <w:p w14:paraId="0748C61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42" w:author="MKONDIWA, Maxwell (CIMMYT-India)" w:date="2024-07-23T11:20:00Z" w16du:dateUtc="2024-07-23T05:50:00Z"/>
                <w:rFonts w:ascii="Aptos Narrow" w:eastAsia="Times New Roman" w:hAnsi="Aptos Narrow" w:cs="Times New Roman"/>
                <w:color w:val="000000"/>
                <w:kern w:val="0"/>
                <w:lang w:eastAsia="en-ZW"/>
                <w14:ligatures w14:val="none"/>
              </w:rPr>
            </w:pPr>
            <w:ins w:id="394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2.94</w:t>
              </w:r>
            </w:ins>
          </w:p>
        </w:tc>
        <w:tc>
          <w:tcPr>
            <w:tcW w:w="816" w:type="pct"/>
            <w:noWrap/>
            <w:hideMark/>
          </w:tcPr>
          <w:p w14:paraId="0DE3BC0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44" w:author="MKONDIWA, Maxwell (CIMMYT-India)" w:date="2024-07-23T11:20:00Z" w16du:dateUtc="2024-07-23T05:50:00Z"/>
                <w:rFonts w:ascii="Aptos Narrow" w:eastAsia="Times New Roman" w:hAnsi="Aptos Narrow" w:cs="Times New Roman"/>
                <w:color w:val="000000"/>
                <w:kern w:val="0"/>
                <w:lang w:eastAsia="en-ZW"/>
                <w14:ligatures w14:val="none"/>
              </w:rPr>
            </w:pPr>
            <w:ins w:id="394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3.15</w:t>
              </w:r>
            </w:ins>
          </w:p>
        </w:tc>
        <w:tc>
          <w:tcPr>
            <w:tcW w:w="779" w:type="pct"/>
            <w:noWrap/>
            <w:hideMark/>
          </w:tcPr>
          <w:p w14:paraId="74B0BB9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46" w:author="MKONDIWA, Maxwell (CIMMYT-India)" w:date="2024-07-23T11:20:00Z" w16du:dateUtc="2024-07-23T05:50:00Z"/>
                <w:rFonts w:ascii="Aptos Narrow" w:eastAsia="Times New Roman" w:hAnsi="Aptos Narrow" w:cs="Times New Roman"/>
                <w:color w:val="000000"/>
                <w:kern w:val="0"/>
                <w:lang w:eastAsia="en-ZW"/>
                <w14:ligatures w14:val="none"/>
              </w:rPr>
            </w:pPr>
            <w:ins w:id="394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3.22</w:t>
              </w:r>
            </w:ins>
          </w:p>
        </w:tc>
      </w:tr>
      <w:tr w:rsidR="00300FE8" w:rsidRPr="00341BE0" w14:paraId="59FA1EA7" w14:textId="77777777" w:rsidTr="00300FE8">
        <w:trPr>
          <w:trHeight w:val="288"/>
          <w:ins w:id="394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064FD932" w14:textId="77777777" w:rsidR="00341BE0" w:rsidRPr="00341BE0" w:rsidRDefault="00341BE0" w:rsidP="00341BE0">
            <w:pPr>
              <w:jc w:val="right"/>
              <w:rPr>
                <w:ins w:id="394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404C1600"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95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95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41F4D8B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52" w:author="MKONDIWA, Maxwell (CIMMYT-India)" w:date="2024-07-23T11:20:00Z" w16du:dateUtc="2024-07-23T05:50:00Z"/>
                <w:rFonts w:ascii="Aptos Narrow" w:eastAsia="Times New Roman" w:hAnsi="Aptos Narrow" w:cs="Times New Roman"/>
                <w:color w:val="000000"/>
                <w:kern w:val="0"/>
                <w:lang w:eastAsia="en-ZW"/>
                <w14:ligatures w14:val="none"/>
              </w:rPr>
            </w:pPr>
            <w:ins w:id="395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0.95</w:t>
              </w:r>
            </w:ins>
          </w:p>
        </w:tc>
        <w:tc>
          <w:tcPr>
            <w:tcW w:w="816" w:type="pct"/>
            <w:noWrap/>
            <w:hideMark/>
          </w:tcPr>
          <w:p w14:paraId="692BA339"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54" w:author="MKONDIWA, Maxwell (CIMMYT-India)" w:date="2024-07-23T11:20:00Z" w16du:dateUtc="2024-07-23T05:50:00Z"/>
                <w:rFonts w:ascii="Aptos Narrow" w:eastAsia="Times New Roman" w:hAnsi="Aptos Narrow" w:cs="Times New Roman"/>
                <w:color w:val="000000"/>
                <w:kern w:val="0"/>
                <w:lang w:eastAsia="en-ZW"/>
                <w14:ligatures w14:val="none"/>
              </w:rPr>
            </w:pPr>
            <w:ins w:id="395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0.96</w:t>
              </w:r>
            </w:ins>
          </w:p>
        </w:tc>
        <w:tc>
          <w:tcPr>
            <w:tcW w:w="816" w:type="pct"/>
            <w:noWrap/>
            <w:hideMark/>
          </w:tcPr>
          <w:p w14:paraId="4A21B65F"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56" w:author="MKONDIWA, Maxwell (CIMMYT-India)" w:date="2024-07-23T11:20:00Z" w16du:dateUtc="2024-07-23T05:50:00Z"/>
                <w:rFonts w:ascii="Aptos Narrow" w:eastAsia="Times New Roman" w:hAnsi="Aptos Narrow" w:cs="Times New Roman"/>
                <w:color w:val="000000"/>
                <w:kern w:val="0"/>
                <w:lang w:eastAsia="en-ZW"/>
                <w14:ligatures w14:val="none"/>
              </w:rPr>
            </w:pPr>
            <w:ins w:id="395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0.91</w:t>
              </w:r>
            </w:ins>
          </w:p>
        </w:tc>
        <w:tc>
          <w:tcPr>
            <w:tcW w:w="779" w:type="pct"/>
            <w:noWrap/>
            <w:hideMark/>
          </w:tcPr>
          <w:p w14:paraId="0A5E2D3C"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58" w:author="MKONDIWA, Maxwell (CIMMYT-India)" w:date="2024-07-23T11:20:00Z" w16du:dateUtc="2024-07-23T05:50:00Z"/>
                <w:rFonts w:ascii="Aptos Narrow" w:eastAsia="Times New Roman" w:hAnsi="Aptos Narrow" w:cs="Times New Roman"/>
                <w:color w:val="000000"/>
                <w:kern w:val="0"/>
                <w:lang w:eastAsia="en-ZW"/>
                <w14:ligatures w14:val="none"/>
              </w:rPr>
            </w:pPr>
            <w:ins w:id="395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0.97</w:t>
              </w:r>
            </w:ins>
          </w:p>
        </w:tc>
      </w:tr>
      <w:tr w:rsidR="00300FE8" w:rsidRPr="00341BE0" w14:paraId="04E7319B" w14:textId="77777777" w:rsidTr="00300FE8">
        <w:trPr>
          <w:trHeight w:val="288"/>
          <w:ins w:id="3960"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6B76CDEC" w14:textId="77777777" w:rsidR="00341BE0" w:rsidRPr="00341BE0" w:rsidRDefault="00341BE0" w:rsidP="00341BE0">
            <w:pPr>
              <w:jc w:val="left"/>
              <w:rPr>
                <w:ins w:id="3961" w:author="MKONDIWA, Maxwell (CIMMYT-India)" w:date="2024-07-23T11:20:00Z" w16du:dateUtc="2024-07-23T05:50:00Z"/>
                <w:rFonts w:ascii="Aptos Narrow" w:eastAsia="Times New Roman" w:hAnsi="Aptos Narrow" w:cs="Times New Roman"/>
                <w:color w:val="000000"/>
                <w:kern w:val="0"/>
                <w:lang w:eastAsia="en-ZW"/>
                <w14:ligatures w14:val="none"/>
              </w:rPr>
            </w:pPr>
            <w:ins w:id="396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Gender (female)</w:t>
              </w:r>
            </w:ins>
          </w:p>
        </w:tc>
        <w:tc>
          <w:tcPr>
            <w:tcW w:w="632" w:type="pct"/>
            <w:noWrap/>
            <w:hideMark/>
          </w:tcPr>
          <w:p w14:paraId="47C6CE18"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963" w:author="MKONDIWA, Maxwell (CIMMYT-India)" w:date="2024-07-23T11:20:00Z" w16du:dateUtc="2024-07-23T05:50:00Z"/>
                <w:rFonts w:ascii="Aptos Narrow" w:eastAsia="Times New Roman" w:hAnsi="Aptos Narrow" w:cs="Times New Roman"/>
                <w:color w:val="000000"/>
                <w:kern w:val="0"/>
                <w:lang w:eastAsia="en-ZW"/>
                <w14:ligatures w14:val="none"/>
              </w:rPr>
            </w:pPr>
            <w:ins w:id="396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30DD563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65" w:author="MKONDIWA, Maxwell (CIMMYT-India)" w:date="2024-07-23T11:20:00Z" w16du:dateUtc="2024-07-23T05:50:00Z"/>
                <w:rFonts w:ascii="Aptos Narrow" w:eastAsia="Times New Roman" w:hAnsi="Aptos Narrow" w:cs="Times New Roman"/>
                <w:color w:val="000000"/>
                <w:kern w:val="0"/>
                <w:lang w:eastAsia="en-ZW"/>
                <w14:ligatures w14:val="none"/>
              </w:rPr>
            </w:pPr>
            <w:ins w:id="396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0.03</w:t>
              </w:r>
            </w:ins>
          </w:p>
        </w:tc>
        <w:tc>
          <w:tcPr>
            <w:tcW w:w="816" w:type="pct"/>
            <w:noWrap/>
            <w:hideMark/>
          </w:tcPr>
          <w:p w14:paraId="3640901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67" w:author="MKONDIWA, Maxwell (CIMMYT-India)" w:date="2024-07-23T11:20:00Z" w16du:dateUtc="2024-07-23T05:50:00Z"/>
                <w:rFonts w:ascii="Aptos Narrow" w:eastAsia="Times New Roman" w:hAnsi="Aptos Narrow" w:cs="Times New Roman"/>
                <w:color w:val="000000"/>
                <w:kern w:val="0"/>
                <w:lang w:eastAsia="en-ZW"/>
                <w14:ligatures w14:val="none"/>
              </w:rPr>
            </w:pPr>
            <w:ins w:id="396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0.03</w:t>
              </w:r>
            </w:ins>
          </w:p>
        </w:tc>
        <w:tc>
          <w:tcPr>
            <w:tcW w:w="816" w:type="pct"/>
            <w:noWrap/>
            <w:hideMark/>
          </w:tcPr>
          <w:p w14:paraId="65E4604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69" w:author="MKONDIWA, Maxwell (CIMMYT-India)" w:date="2024-07-23T11:20:00Z" w16du:dateUtc="2024-07-23T05:50:00Z"/>
                <w:rFonts w:ascii="Aptos Narrow" w:eastAsia="Times New Roman" w:hAnsi="Aptos Narrow" w:cs="Times New Roman"/>
                <w:color w:val="000000"/>
                <w:kern w:val="0"/>
                <w:lang w:eastAsia="en-ZW"/>
                <w14:ligatures w14:val="none"/>
              </w:rPr>
            </w:pPr>
            <w:ins w:id="397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0.02</w:t>
              </w:r>
            </w:ins>
          </w:p>
        </w:tc>
        <w:tc>
          <w:tcPr>
            <w:tcW w:w="779" w:type="pct"/>
            <w:noWrap/>
            <w:hideMark/>
          </w:tcPr>
          <w:p w14:paraId="054D634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71" w:author="MKONDIWA, Maxwell (CIMMYT-India)" w:date="2024-07-23T11:20:00Z" w16du:dateUtc="2024-07-23T05:50:00Z"/>
                <w:rFonts w:ascii="Aptos Narrow" w:eastAsia="Times New Roman" w:hAnsi="Aptos Narrow" w:cs="Times New Roman"/>
                <w:color w:val="000000"/>
                <w:kern w:val="0"/>
                <w:lang w:eastAsia="en-ZW"/>
                <w14:ligatures w14:val="none"/>
              </w:rPr>
            </w:pPr>
            <w:ins w:id="397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0.03</w:t>
              </w:r>
            </w:ins>
          </w:p>
        </w:tc>
      </w:tr>
      <w:tr w:rsidR="00300FE8" w:rsidRPr="00341BE0" w14:paraId="1A434CC4" w14:textId="77777777" w:rsidTr="00300FE8">
        <w:trPr>
          <w:trHeight w:val="288"/>
          <w:ins w:id="397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3466B65D" w14:textId="77777777" w:rsidR="00341BE0" w:rsidRPr="00341BE0" w:rsidRDefault="00341BE0" w:rsidP="00341BE0">
            <w:pPr>
              <w:jc w:val="right"/>
              <w:rPr>
                <w:ins w:id="397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636EEA52"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975"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397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31203224"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77" w:author="MKONDIWA, Maxwell (CIMMYT-India)" w:date="2024-07-23T11:20:00Z" w16du:dateUtc="2024-07-23T05:50:00Z"/>
                <w:rFonts w:ascii="Aptos Narrow" w:eastAsia="Times New Roman" w:hAnsi="Aptos Narrow" w:cs="Times New Roman"/>
                <w:color w:val="000000"/>
                <w:kern w:val="0"/>
                <w:lang w:eastAsia="en-ZW"/>
                <w14:ligatures w14:val="none"/>
              </w:rPr>
            </w:pPr>
            <w:ins w:id="397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0.18</w:t>
              </w:r>
            </w:ins>
          </w:p>
        </w:tc>
        <w:tc>
          <w:tcPr>
            <w:tcW w:w="816" w:type="pct"/>
            <w:noWrap/>
            <w:hideMark/>
          </w:tcPr>
          <w:p w14:paraId="3B306D9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79" w:author="MKONDIWA, Maxwell (CIMMYT-India)" w:date="2024-07-23T11:20:00Z" w16du:dateUtc="2024-07-23T05:50:00Z"/>
                <w:rFonts w:ascii="Aptos Narrow" w:eastAsia="Times New Roman" w:hAnsi="Aptos Narrow" w:cs="Times New Roman"/>
                <w:color w:val="000000"/>
                <w:kern w:val="0"/>
                <w:lang w:eastAsia="en-ZW"/>
                <w14:ligatures w14:val="none"/>
              </w:rPr>
            </w:pPr>
            <w:ins w:id="398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0.17</w:t>
              </w:r>
            </w:ins>
          </w:p>
        </w:tc>
        <w:tc>
          <w:tcPr>
            <w:tcW w:w="816" w:type="pct"/>
            <w:noWrap/>
            <w:hideMark/>
          </w:tcPr>
          <w:p w14:paraId="4BE8090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81" w:author="MKONDIWA, Maxwell (CIMMYT-India)" w:date="2024-07-23T11:20:00Z" w16du:dateUtc="2024-07-23T05:50:00Z"/>
                <w:rFonts w:ascii="Aptos Narrow" w:eastAsia="Times New Roman" w:hAnsi="Aptos Narrow" w:cs="Times New Roman"/>
                <w:color w:val="000000"/>
                <w:kern w:val="0"/>
                <w:lang w:eastAsia="en-ZW"/>
                <w14:ligatures w14:val="none"/>
              </w:rPr>
            </w:pPr>
            <w:ins w:id="398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0.15</w:t>
              </w:r>
            </w:ins>
          </w:p>
        </w:tc>
        <w:tc>
          <w:tcPr>
            <w:tcW w:w="779" w:type="pct"/>
            <w:noWrap/>
            <w:hideMark/>
          </w:tcPr>
          <w:p w14:paraId="1FAF119C"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83" w:author="MKONDIWA, Maxwell (CIMMYT-India)" w:date="2024-07-23T11:20:00Z" w16du:dateUtc="2024-07-23T05:50:00Z"/>
                <w:rFonts w:ascii="Aptos Narrow" w:eastAsia="Times New Roman" w:hAnsi="Aptos Narrow" w:cs="Times New Roman"/>
                <w:color w:val="000000"/>
                <w:kern w:val="0"/>
                <w:lang w:eastAsia="en-ZW"/>
                <w14:ligatures w14:val="none"/>
              </w:rPr>
            </w:pPr>
            <w:ins w:id="398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0.18</w:t>
              </w:r>
            </w:ins>
          </w:p>
        </w:tc>
      </w:tr>
      <w:tr w:rsidR="00300FE8" w:rsidRPr="00341BE0" w14:paraId="5E0FD279" w14:textId="77777777" w:rsidTr="00300FE8">
        <w:trPr>
          <w:trHeight w:val="576"/>
          <w:ins w:id="398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22E4AC6F" w14:textId="77777777" w:rsidR="00341BE0" w:rsidRPr="00341BE0" w:rsidRDefault="00341BE0" w:rsidP="00341BE0">
            <w:pPr>
              <w:jc w:val="left"/>
              <w:rPr>
                <w:ins w:id="3986" w:author="MKONDIWA, Maxwell (CIMMYT-India)" w:date="2024-07-23T11:20:00Z" w16du:dateUtc="2024-07-23T05:50:00Z"/>
                <w:rFonts w:ascii="Aptos Narrow" w:eastAsia="Times New Roman" w:hAnsi="Aptos Narrow" w:cs="Times New Roman"/>
                <w:color w:val="000000"/>
                <w:kern w:val="0"/>
                <w:lang w:eastAsia="en-ZW"/>
                <w14:ligatures w14:val="none"/>
              </w:rPr>
            </w:pPr>
            <w:ins w:id="398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Annual temperature (2017)</w:t>
              </w:r>
            </w:ins>
          </w:p>
        </w:tc>
        <w:tc>
          <w:tcPr>
            <w:tcW w:w="632" w:type="pct"/>
            <w:noWrap/>
            <w:hideMark/>
          </w:tcPr>
          <w:p w14:paraId="39B7DEC3"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3988" w:author="MKONDIWA, Maxwell (CIMMYT-India)" w:date="2024-07-23T11:20:00Z" w16du:dateUtc="2024-07-23T05:50:00Z"/>
                <w:rFonts w:ascii="Aptos Narrow" w:eastAsia="Times New Roman" w:hAnsi="Aptos Narrow" w:cs="Times New Roman"/>
                <w:color w:val="000000"/>
                <w:kern w:val="0"/>
                <w:lang w:eastAsia="en-ZW"/>
                <w14:ligatures w14:val="none"/>
              </w:rPr>
            </w:pPr>
            <w:ins w:id="398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5DE9C0C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90" w:author="MKONDIWA, Maxwell (CIMMYT-India)" w:date="2024-07-23T11:20:00Z" w16du:dateUtc="2024-07-23T05:50:00Z"/>
                <w:rFonts w:ascii="Aptos Narrow" w:eastAsia="Times New Roman" w:hAnsi="Aptos Narrow" w:cs="Times New Roman"/>
                <w:color w:val="000000"/>
                <w:kern w:val="0"/>
                <w:lang w:eastAsia="en-ZW"/>
                <w14:ligatures w14:val="none"/>
              </w:rPr>
            </w:pPr>
            <w:ins w:id="399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26.09</w:t>
              </w:r>
            </w:ins>
          </w:p>
        </w:tc>
        <w:tc>
          <w:tcPr>
            <w:tcW w:w="816" w:type="pct"/>
            <w:noWrap/>
            <w:hideMark/>
          </w:tcPr>
          <w:p w14:paraId="6B952EEA"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92" w:author="MKONDIWA, Maxwell (CIMMYT-India)" w:date="2024-07-23T11:20:00Z" w16du:dateUtc="2024-07-23T05:50:00Z"/>
                <w:rFonts w:ascii="Aptos Narrow" w:eastAsia="Times New Roman" w:hAnsi="Aptos Narrow" w:cs="Times New Roman"/>
                <w:color w:val="000000"/>
                <w:kern w:val="0"/>
                <w:lang w:eastAsia="en-ZW"/>
                <w14:ligatures w14:val="none"/>
              </w:rPr>
            </w:pPr>
            <w:ins w:id="399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26.04</w:t>
              </w:r>
            </w:ins>
          </w:p>
        </w:tc>
        <w:tc>
          <w:tcPr>
            <w:tcW w:w="816" w:type="pct"/>
            <w:noWrap/>
            <w:hideMark/>
          </w:tcPr>
          <w:p w14:paraId="5535AFAF"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94" w:author="MKONDIWA, Maxwell (CIMMYT-India)" w:date="2024-07-23T11:20:00Z" w16du:dateUtc="2024-07-23T05:50:00Z"/>
                <w:rFonts w:ascii="Aptos Narrow" w:eastAsia="Times New Roman" w:hAnsi="Aptos Narrow" w:cs="Times New Roman"/>
                <w:color w:val="000000"/>
                <w:kern w:val="0"/>
                <w:lang w:eastAsia="en-ZW"/>
                <w14:ligatures w14:val="none"/>
              </w:rPr>
            </w:pPr>
            <w:ins w:id="399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26.06</w:t>
              </w:r>
            </w:ins>
          </w:p>
        </w:tc>
        <w:tc>
          <w:tcPr>
            <w:tcW w:w="779" w:type="pct"/>
            <w:noWrap/>
            <w:hideMark/>
          </w:tcPr>
          <w:p w14:paraId="07A19CFA"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3996" w:author="MKONDIWA, Maxwell (CIMMYT-India)" w:date="2024-07-23T11:20:00Z" w16du:dateUtc="2024-07-23T05:50:00Z"/>
                <w:rFonts w:ascii="Aptos Narrow" w:eastAsia="Times New Roman" w:hAnsi="Aptos Narrow" w:cs="Times New Roman"/>
                <w:color w:val="000000"/>
                <w:kern w:val="0"/>
                <w:lang w:eastAsia="en-ZW"/>
                <w14:ligatures w14:val="none"/>
              </w:rPr>
            </w:pPr>
            <w:ins w:id="399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26.05</w:t>
              </w:r>
            </w:ins>
          </w:p>
        </w:tc>
      </w:tr>
      <w:tr w:rsidR="00300FE8" w:rsidRPr="00341BE0" w14:paraId="523EC290" w14:textId="77777777" w:rsidTr="00300FE8">
        <w:trPr>
          <w:trHeight w:val="288"/>
          <w:ins w:id="399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200A59E1" w14:textId="77777777" w:rsidR="00341BE0" w:rsidRPr="00341BE0" w:rsidRDefault="00341BE0" w:rsidP="00341BE0">
            <w:pPr>
              <w:jc w:val="right"/>
              <w:rPr>
                <w:ins w:id="399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4826D21F"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00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400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1457D0BF"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02" w:author="MKONDIWA, Maxwell (CIMMYT-India)" w:date="2024-07-23T11:20:00Z" w16du:dateUtc="2024-07-23T05:50:00Z"/>
                <w:rFonts w:ascii="Aptos Narrow" w:eastAsia="Times New Roman" w:hAnsi="Aptos Narrow" w:cs="Times New Roman"/>
                <w:color w:val="000000"/>
                <w:kern w:val="0"/>
                <w:lang w:eastAsia="en-ZW"/>
                <w14:ligatures w14:val="none"/>
              </w:rPr>
            </w:pPr>
            <w:ins w:id="400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0.29</w:t>
              </w:r>
            </w:ins>
          </w:p>
        </w:tc>
        <w:tc>
          <w:tcPr>
            <w:tcW w:w="816" w:type="pct"/>
            <w:noWrap/>
            <w:hideMark/>
          </w:tcPr>
          <w:p w14:paraId="07EFEEE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04" w:author="MKONDIWA, Maxwell (CIMMYT-India)" w:date="2024-07-23T11:20:00Z" w16du:dateUtc="2024-07-23T05:50:00Z"/>
                <w:rFonts w:ascii="Aptos Narrow" w:eastAsia="Times New Roman" w:hAnsi="Aptos Narrow" w:cs="Times New Roman"/>
                <w:color w:val="000000"/>
                <w:kern w:val="0"/>
                <w:lang w:eastAsia="en-ZW"/>
                <w14:ligatures w14:val="none"/>
              </w:rPr>
            </w:pPr>
            <w:ins w:id="400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0.3</w:t>
              </w:r>
            </w:ins>
          </w:p>
        </w:tc>
        <w:tc>
          <w:tcPr>
            <w:tcW w:w="816" w:type="pct"/>
            <w:noWrap/>
            <w:hideMark/>
          </w:tcPr>
          <w:p w14:paraId="1AADD52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06" w:author="MKONDIWA, Maxwell (CIMMYT-India)" w:date="2024-07-23T11:20:00Z" w16du:dateUtc="2024-07-23T05:50:00Z"/>
                <w:rFonts w:ascii="Aptos Narrow" w:eastAsia="Times New Roman" w:hAnsi="Aptos Narrow" w:cs="Times New Roman"/>
                <w:color w:val="000000"/>
                <w:kern w:val="0"/>
                <w:lang w:eastAsia="en-ZW"/>
                <w14:ligatures w14:val="none"/>
              </w:rPr>
            </w:pPr>
            <w:ins w:id="400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0.31</w:t>
              </w:r>
            </w:ins>
          </w:p>
        </w:tc>
        <w:tc>
          <w:tcPr>
            <w:tcW w:w="779" w:type="pct"/>
            <w:noWrap/>
            <w:hideMark/>
          </w:tcPr>
          <w:p w14:paraId="19D66DC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08" w:author="MKONDIWA, Maxwell (CIMMYT-India)" w:date="2024-07-23T11:20:00Z" w16du:dateUtc="2024-07-23T05:50:00Z"/>
                <w:rFonts w:ascii="Aptos Narrow" w:eastAsia="Times New Roman" w:hAnsi="Aptos Narrow" w:cs="Times New Roman"/>
                <w:color w:val="000000"/>
                <w:kern w:val="0"/>
                <w:lang w:eastAsia="en-ZW"/>
                <w14:ligatures w14:val="none"/>
              </w:rPr>
            </w:pPr>
            <w:ins w:id="400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0.32</w:t>
              </w:r>
            </w:ins>
          </w:p>
        </w:tc>
      </w:tr>
      <w:tr w:rsidR="00300FE8" w:rsidRPr="00341BE0" w14:paraId="27E21879" w14:textId="77777777" w:rsidTr="00300FE8">
        <w:trPr>
          <w:trHeight w:val="576"/>
          <w:ins w:id="4010"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4CBAE288" w14:textId="77777777" w:rsidR="00341BE0" w:rsidRPr="00341BE0" w:rsidRDefault="00341BE0" w:rsidP="00341BE0">
            <w:pPr>
              <w:jc w:val="left"/>
              <w:rPr>
                <w:ins w:id="4011" w:author="MKONDIWA, Maxwell (CIMMYT-India)" w:date="2024-07-23T11:20:00Z" w16du:dateUtc="2024-07-23T05:50:00Z"/>
                <w:rFonts w:ascii="Aptos Narrow" w:eastAsia="Times New Roman" w:hAnsi="Aptos Narrow" w:cs="Times New Roman"/>
                <w:color w:val="000000"/>
                <w:kern w:val="0"/>
                <w:lang w:eastAsia="en-ZW"/>
                <w14:ligatures w14:val="none"/>
              </w:rPr>
            </w:pPr>
            <w:ins w:id="401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Annual precipitation (2017)</w:t>
              </w:r>
            </w:ins>
          </w:p>
        </w:tc>
        <w:tc>
          <w:tcPr>
            <w:tcW w:w="632" w:type="pct"/>
            <w:noWrap/>
            <w:hideMark/>
          </w:tcPr>
          <w:p w14:paraId="38915B8A"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013" w:author="MKONDIWA, Maxwell (CIMMYT-India)" w:date="2024-07-23T11:20:00Z" w16du:dateUtc="2024-07-23T05:50:00Z"/>
                <w:rFonts w:ascii="Aptos Narrow" w:eastAsia="Times New Roman" w:hAnsi="Aptos Narrow" w:cs="Times New Roman"/>
                <w:color w:val="000000"/>
                <w:kern w:val="0"/>
                <w:lang w:eastAsia="en-ZW"/>
                <w14:ligatures w14:val="none"/>
              </w:rPr>
            </w:pPr>
            <w:ins w:id="401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3B7198B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15" w:author="MKONDIWA, Maxwell (CIMMYT-India)" w:date="2024-07-23T11:20:00Z" w16du:dateUtc="2024-07-23T05:50:00Z"/>
                <w:rFonts w:ascii="Aptos Narrow" w:eastAsia="Times New Roman" w:hAnsi="Aptos Narrow" w:cs="Times New Roman"/>
                <w:color w:val="000000"/>
                <w:kern w:val="0"/>
                <w:lang w:eastAsia="en-ZW"/>
                <w14:ligatures w14:val="none"/>
              </w:rPr>
            </w:pPr>
            <w:ins w:id="401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916.13</w:t>
              </w:r>
            </w:ins>
          </w:p>
        </w:tc>
        <w:tc>
          <w:tcPr>
            <w:tcW w:w="816" w:type="pct"/>
            <w:noWrap/>
            <w:hideMark/>
          </w:tcPr>
          <w:p w14:paraId="0FFBBD28"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17" w:author="MKONDIWA, Maxwell (CIMMYT-India)" w:date="2024-07-23T11:20:00Z" w16du:dateUtc="2024-07-23T05:50:00Z"/>
                <w:rFonts w:ascii="Aptos Narrow" w:eastAsia="Times New Roman" w:hAnsi="Aptos Narrow" w:cs="Times New Roman"/>
                <w:color w:val="000000"/>
                <w:kern w:val="0"/>
                <w:lang w:eastAsia="en-ZW"/>
                <w14:ligatures w14:val="none"/>
              </w:rPr>
            </w:pPr>
            <w:ins w:id="401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954.7</w:t>
              </w:r>
            </w:ins>
          </w:p>
        </w:tc>
        <w:tc>
          <w:tcPr>
            <w:tcW w:w="816" w:type="pct"/>
            <w:noWrap/>
            <w:hideMark/>
          </w:tcPr>
          <w:p w14:paraId="47946ED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19" w:author="MKONDIWA, Maxwell (CIMMYT-India)" w:date="2024-07-23T11:20:00Z" w16du:dateUtc="2024-07-23T05:50:00Z"/>
                <w:rFonts w:ascii="Aptos Narrow" w:eastAsia="Times New Roman" w:hAnsi="Aptos Narrow" w:cs="Times New Roman"/>
                <w:color w:val="000000"/>
                <w:kern w:val="0"/>
                <w:lang w:eastAsia="en-ZW"/>
                <w14:ligatures w14:val="none"/>
              </w:rPr>
            </w:pPr>
            <w:ins w:id="402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963.04</w:t>
              </w:r>
            </w:ins>
          </w:p>
        </w:tc>
        <w:tc>
          <w:tcPr>
            <w:tcW w:w="779" w:type="pct"/>
            <w:noWrap/>
            <w:hideMark/>
          </w:tcPr>
          <w:p w14:paraId="246DEB21"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21" w:author="MKONDIWA, Maxwell (CIMMYT-India)" w:date="2024-07-23T11:20:00Z" w16du:dateUtc="2024-07-23T05:50:00Z"/>
                <w:rFonts w:ascii="Aptos Narrow" w:eastAsia="Times New Roman" w:hAnsi="Aptos Narrow" w:cs="Times New Roman"/>
                <w:color w:val="000000"/>
                <w:kern w:val="0"/>
                <w:lang w:eastAsia="en-ZW"/>
                <w14:ligatures w14:val="none"/>
              </w:rPr>
            </w:pPr>
            <w:ins w:id="402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982.67</w:t>
              </w:r>
            </w:ins>
          </w:p>
        </w:tc>
      </w:tr>
      <w:tr w:rsidR="00300FE8" w:rsidRPr="00341BE0" w14:paraId="72B77E81" w14:textId="77777777" w:rsidTr="00300FE8">
        <w:trPr>
          <w:trHeight w:val="288"/>
          <w:ins w:id="402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27D19860" w14:textId="77777777" w:rsidR="00341BE0" w:rsidRPr="00341BE0" w:rsidRDefault="00341BE0" w:rsidP="00341BE0">
            <w:pPr>
              <w:jc w:val="right"/>
              <w:rPr>
                <w:ins w:id="402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2ECF5A1E"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025"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402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63C0F01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27" w:author="MKONDIWA, Maxwell (CIMMYT-India)" w:date="2024-07-23T11:20:00Z" w16du:dateUtc="2024-07-23T05:50:00Z"/>
                <w:rFonts w:ascii="Aptos Narrow" w:eastAsia="Times New Roman" w:hAnsi="Aptos Narrow" w:cs="Times New Roman"/>
                <w:color w:val="000000"/>
                <w:kern w:val="0"/>
                <w:lang w:eastAsia="en-ZW"/>
                <w14:ligatures w14:val="none"/>
              </w:rPr>
            </w:pPr>
            <w:ins w:id="402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214.64</w:t>
              </w:r>
            </w:ins>
          </w:p>
        </w:tc>
        <w:tc>
          <w:tcPr>
            <w:tcW w:w="816" w:type="pct"/>
            <w:noWrap/>
            <w:hideMark/>
          </w:tcPr>
          <w:p w14:paraId="7BC6745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29" w:author="MKONDIWA, Maxwell (CIMMYT-India)" w:date="2024-07-23T11:20:00Z" w16du:dateUtc="2024-07-23T05:50:00Z"/>
                <w:rFonts w:ascii="Aptos Narrow" w:eastAsia="Times New Roman" w:hAnsi="Aptos Narrow" w:cs="Times New Roman"/>
                <w:color w:val="000000"/>
                <w:kern w:val="0"/>
                <w:lang w:eastAsia="en-ZW"/>
                <w14:ligatures w14:val="none"/>
              </w:rPr>
            </w:pPr>
            <w:ins w:id="403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260.82</w:t>
              </w:r>
            </w:ins>
          </w:p>
        </w:tc>
        <w:tc>
          <w:tcPr>
            <w:tcW w:w="816" w:type="pct"/>
            <w:noWrap/>
            <w:hideMark/>
          </w:tcPr>
          <w:p w14:paraId="076B433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31" w:author="MKONDIWA, Maxwell (CIMMYT-India)" w:date="2024-07-23T11:20:00Z" w16du:dateUtc="2024-07-23T05:50:00Z"/>
                <w:rFonts w:ascii="Aptos Narrow" w:eastAsia="Times New Roman" w:hAnsi="Aptos Narrow" w:cs="Times New Roman"/>
                <w:color w:val="000000"/>
                <w:kern w:val="0"/>
                <w:lang w:eastAsia="en-ZW"/>
                <w14:ligatures w14:val="none"/>
              </w:rPr>
            </w:pPr>
            <w:ins w:id="403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269.2</w:t>
              </w:r>
            </w:ins>
          </w:p>
        </w:tc>
        <w:tc>
          <w:tcPr>
            <w:tcW w:w="779" w:type="pct"/>
            <w:noWrap/>
            <w:hideMark/>
          </w:tcPr>
          <w:p w14:paraId="38FD912F"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33" w:author="MKONDIWA, Maxwell (CIMMYT-India)" w:date="2024-07-23T11:20:00Z" w16du:dateUtc="2024-07-23T05:50:00Z"/>
                <w:rFonts w:ascii="Aptos Narrow" w:eastAsia="Times New Roman" w:hAnsi="Aptos Narrow" w:cs="Times New Roman"/>
                <w:color w:val="000000"/>
                <w:kern w:val="0"/>
                <w:lang w:eastAsia="en-ZW"/>
                <w14:ligatures w14:val="none"/>
              </w:rPr>
            </w:pPr>
            <w:ins w:id="403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264.48</w:t>
              </w:r>
            </w:ins>
          </w:p>
        </w:tc>
      </w:tr>
      <w:tr w:rsidR="00300FE8" w:rsidRPr="00341BE0" w14:paraId="2F90AB6D" w14:textId="77777777" w:rsidTr="00300FE8">
        <w:trPr>
          <w:trHeight w:val="288"/>
          <w:ins w:id="403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047D112E" w14:textId="77777777" w:rsidR="00341BE0" w:rsidRPr="00341BE0" w:rsidRDefault="00341BE0" w:rsidP="00341BE0">
            <w:pPr>
              <w:jc w:val="left"/>
              <w:rPr>
                <w:ins w:id="4036" w:author="MKONDIWA, Maxwell (CIMMYT-India)" w:date="2024-07-23T11:20:00Z" w16du:dateUtc="2024-07-23T05:50:00Z"/>
                <w:rFonts w:ascii="Aptos Narrow" w:eastAsia="Times New Roman" w:hAnsi="Aptos Narrow" w:cs="Times New Roman"/>
                <w:color w:val="000000"/>
                <w:kern w:val="0"/>
                <w:lang w:eastAsia="en-ZW"/>
                <w14:ligatures w14:val="none"/>
              </w:rPr>
            </w:pPr>
            <w:ins w:id="403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Elevation (</w:t>
              </w:r>
              <w:proofErr w:type="spellStart"/>
              <w:r w:rsidRPr="00341BE0">
                <w:rPr>
                  <w:rFonts w:ascii="Aptos Narrow" w:eastAsia="Times New Roman" w:hAnsi="Aptos Narrow" w:cs="Times New Roman"/>
                  <w:color w:val="000000"/>
                  <w:kern w:val="0"/>
                  <w:lang w:eastAsia="en-ZW"/>
                  <w14:ligatures w14:val="none"/>
                </w:rPr>
                <w:t>masl</w:t>
              </w:r>
              <w:proofErr w:type="spellEnd"/>
              <w:r w:rsidRPr="00341BE0">
                <w:rPr>
                  <w:rFonts w:ascii="Aptos Narrow" w:eastAsia="Times New Roman" w:hAnsi="Aptos Narrow" w:cs="Times New Roman"/>
                  <w:color w:val="000000"/>
                  <w:kern w:val="0"/>
                  <w:lang w:eastAsia="en-ZW"/>
                  <w14:ligatures w14:val="none"/>
                </w:rPr>
                <w:t>)</w:t>
              </w:r>
            </w:ins>
          </w:p>
        </w:tc>
        <w:tc>
          <w:tcPr>
            <w:tcW w:w="632" w:type="pct"/>
            <w:noWrap/>
            <w:hideMark/>
          </w:tcPr>
          <w:p w14:paraId="4D08BDFE"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038" w:author="MKONDIWA, Maxwell (CIMMYT-India)" w:date="2024-07-23T11:20:00Z" w16du:dateUtc="2024-07-23T05:50:00Z"/>
                <w:rFonts w:ascii="Aptos Narrow" w:eastAsia="Times New Roman" w:hAnsi="Aptos Narrow" w:cs="Times New Roman"/>
                <w:color w:val="000000"/>
                <w:kern w:val="0"/>
                <w:lang w:eastAsia="en-ZW"/>
                <w14:ligatures w14:val="none"/>
              </w:rPr>
            </w:pPr>
            <w:ins w:id="403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636DA08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40" w:author="MKONDIWA, Maxwell (CIMMYT-India)" w:date="2024-07-23T11:20:00Z" w16du:dateUtc="2024-07-23T05:50:00Z"/>
                <w:rFonts w:ascii="Aptos Narrow" w:eastAsia="Times New Roman" w:hAnsi="Aptos Narrow" w:cs="Times New Roman"/>
                <w:color w:val="000000"/>
                <w:kern w:val="0"/>
                <w:lang w:eastAsia="en-ZW"/>
                <w14:ligatures w14:val="none"/>
              </w:rPr>
            </w:pPr>
            <w:ins w:id="404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83.22</w:t>
              </w:r>
            </w:ins>
          </w:p>
        </w:tc>
        <w:tc>
          <w:tcPr>
            <w:tcW w:w="816" w:type="pct"/>
            <w:noWrap/>
            <w:hideMark/>
          </w:tcPr>
          <w:p w14:paraId="7FB41A0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42" w:author="MKONDIWA, Maxwell (CIMMYT-India)" w:date="2024-07-23T11:20:00Z" w16du:dateUtc="2024-07-23T05:50:00Z"/>
                <w:rFonts w:ascii="Aptos Narrow" w:eastAsia="Times New Roman" w:hAnsi="Aptos Narrow" w:cs="Times New Roman"/>
                <w:color w:val="000000"/>
                <w:kern w:val="0"/>
                <w:lang w:eastAsia="en-ZW"/>
                <w14:ligatures w14:val="none"/>
              </w:rPr>
            </w:pPr>
            <w:ins w:id="404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68.88</w:t>
              </w:r>
            </w:ins>
          </w:p>
        </w:tc>
        <w:tc>
          <w:tcPr>
            <w:tcW w:w="816" w:type="pct"/>
            <w:noWrap/>
            <w:hideMark/>
          </w:tcPr>
          <w:p w14:paraId="3B58821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44" w:author="MKONDIWA, Maxwell (CIMMYT-India)" w:date="2024-07-23T11:20:00Z" w16du:dateUtc="2024-07-23T05:50:00Z"/>
                <w:rFonts w:ascii="Aptos Narrow" w:eastAsia="Times New Roman" w:hAnsi="Aptos Narrow" w:cs="Times New Roman"/>
                <w:color w:val="000000"/>
                <w:kern w:val="0"/>
                <w:lang w:eastAsia="en-ZW"/>
                <w14:ligatures w14:val="none"/>
              </w:rPr>
            </w:pPr>
            <w:ins w:id="404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62.06</w:t>
              </w:r>
            </w:ins>
          </w:p>
        </w:tc>
        <w:tc>
          <w:tcPr>
            <w:tcW w:w="779" w:type="pct"/>
            <w:noWrap/>
            <w:hideMark/>
          </w:tcPr>
          <w:p w14:paraId="4D82D77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46" w:author="MKONDIWA, Maxwell (CIMMYT-India)" w:date="2024-07-23T11:20:00Z" w16du:dateUtc="2024-07-23T05:50:00Z"/>
                <w:rFonts w:ascii="Aptos Narrow" w:eastAsia="Times New Roman" w:hAnsi="Aptos Narrow" w:cs="Times New Roman"/>
                <w:color w:val="000000"/>
                <w:kern w:val="0"/>
                <w:lang w:eastAsia="en-ZW"/>
                <w14:ligatures w14:val="none"/>
              </w:rPr>
            </w:pPr>
            <w:ins w:id="404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57.32</w:t>
              </w:r>
            </w:ins>
          </w:p>
        </w:tc>
      </w:tr>
      <w:tr w:rsidR="00300FE8" w:rsidRPr="00341BE0" w14:paraId="25AD1540" w14:textId="77777777" w:rsidTr="00300FE8">
        <w:trPr>
          <w:trHeight w:val="288"/>
          <w:ins w:id="404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5C0D3B1B" w14:textId="77777777" w:rsidR="00341BE0" w:rsidRPr="00341BE0" w:rsidRDefault="00341BE0" w:rsidP="00341BE0">
            <w:pPr>
              <w:jc w:val="right"/>
              <w:rPr>
                <w:ins w:id="404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02A151BB"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05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405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01C91B0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52" w:author="MKONDIWA, Maxwell (CIMMYT-India)" w:date="2024-07-23T11:20:00Z" w16du:dateUtc="2024-07-23T05:50:00Z"/>
                <w:rFonts w:ascii="Aptos Narrow" w:eastAsia="Times New Roman" w:hAnsi="Aptos Narrow" w:cs="Times New Roman"/>
                <w:color w:val="000000"/>
                <w:kern w:val="0"/>
                <w:lang w:eastAsia="en-ZW"/>
                <w14:ligatures w14:val="none"/>
              </w:rPr>
            </w:pPr>
            <w:ins w:id="405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24.31</w:t>
              </w:r>
            </w:ins>
          </w:p>
        </w:tc>
        <w:tc>
          <w:tcPr>
            <w:tcW w:w="816" w:type="pct"/>
            <w:noWrap/>
            <w:hideMark/>
          </w:tcPr>
          <w:p w14:paraId="1B1E6F7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54" w:author="MKONDIWA, Maxwell (CIMMYT-India)" w:date="2024-07-23T11:20:00Z" w16du:dateUtc="2024-07-23T05:50:00Z"/>
                <w:rFonts w:ascii="Aptos Narrow" w:eastAsia="Times New Roman" w:hAnsi="Aptos Narrow" w:cs="Times New Roman"/>
                <w:color w:val="000000"/>
                <w:kern w:val="0"/>
                <w:lang w:eastAsia="en-ZW"/>
                <w14:ligatures w14:val="none"/>
              </w:rPr>
            </w:pPr>
            <w:ins w:id="405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20.77</w:t>
              </w:r>
            </w:ins>
          </w:p>
        </w:tc>
        <w:tc>
          <w:tcPr>
            <w:tcW w:w="816" w:type="pct"/>
            <w:noWrap/>
            <w:hideMark/>
          </w:tcPr>
          <w:p w14:paraId="79A771E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56" w:author="MKONDIWA, Maxwell (CIMMYT-India)" w:date="2024-07-23T11:20:00Z" w16du:dateUtc="2024-07-23T05:50:00Z"/>
                <w:rFonts w:ascii="Aptos Narrow" w:eastAsia="Times New Roman" w:hAnsi="Aptos Narrow" w:cs="Times New Roman"/>
                <w:color w:val="000000"/>
                <w:kern w:val="0"/>
                <w:lang w:eastAsia="en-ZW"/>
                <w14:ligatures w14:val="none"/>
              </w:rPr>
            </w:pPr>
            <w:ins w:id="405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15.67</w:t>
              </w:r>
            </w:ins>
          </w:p>
        </w:tc>
        <w:tc>
          <w:tcPr>
            <w:tcW w:w="779" w:type="pct"/>
            <w:noWrap/>
            <w:hideMark/>
          </w:tcPr>
          <w:p w14:paraId="27CAAF2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58" w:author="MKONDIWA, Maxwell (CIMMYT-India)" w:date="2024-07-23T11:20:00Z" w16du:dateUtc="2024-07-23T05:50:00Z"/>
                <w:rFonts w:ascii="Aptos Narrow" w:eastAsia="Times New Roman" w:hAnsi="Aptos Narrow" w:cs="Times New Roman"/>
                <w:color w:val="000000"/>
                <w:kern w:val="0"/>
                <w:lang w:eastAsia="en-ZW"/>
                <w14:ligatures w14:val="none"/>
              </w:rPr>
            </w:pPr>
            <w:ins w:id="405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12.99</w:t>
              </w:r>
            </w:ins>
          </w:p>
        </w:tc>
      </w:tr>
      <w:tr w:rsidR="00300FE8" w:rsidRPr="00341BE0" w14:paraId="4478B976" w14:textId="77777777" w:rsidTr="00300FE8">
        <w:trPr>
          <w:trHeight w:val="576"/>
          <w:ins w:id="4060"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7C14FBAF" w14:textId="77777777" w:rsidR="00341BE0" w:rsidRPr="00341BE0" w:rsidRDefault="00341BE0" w:rsidP="00341BE0">
            <w:pPr>
              <w:jc w:val="left"/>
              <w:rPr>
                <w:ins w:id="4061" w:author="MKONDIWA, Maxwell (CIMMYT-India)" w:date="2024-07-23T11:20:00Z" w16du:dateUtc="2024-07-23T05:50:00Z"/>
                <w:rFonts w:ascii="Aptos Narrow" w:eastAsia="Times New Roman" w:hAnsi="Aptos Narrow" w:cs="Times New Roman"/>
                <w:color w:val="000000"/>
                <w:kern w:val="0"/>
                <w:lang w:eastAsia="en-ZW"/>
                <w14:ligatures w14:val="none"/>
              </w:rPr>
            </w:pPr>
            <w:ins w:id="406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Distance to market (km)</w:t>
              </w:r>
            </w:ins>
          </w:p>
        </w:tc>
        <w:tc>
          <w:tcPr>
            <w:tcW w:w="632" w:type="pct"/>
            <w:noWrap/>
            <w:hideMark/>
          </w:tcPr>
          <w:p w14:paraId="4C0854B2"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063" w:author="MKONDIWA, Maxwell (CIMMYT-India)" w:date="2024-07-23T11:20:00Z" w16du:dateUtc="2024-07-23T05:50:00Z"/>
                <w:rFonts w:ascii="Aptos Narrow" w:eastAsia="Times New Roman" w:hAnsi="Aptos Narrow" w:cs="Times New Roman"/>
                <w:color w:val="000000"/>
                <w:kern w:val="0"/>
                <w:lang w:eastAsia="en-ZW"/>
                <w14:ligatures w14:val="none"/>
              </w:rPr>
            </w:pPr>
            <w:ins w:id="406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76A60EB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65" w:author="MKONDIWA, Maxwell (CIMMYT-India)" w:date="2024-07-23T11:20:00Z" w16du:dateUtc="2024-07-23T05:50:00Z"/>
                <w:rFonts w:ascii="Aptos Narrow" w:eastAsia="Times New Roman" w:hAnsi="Aptos Narrow" w:cs="Times New Roman"/>
                <w:color w:val="000000"/>
                <w:kern w:val="0"/>
                <w:lang w:eastAsia="en-ZW"/>
                <w14:ligatures w14:val="none"/>
              </w:rPr>
            </w:pPr>
            <w:ins w:id="406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5.29</w:t>
              </w:r>
            </w:ins>
          </w:p>
        </w:tc>
        <w:tc>
          <w:tcPr>
            <w:tcW w:w="816" w:type="pct"/>
            <w:noWrap/>
            <w:hideMark/>
          </w:tcPr>
          <w:p w14:paraId="5B8EC14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67" w:author="MKONDIWA, Maxwell (CIMMYT-India)" w:date="2024-07-23T11:20:00Z" w16du:dateUtc="2024-07-23T05:50:00Z"/>
                <w:rFonts w:ascii="Aptos Narrow" w:eastAsia="Times New Roman" w:hAnsi="Aptos Narrow" w:cs="Times New Roman"/>
                <w:color w:val="000000"/>
                <w:kern w:val="0"/>
                <w:lang w:eastAsia="en-ZW"/>
                <w14:ligatures w14:val="none"/>
              </w:rPr>
            </w:pPr>
            <w:ins w:id="406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4.64</w:t>
              </w:r>
            </w:ins>
          </w:p>
        </w:tc>
        <w:tc>
          <w:tcPr>
            <w:tcW w:w="816" w:type="pct"/>
            <w:noWrap/>
            <w:hideMark/>
          </w:tcPr>
          <w:p w14:paraId="0E9A333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69" w:author="MKONDIWA, Maxwell (CIMMYT-India)" w:date="2024-07-23T11:20:00Z" w16du:dateUtc="2024-07-23T05:50:00Z"/>
                <w:rFonts w:ascii="Aptos Narrow" w:eastAsia="Times New Roman" w:hAnsi="Aptos Narrow" w:cs="Times New Roman"/>
                <w:color w:val="000000"/>
                <w:kern w:val="0"/>
                <w:lang w:eastAsia="en-ZW"/>
                <w14:ligatures w14:val="none"/>
              </w:rPr>
            </w:pPr>
            <w:ins w:id="407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4.35</w:t>
              </w:r>
            </w:ins>
          </w:p>
        </w:tc>
        <w:tc>
          <w:tcPr>
            <w:tcW w:w="779" w:type="pct"/>
            <w:noWrap/>
            <w:hideMark/>
          </w:tcPr>
          <w:p w14:paraId="4CAA8337"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71" w:author="MKONDIWA, Maxwell (CIMMYT-India)" w:date="2024-07-23T11:20:00Z" w16du:dateUtc="2024-07-23T05:50:00Z"/>
                <w:rFonts w:ascii="Aptos Narrow" w:eastAsia="Times New Roman" w:hAnsi="Aptos Narrow" w:cs="Times New Roman"/>
                <w:color w:val="000000"/>
                <w:kern w:val="0"/>
                <w:lang w:eastAsia="en-ZW"/>
                <w14:ligatures w14:val="none"/>
              </w:rPr>
            </w:pPr>
            <w:ins w:id="407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3.27</w:t>
              </w:r>
            </w:ins>
          </w:p>
        </w:tc>
      </w:tr>
      <w:tr w:rsidR="00300FE8" w:rsidRPr="00341BE0" w14:paraId="637B3DB6" w14:textId="77777777" w:rsidTr="00300FE8">
        <w:trPr>
          <w:trHeight w:val="288"/>
          <w:ins w:id="407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666FAD98" w14:textId="77777777" w:rsidR="00341BE0" w:rsidRPr="00341BE0" w:rsidRDefault="00341BE0" w:rsidP="00341BE0">
            <w:pPr>
              <w:jc w:val="right"/>
              <w:rPr>
                <w:ins w:id="407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6563963B"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075"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407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3887327F"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77" w:author="MKONDIWA, Maxwell (CIMMYT-India)" w:date="2024-07-23T11:20:00Z" w16du:dateUtc="2024-07-23T05:50:00Z"/>
                <w:rFonts w:ascii="Aptos Narrow" w:eastAsia="Times New Roman" w:hAnsi="Aptos Narrow" w:cs="Times New Roman"/>
                <w:color w:val="000000"/>
                <w:kern w:val="0"/>
                <w:lang w:eastAsia="en-ZW"/>
                <w14:ligatures w14:val="none"/>
              </w:rPr>
            </w:pPr>
            <w:ins w:id="407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4.33</w:t>
              </w:r>
            </w:ins>
          </w:p>
        </w:tc>
        <w:tc>
          <w:tcPr>
            <w:tcW w:w="816" w:type="pct"/>
            <w:noWrap/>
            <w:hideMark/>
          </w:tcPr>
          <w:p w14:paraId="35A8FC8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79" w:author="MKONDIWA, Maxwell (CIMMYT-India)" w:date="2024-07-23T11:20:00Z" w16du:dateUtc="2024-07-23T05:50:00Z"/>
                <w:rFonts w:ascii="Aptos Narrow" w:eastAsia="Times New Roman" w:hAnsi="Aptos Narrow" w:cs="Times New Roman"/>
                <w:color w:val="000000"/>
                <w:kern w:val="0"/>
                <w:lang w:eastAsia="en-ZW"/>
                <w14:ligatures w14:val="none"/>
              </w:rPr>
            </w:pPr>
            <w:ins w:id="408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4.53</w:t>
              </w:r>
            </w:ins>
          </w:p>
        </w:tc>
        <w:tc>
          <w:tcPr>
            <w:tcW w:w="816" w:type="pct"/>
            <w:noWrap/>
            <w:hideMark/>
          </w:tcPr>
          <w:p w14:paraId="2EED222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81" w:author="MKONDIWA, Maxwell (CIMMYT-India)" w:date="2024-07-23T11:20:00Z" w16du:dateUtc="2024-07-23T05:50:00Z"/>
                <w:rFonts w:ascii="Aptos Narrow" w:eastAsia="Times New Roman" w:hAnsi="Aptos Narrow" w:cs="Times New Roman"/>
                <w:color w:val="000000"/>
                <w:kern w:val="0"/>
                <w:lang w:eastAsia="en-ZW"/>
                <w14:ligatures w14:val="none"/>
              </w:rPr>
            </w:pPr>
            <w:ins w:id="408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3.92</w:t>
              </w:r>
            </w:ins>
          </w:p>
        </w:tc>
        <w:tc>
          <w:tcPr>
            <w:tcW w:w="779" w:type="pct"/>
            <w:noWrap/>
            <w:hideMark/>
          </w:tcPr>
          <w:p w14:paraId="5A4350AF"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83" w:author="MKONDIWA, Maxwell (CIMMYT-India)" w:date="2024-07-23T11:20:00Z" w16du:dateUtc="2024-07-23T05:50:00Z"/>
                <w:rFonts w:ascii="Aptos Narrow" w:eastAsia="Times New Roman" w:hAnsi="Aptos Narrow" w:cs="Times New Roman"/>
                <w:color w:val="000000"/>
                <w:kern w:val="0"/>
                <w:lang w:eastAsia="en-ZW"/>
                <w14:ligatures w14:val="none"/>
              </w:rPr>
            </w:pPr>
            <w:ins w:id="408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2.74</w:t>
              </w:r>
            </w:ins>
          </w:p>
        </w:tc>
      </w:tr>
      <w:tr w:rsidR="00300FE8" w:rsidRPr="00341BE0" w14:paraId="1C75E31D" w14:textId="77777777" w:rsidTr="00300FE8">
        <w:trPr>
          <w:trHeight w:val="288"/>
          <w:ins w:id="408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09FB5DCA" w14:textId="77777777" w:rsidR="00341BE0" w:rsidRPr="00341BE0" w:rsidRDefault="00341BE0" w:rsidP="00341BE0">
            <w:pPr>
              <w:jc w:val="left"/>
              <w:rPr>
                <w:ins w:id="4086" w:author="MKONDIWA, Maxwell (CIMMYT-India)" w:date="2024-07-23T11:20:00Z" w16du:dateUtc="2024-07-23T05:50:00Z"/>
                <w:rFonts w:ascii="Aptos Narrow" w:eastAsia="Times New Roman" w:hAnsi="Aptos Narrow" w:cs="Times New Roman"/>
                <w:color w:val="000000"/>
                <w:kern w:val="0"/>
                <w:lang w:eastAsia="en-ZW"/>
                <w14:ligatures w14:val="none"/>
              </w:rPr>
            </w:pPr>
            <w:ins w:id="408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Plot size (ha)</w:t>
              </w:r>
            </w:ins>
          </w:p>
        </w:tc>
        <w:tc>
          <w:tcPr>
            <w:tcW w:w="632" w:type="pct"/>
            <w:noWrap/>
            <w:hideMark/>
          </w:tcPr>
          <w:p w14:paraId="0B49CCBA"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088" w:author="MKONDIWA, Maxwell (CIMMYT-India)" w:date="2024-07-23T11:20:00Z" w16du:dateUtc="2024-07-23T05:50:00Z"/>
                <w:rFonts w:ascii="Aptos Narrow" w:eastAsia="Times New Roman" w:hAnsi="Aptos Narrow" w:cs="Times New Roman"/>
                <w:color w:val="000000"/>
                <w:kern w:val="0"/>
                <w:lang w:eastAsia="en-ZW"/>
                <w14:ligatures w14:val="none"/>
              </w:rPr>
            </w:pPr>
            <w:ins w:id="408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293FB3D8"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90" w:author="MKONDIWA, Maxwell (CIMMYT-India)" w:date="2024-07-23T11:20:00Z" w16du:dateUtc="2024-07-23T05:50:00Z"/>
                <w:rFonts w:ascii="Aptos Narrow" w:eastAsia="Times New Roman" w:hAnsi="Aptos Narrow" w:cs="Times New Roman"/>
                <w:color w:val="000000"/>
                <w:kern w:val="0"/>
                <w:lang w:eastAsia="en-ZW"/>
                <w14:ligatures w14:val="none"/>
              </w:rPr>
            </w:pPr>
            <w:ins w:id="409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0.26</w:t>
              </w:r>
            </w:ins>
          </w:p>
        </w:tc>
        <w:tc>
          <w:tcPr>
            <w:tcW w:w="816" w:type="pct"/>
            <w:noWrap/>
            <w:hideMark/>
          </w:tcPr>
          <w:p w14:paraId="0BE328C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92" w:author="MKONDIWA, Maxwell (CIMMYT-India)" w:date="2024-07-23T11:20:00Z" w16du:dateUtc="2024-07-23T05:50:00Z"/>
                <w:rFonts w:ascii="Aptos Narrow" w:eastAsia="Times New Roman" w:hAnsi="Aptos Narrow" w:cs="Times New Roman"/>
                <w:color w:val="000000"/>
                <w:kern w:val="0"/>
                <w:lang w:eastAsia="en-ZW"/>
                <w14:ligatures w14:val="none"/>
              </w:rPr>
            </w:pPr>
            <w:ins w:id="409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0.25</w:t>
              </w:r>
            </w:ins>
          </w:p>
        </w:tc>
        <w:tc>
          <w:tcPr>
            <w:tcW w:w="816" w:type="pct"/>
            <w:noWrap/>
            <w:hideMark/>
          </w:tcPr>
          <w:p w14:paraId="249F524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94" w:author="MKONDIWA, Maxwell (CIMMYT-India)" w:date="2024-07-23T11:20:00Z" w16du:dateUtc="2024-07-23T05:50:00Z"/>
                <w:rFonts w:ascii="Aptos Narrow" w:eastAsia="Times New Roman" w:hAnsi="Aptos Narrow" w:cs="Times New Roman"/>
                <w:color w:val="000000"/>
                <w:kern w:val="0"/>
                <w:lang w:eastAsia="en-ZW"/>
                <w14:ligatures w14:val="none"/>
              </w:rPr>
            </w:pPr>
            <w:ins w:id="409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0.25</w:t>
              </w:r>
            </w:ins>
          </w:p>
        </w:tc>
        <w:tc>
          <w:tcPr>
            <w:tcW w:w="779" w:type="pct"/>
            <w:noWrap/>
            <w:hideMark/>
          </w:tcPr>
          <w:p w14:paraId="0F2513D1"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096" w:author="MKONDIWA, Maxwell (CIMMYT-India)" w:date="2024-07-23T11:20:00Z" w16du:dateUtc="2024-07-23T05:50:00Z"/>
                <w:rFonts w:ascii="Aptos Narrow" w:eastAsia="Times New Roman" w:hAnsi="Aptos Narrow" w:cs="Times New Roman"/>
                <w:color w:val="000000"/>
                <w:kern w:val="0"/>
                <w:lang w:eastAsia="en-ZW"/>
                <w14:ligatures w14:val="none"/>
              </w:rPr>
            </w:pPr>
            <w:ins w:id="409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0.23</w:t>
              </w:r>
            </w:ins>
          </w:p>
        </w:tc>
      </w:tr>
      <w:tr w:rsidR="00300FE8" w:rsidRPr="00341BE0" w14:paraId="71197B41" w14:textId="77777777" w:rsidTr="00300FE8">
        <w:trPr>
          <w:trHeight w:val="288"/>
          <w:ins w:id="409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71968D20" w14:textId="77777777" w:rsidR="00341BE0" w:rsidRPr="00341BE0" w:rsidRDefault="00341BE0" w:rsidP="00341BE0">
            <w:pPr>
              <w:jc w:val="right"/>
              <w:rPr>
                <w:ins w:id="409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37B0EA4E"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10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410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1919788C"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02" w:author="MKONDIWA, Maxwell (CIMMYT-India)" w:date="2024-07-23T11:20:00Z" w16du:dateUtc="2024-07-23T05:50:00Z"/>
                <w:rFonts w:ascii="Aptos Narrow" w:eastAsia="Times New Roman" w:hAnsi="Aptos Narrow" w:cs="Times New Roman"/>
                <w:color w:val="000000"/>
                <w:kern w:val="0"/>
                <w:lang w:eastAsia="en-ZW"/>
                <w14:ligatures w14:val="none"/>
              </w:rPr>
            </w:pPr>
            <w:ins w:id="410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0.32</w:t>
              </w:r>
            </w:ins>
          </w:p>
        </w:tc>
        <w:tc>
          <w:tcPr>
            <w:tcW w:w="816" w:type="pct"/>
            <w:noWrap/>
            <w:hideMark/>
          </w:tcPr>
          <w:p w14:paraId="01324DE8"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04" w:author="MKONDIWA, Maxwell (CIMMYT-India)" w:date="2024-07-23T11:20:00Z" w16du:dateUtc="2024-07-23T05:50:00Z"/>
                <w:rFonts w:ascii="Aptos Narrow" w:eastAsia="Times New Roman" w:hAnsi="Aptos Narrow" w:cs="Times New Roman"/>
                <w:color w:val="000000"/>
                <w:kern w:val="0"/>
                <w:lang w:eastAsia="en-ZW"/>
                <w14:ligatures w14:val="none"/>
              </w:rPr>
            </w:pPr>
            <w:ins w:id="410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0.25</w:t>
              </w:r>
            </w:ins>
          </w:p>
        </w:tc>
        <w:tc>
          <w:tcPr>
            <w:tcW w:w="816" w:type="pct"/>
            <w:noWrap/>
            <w:hideMark/>
          </w:tcPr>
          <w:p w14:paraId="01E375D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06" w:author="MKONDIWA, Maxwell (CIMMYT-India)" w:date="2024-07-23T11:20:00Z" w16du:dateUtc="2024-07-23T05:50:00Z"/>
                <w:rFonts w:ascii="Aptos Narrow" w:eastAsia="Times New Roman" w:hAnsi="Aptos Narrow" w:cs="Times New Roman"/>
                <w:color w:val="000000"/>
                <w:kern w:val="0"/>
                <w:lang w:eastAsia="en-ZW"/>
                <w14:ligatures w14:val="none"/>
              </w:rPr>
            </w:pPr>
            <w:ins w:id="410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0.24</w:t>
              </w:r>
            </w:ins>
          </w:p>
        </w:tc>
        <w:tc>
          <w:tcPr>
            <w:tcW w:w="779" w:type="pct"/>
            <w:noWrap/>
            <w:hideMark/>
          </w:tcPr>
          <w:p w14:paraId="0E2D0B5C"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08" w:author="MKONDIWA, Maxwell (CIMMYT-India)" w:date="2024-07-23T11:20:00Z" w16du:dateUtc="2024-07-23T05:50:00Z"/>
                <w:rFonts w:ascii="Aptos Narrow" w:eastAsia="Times New Roman" w:hAnsi="Aptos Narrow" w:cs="Times New Roman"/>
                <w:color w:val="000000"/>
                <w:kern w:val="0"/>
                <w:lang w:eastAsia="en-ZW"/>
                <w14:ligatures w14:val="none"/>
              </w:rPr>
            </w:pPr>
            <w:ins w:id="410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0.27</w:t>
              </w:r>
            </w:ins>
          </w:p>
        </w:tc>
      </w:tr>
      <w:tr w:rsidR="00300FE8" w:rsidRPr="00341BE0" w14:paraId="6295DFBC" w14:textId="77777777" w:rsidTr="00300FE8">
        <w:trPr>
          <w:trHeight w:val="288"/>
          <w:ins w:id="4110"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799A7252" w14:textId="77777777" w:rsidR="00341BE0" w:rsidRPr="00341BE0" w:rsidRDefault="00341BE0" w:rsidP="00341BE0">
            <w:pPr>
              <w:jc w:val="left"/>
              <w:rPr>
                <w:ins w:id="4111" w:author="MKONDIWA, Maxwell (CIMMYT-India)" w:date="2024-07-23T11:20:00Z" w16du:dateUtc="2024-07-23T05:50:00Z"/>
                <w:rFonts w:ascii="Aptos Narrow" w:eastAsia="Times New Roman" w:hAnsi="Aptos Narrow" w:cs="Times New Roman"/>
                <w:color w:val="000000"/>
                <w:kern w:val="0"/>
                <w:lang w:eastAsia="en-ZW"/>
                <w14:ligatures w14:val="none"/>
              </w:rPr>
            </w:pPr>
            <w:ins w:id="411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Education</w:t>
              </w:r>
            </w:ins>
          </w:p>
        </w:tc>
        <w:tc>
          <w:tcPr>
            <w:tcW w:w="632" w:type="pct"/>
            <w:noWrap/>
            <w:hideMark/>
          </w:tcPr>
          <w:p w14:paraId="3520A635"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113" w:author="MKONDIWA, Maxwell (CIMMYT-India)" w:date="2024-07-23T11:20:00Z" w16du:dateUtc="2024-07-23T05:50:00Z"/>
                <w:rFonts w:ascii="Aptos Narrow" w:eastAsia="Times New Roman" w:hAnsi="Aptos Narrow" w:cs="Times New Roman"/>
                <w:color w:val="000000"/>
                <w:kern w:val="0"/>
                <w:lang w:eastAsia="en-ZW"/>
                <w14:ligatures w14:val="none"/>
              </w:rPr>
            </w:pPr>
            <w:ins w:id="411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409500D1"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15" w:author="MKONDIWA, Maxwell (CIMMYT-India)" w:date="2024-07-23T11:20:00Z" w16du:dateUtc="2024-07-23T05:50:00Z"/>
                <w:rFonts w:ascii="Aptos Narrow" w:eastAsia="Times New Roman" w:hAnsi="Aptos Narrow" w:cs="Times New Roman"/>
                <w:color w:val="000000"/>
                <w:kern w:val="0"/>
                <w:lang w:eastAsia="en-ZW"/>
                <w14:ligatures w14:val="none"/>
              </w:rPr>
            </w:pPr>
            <w:ins w:id="411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1.59</w:t>
              </w:r>
            </w:ins>
          </w:p>
        </w:tc>
        <w:tc>
          <w:tcPr>
            <w:tcW w:w="816" w:type="pct"/>
            <w:noWrap/>
            <w:hideMark/>
          </w:tcPr>
          <w:p w14:paraId="2F4D294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17" w:author="MKONDIWA, Maxwell (CIMMYT-India)" w:date="2024-07-23T11:20:00Z" w16du:dateUtc="2024-07-23T05:50:00Z"/>
                <w:rFonts w:ascii="Aptos Narrow" w:eastAsia="Times New Roman" w:hAnsi="Aptos Narrow" w:cs="Times New Roman"/>
                <w:color w:val="000000"/>
                <w:kern w:val="0"/>
                <w:lang w:eastAsia="en-ZW"/>
                <w14:ligatures w14:val="none"/>
              </w:rPr>
            </w:pPr>
            <w:ins w:id="411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1.6</w:t>
              </w:r>
            </w:ins>
          </w:p>
        </w:tc>
        <w:tc>
          <w:tcPr>
            <w:tcW w:w="816" w:type="pct"/>
            <w:noWrap/>
            <w:hideMark/>
          </w:tcPr>
          <w:p w14:paraId="3E35F42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19" w:author="MKONDIWA, Maxwell (CIMMYT-India)" w:date="2024-07-23T11:20:00Z" w16du:dateUtc="2024-07-23T05:50:00Z"/>
                <w:rFonts w:ascii="Aptos Narrow" w:eastAsia="Times New Roman" w:hAnsi="Aptos Narrow" w:cs="Times New Roman"/>
                <w:color w:val="000000"/>
                <w:kern w:val="0"/>
                <w:lang w:eastAsia="en-ZW"/>
                <w14:ligatures w14:val="none"/>
              </w:rPr>
            </w:pPr>
            <w:ins w:id="412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1.39</w:t>
              </w:r>
            </w:ins>
          </w:p>
        </w:tc>
        <w:tc>
          <w:tcPr>
            <w:tcW w:w="779" w:type="pct"/>
            <w:noWrap/>
            <w:hideMark/>
          </w:tcPr>
          <w:p w14:paraId="36E3F76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21" w:author="MKONDIWA, Maxwell (CIMMYT-India)" w:date="2024-07-23T11:20:00Z" w16du:dateUtc="2024-07-23T05:50:00Z"/>
                <w:rFonts w:ascii="Aptos Narrow" w:eastAsia="Times New Roman" w:hAnsi="Aptos Narrow" w:cs="Times New Roman"/>
                <w:color w:val="000000"/>
                <w:kern w:val="0"/>
                <w:lang w:eastAsia="en-ZW"/>
                <w14:ligatures w14:val="none"/>
              </w:rPr>
            </w:pPr>
            <w:ins w:id="412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1.38</w:t>
              </w:r>
            </w:ins>
          </w:p>
        </w:tc>
      </w:tr>
      <w:tr w:rsidR="00300FE8" w:rsidRPr="00341BE0" w14:paraId="3F3F5C35" w14:textId="77777777" w:rsidTr="00300FE8">
        <w:trPr>
          <w:trHeight w:val="288"/>
          <w:ins w:id="412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2AB5228A" w14:textId="77777777" w:rsidR="00341BE0" w:rsidRPr="00341BE0" w:rsidRDefault="00341BE0" w:rsidP="00341BE0">
            <w:pPr>
              <w:jc w:val="right"/>
              <w:rPr>
                <w:ins w:id="412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01FAC98D"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125"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412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0D12C94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27" w:author="MKONDIWA, Maxwell (CIMMYT-India)" w:date="2024-07-23T11:20:00Z" w16du:dateUtc="2024-07-23T05:50:00Z"/>
                <w:rFonts w:ascii="Aptos Narrow" w:eastAsia="Times New Roman" w:hAnsi="Aptos Narrow" w:cs="Times New Roman"/>
                <w:color w:val="000000"/>
                <w:kern w:val="0"/>
                <w:lang w:eastAsia="en-ZW"/>
                <w14:ligatures w14:val="none"/>
              </w:rPr>
            </w:pPr>
            <w:ins w:id="412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1.31</w:t>
              </w:r>
            </w:ins>
          </w:p>
        </w:tc>
        <w:tc>
          <w:tcPr>
            <w:tcW w:w="816" w:type="pct"/>
            <w:noWrap/>
            <w:hideMark/>
          </w:tcPr>
          <w:p w14:paraId="24C0F607"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29" w:author="MKONDIWA, Maxwell (CIMMYT-India)" w:date="2024-07-23T11:20:00Z" w16du:dateUtc="2024-07-23T05:50:00Z"/>
                <w:rFonts w:ascii="Aptos Narrow" w:eastAsia="Times New Roman" w:hAnsi="Aptos Narrow" w:cs="Times New Roman"/>
                <w:color w:val="000000"/>
                <w:kern w:val="0"/>
                <w:lang w:eastAsia="en-ZW"/>
                <w14:ligatures w14:val="none"/>
              </w:rPr>
            </w:pPr>
            <w:ins w:id="413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1.34</w:t>
              </w:r>
            </w:ins>
          </w:p>
        </w:tc>
        <w:tc>
          <w:tcPr>
            <w:tcW w:w="816" w:type="pct"/>
            <w:noWrap/>
            <w:hideMark/>
          </w:tcPr>
          <w:p w14:paraId="19AB225C"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31" w:author="MKONDIWA, Maxwell (CIMMYT-India)" w:date="2024-07-23T11:20:00Z" w16du:dateUtc="2024-07-23T05:50:00Z"/>
                <w:rFonts w:ascii="Aptos Narrow" w:eastAsia="Times New Roman" w:hAnsi="Aptos Narrow" w:cs="Times New Roman"/>
                <w:color w:val="000000"/>
                <w:kern w:val="0"/>
                <w:lang w:eastAsia="en-ZW"/>
                <w14:ligatures w14:val="none"/>
              </w:rPr>
            </w:pPr>
            <w:ins w:id="413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1.32</w:t>
              </w:r>
            </w:ins>
          </w:p>
        </w:tc>
        <w:tc>
          <w:tcPr>
            <w:tcW w:w="779" w:type="pct"/>
            <w:noWrap/>
            <w:hideMark/>
          </w:tcPr>
          <w:p w14:paraId="5551D40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33" w:author="MKONDIWA, Maxwell (CIMMYT-India)" w:date="2024-07-23T11:20:00Z" w16du:dateUtc="2024-07-23T05:50:00Z"/>
                <w:rFonts w:ascii="Aptos Narrow" w:eastAsia="Times New Roman" w:hAnsi="Aptos Narrow" w:cs="Times New Roman"/>
                <w:color w:val="000000"/>
                <w:kern w:val="0"/>
                <w:lang w:eastAsia="en-ZW"/>
                <w14:ligatures w14:val="none"/>
              </w:rPr>
            </w:pPr>
            <w:ins w:id="413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w:t>
              </w:r>
            </w:ins>
          </w:p>
        </w:tc>
      </w:tr>
      <w:tr w:rsidR="00300FE8" w:rsidRPr="00341BE0" w14:paraId="52E8E326" w14:textId="77777777" w:rsidTr="00300FE8">
        <w:trPr>
          <w:trHeight w:val="288"/>
          <w:ins w:id="413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7CC128A1" w14:textId="77777777" w:rsidR="00341BE0" w:rsidRPr="00341BE0" w:rsidRDefault="00341BE0" w:rsidP="00341BE0">
            <w:pPr>
              <w:jc w:val="left"/>
              <w:rPr>
                <w:ins w:id="4136" w:author="MKONDIWA, Maxwell (CIMMYT-India)" w:date="2024-07-23T11:20:00Z" w16du:dateUtc="2024-07-23T05:50:00Z"/>
                <w:rFonts w:ascii="Aptos Narrow" w:eastAsia="Times New Roman" w:hAnsi="Aptos Narrow" w:cs="Times New Roman"/>
                <w:color w:val="000000"/>
                <w:kern w:val="0"/>
                <w:lang w:eastAsia="en-ZW"/>
                <w14:ligatures w14:val="none"/>
              </w:rPr>
            </w:pPr>
            <w:ins w:id="413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Marginalized caste</w:t>
              </w:r>
            </w:ins>
          </w:p>
        </w:tc>
        <w:tc>
          <w:tcPr>
            <w:tcW w:w="632" w:type="pct"/>
            <w:noWrap/>
            <w:hideMark/>
          </w:tcPr>
          <w:p w14:paraId="19409E5A"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138" w:author="MKONDIWA, Maxwell (CIMMYT-India)" w:date="2024-07-23T11:20:00Z" w16du:dateUtc="2024-07-23T05:50:00Z"/>
                <w:rFonts w:ascii="Aptos Narrow" w:eastAsia="Times New Roman" w:hAnsi="Aptos Narrow" w:cs="Times New Roman"/>
                <w:color w:val="000000"/>
                <w:kern w:val="0"/>
                <w:lang w:eastAsia="en-ZW"/>
                <w14:ligatures w14:val="none"/>
              </w:rPr>
            </w:pPr>
            <w:ins w:id="413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5F07B1E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40" w:author="MKONDIWA, Maxwell (CIMMYT-India)" w:date="2024-07-23T11:20:00Z" w16du:dateUtc="2024-07-23T05:50:00Z"/>
                <w:rFonts w:ascii="Aptos Narrow" w:eastAsia="Times New Roman" w:hAnsi="Aptos Narrow" w:cs="Times New Roman"/>
                <w:color w:val="000000"/>
                <w:kern w:val="0"/>
                <w:lang w:eastAsia="en-ZW"/>
                <w14:ligatures w14:val="none"/>
              </w:rPr>
            </w:pPr>
            <w:ins w:id="414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0.74</w:t>
              </w:r>
            </w:ins>
          </w:p>
        </w:tc>
        <w:tc>
          <w:tcPr>
            <w:tcW w:w="816" w:type="pct"/>
            <w:noWrap/>
            <w:hideMark/>
          </w:tcPr>
          <w:p w14:paraId="454077C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42" w:author="MKONDIWA, Maxwell (CIMMYT-India)" w:date="2024-07-23T11:20:00Z" w16du:dateUtc="2024-07-23T05:50:00Z"/>
                <w:rFonts w:ascii="Aptos Narrow" w:eastAsia="Times New Roman" w:hAnsi="Aptos Narrow" w:cs="Times New Roman"/>
                <w:color w:val="000000"/>
                <w:kern w:val="0"/>
                <w:lang w:eastAsia="en-ZW"/>
                <w14:ligatures w14:val="none"/>
              </w:rPr>
            </w:pPr>
            <w:ins w:id="414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0.77</w:t>
              </w:r>
            </w:ins>
          </w:p>
        </w:tc>
        <w:tc>
          <w:tcPr>
            <w:tcW w:w="816" w:type="pct"/>
            <w:noWrap/>
            <w:hideMark/>
          </w:tcPr>
          <w:p w14:paraId="5540FCF7"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44" w:author="MKONDIWA, Maxwell (CIMMYT-India)" w:date="2024-07-23T11:20:00Z" w16du:dateUtc="2024-07-23T05:50:00Z"/>
                <w:rFonts w:ascii="Aptos Narrow" w:eastAsia="Times New Roman" w:hAnsi="Aptos Narrow" w:cs="Times New Roman"/>
                <w:color w:val="000000"/>
                <w:kern w:val="0"/>
                <w:lang w:eastAsia="en-ZW"/>
                <w14:ligatures w14:val="none"/>
              </w:rPr>
            </w:pPr>
            <w:ins w:id="414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0.76</w:t>
              </w:r>
            </w:ins>
          </w:p>
        </w:tc>
        <w:tc>
          <w:tcPr>
            <w:tcW w:w="779" w:type="pct"/>
            <w:noWrap/>
            <w:hideMark/>
          </w:tcPr>
          <w:p w14:paraId="3935757C"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46" w:author="MKONDIWA, Maxwell (CIMMYT-India)" w:date="2024-07-23T11:20:00Z" w16du:dateUtc="2024-07-23T05:50:00Z"/>
                <w:rFonts w:ascii="Aptos Narrow" w:eastAsia="Times New Roman" w:hAnsi="Aptos Narrow" w:cs="Times New Roman"/>
                <w:color w:val="000000"/>
                <w:kern w:val="0"/>
                <w:lang w:eastAsia="en-ZW"/>
                <w14:ligatures w14:val="none"/>
              </w:rPr>
            </w:pPr>
            <w:ins w:id="414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0.76</w:t>
              </w:r>
            </w:ins>
          </w:p>
        </w:tc>
      </w:tr>
      <w:tr w:rsidR="00300FE8" w:rsidRPr="00341BE0" w14:paraId="7D2A1319" w14:textId="77777777" w:rsidTr="00300FE8">
        <w:trPr>
          <w:trHeight w:val="288"/>
          <w:ins w:id="414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4B5EFF1F" w14:textId="77777777" w:rsidR="00341BE0" w:rsidRPr="00341BE0" w:rsidRDefault="00341BE0" w:rsidP="00341BE0">
            <w:pPr>
              <w:jc w:val="right"/>
              <w:rPr>
                <w:ins w:id="414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166E2BB2"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15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415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1B8F0091"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52" w:author="MKONDIWA, Maxwell (CIMMYT-India)" w:date="2024-07-23T11:20:00Z" w16du:dateUtc="2024-07-23T05:50:00Z"/>
                <w:rFonts w:ascii="Aptos Narrow" w:eastAsia="Times New Roman" w:hAnsi="Aptos Narrow" w:cs="Times New Roman"/>
                <w:color w:val="000000"/>
                <w:kern w:val="0"/>
                <w:lang w:eastAsia="en-ZW"/>
                <w14:ligatures w14:val="none"/>
              </w:rPr>
            </w:pPr>
            <w:ins w:id="415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0.44</w:t>
              </w:r>
            </w:ins>
          </w:p>
        </w:tc>
        <w:tc>
          <w:tcPr>
            <w:tcW w:w="816" w:type="pct"/>
            <w:noWrap/>
            <w:hideMark/>
          </w:tcPr>
          <w:p w14:paraId="5815774B"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54" w:author="MKONDIWA, Maxwell (CIMMYT-India)" w:date="2024-07-23T11:20:00Z" w16du:dateUtc="2024-07-23T05:50:00Z"/>
                <w:rFonts w:ascii="Aptos Narrow" w:eastAsia="Times New Roman" w:hAnsi="Aptos Narrow" w:cs="Times New Roman"/>
                <w:color w:val="000000"/>
                <w:kern w:val="0"/>
                <w:lang w:eastAsia="en-ZW"/>
                <w14:ligatures w14:val="none"/>
              </w:rPr>
            </w:pPr>
            <w:ins w:id="415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0.42</w:t>
              </w:r>
            </w:ins>
          </w:p>
        </w:tc>
        <w:tc>
          <w:tcPr>
            <w:tcW w:w="816" w:type="pct"/>
            <w:noWrap/>
            <w:hideMark/>
          </w:tcPr>
          <w:p w14:paraId="4A8E501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56" w:author="MKONDIWA, Maxwell (CIMMYT-India)" w:date="2024-07-23T11:20:00Z" w16du:dateUtc="2024-07-23T05:50:00Z"/>
                <w:rFonts w:ascii="Aptos Narrow" w:eastAsia="Times New Roman" w:hAnsi="Aptos Narrow" w:cs="Times New Roman"/>
                <w:color w:val="000000"/>
                <w:kern w:val="0"/>
                <w:lang w:eastAsia="en-ZW"/>
                <w14:ligatures w14:val="none"/>
              </w:rPr>
            </w:pPr>
            <w:ins w:id="415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0.43</w:t>
              </w:r>
            </w:ins>
          </w:p>
        </w:tc>
        <w:tc>
          <w:tcPr>
            <w:tcW w:w="779" w:type="pct"/>
            <w:noWrap/>
            <w:hideMark/>
          </w:tcPr>
          <w:p w14:paraId="50A24B28"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58" w:author="MKONDIWA, Maxwell (CIMMYT-India)" w:date="2024-07-23T11:20:00Z" w16du:dateUtc="2024-07-23T05:50:00Z"/>
                <w:rFonts w:ascii="Aptos Narrow" w:eastAsia="Times New Roman" w:hAnsi="Aptos Narrow" w:cs="Times New Roman"/>
                <w:color w:val="000000"/>
                <w:kern w:val="0"/>
                <w:lang w:eastAsia="en-ZW"/>
                <w14:ligatures w14:val="none"/>
              </w:rPr>
            </w:pPr>
            <w:ins w:id="415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0.43</w:t>
              </w:r>
            </w:ins>
          </w:p>
        </w:tc>
      </w:tr>
      <w:tr w:rsidR="00300FE8" w:rsidRPr="00341BE0" w14:paraId="14032B7E" w14:textId="77777777" w:rsidTr="00300FE8">
        <w:trPr>
          <w:trHeight w:val="288"/>
          <w:ins w:id="4160"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522B908E" w14:textId="77777777" w:rsidR="00341BE0" w:rsidRPr="00341BE0" w:rsidRDefault="00341BE0" w:rsidP="00341BE0">
            <w:pPr>
              <w:jc w:val="left"/>
              <w:rPr>
                <w:ins w:id="4161" w:author="MKONDIWA, Maxwell (CIMMYT-India)" w:date="2024-07-23T11:20:00Z" w16du:dateUtc="2024-07-23T05:50:00Z"/>
                <w:rFonts w:ascii="Aptos Narrow" w:eastAsia="Times New Roman" w:hAnsi="Aptos Narrow" w:cs="Times New Roman"/>
                <w:color w:val="000000"/>
                <w:kern w:val="0"/>
                <w:lang w:eastAsia="en-ZW"/>
                <w14:ligatures w14:val="none"/>
              </w:rPr>
            </w:pPr>
            <w:ins w:id="416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Plot owned</w:t>
              </w:r>
            </w:ins>
          </w:p>
        </w:tc>
        <w:tc>
          <w:tcPr>
            <w:tcW w:w="632" w:type="pct"/>
            <w:noWrap/>
            <w:hideMark/>
          </w:tcPr>
          <w:p w14:paraId="6C5575C5"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163" w:author="MKONDIWA, Maxwell (CIMMYT-India)" w:date="2024-07-23T11:20:00Z" w16du:dateUtc="2024-07-23T05:50:00Z"/>
                <w:rFonts w:ascii="Aptos Narrow" w:eastAsia="Times New Roman" w:hAnsi="Aptos Narrow" w:cs="Times New Roman"/>
                <w:color w:val="000000"/>
                <w:kern w:val="0"/>
                <w:lang w:eastAsia="en-ZW"/>
                <w14:ligatures w14:val="none"/>
              </w:rPr>
            </w:pPr>
            <w:ins w:id="416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2593ECC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65" w:author="MKONDIWA, Maxwell (CIMMYT-India)" w:date="2024-07-23T11:20:00Z" w16du:dateUtc="2024-07-23T05:50:00Z"/>
                <w:rFonts w:ascii="Aptos Narrow" w:eastAsia="Times New Roman" w:hAnsi="Aptos Narrow" w:cs="Times New Roman"/>
                <w:color w:val="000000"/>
                <w:kern w:val="0"/>
                <w:lang w:eastAsia="en-ZW"/>
                <w14:ligatures w14:val="none"/>
              </w:rPr>
            </w:pPr>
            <w:ins w:id="416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0.83</w:t>
              </w:r>
            </w:ins>
          </w:p>
        </w:tc>
        <w:tc>
          <w:tcPr>
            <w:tcW w:w="816" w:type="pct"/>
            <w:noWrap/>
            <w:hideMark/>
          </w:tcPr>
          <w:p w14:paraId="36EF121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67" w:author="MKONDIWA, Maxwell (CIMMYT-India)" w:date="2024-07-23T11:20:00Z" w16du:dateUtc="2024-07-23T05:50:00Z"/>
                <w:rFonts w:ascii="Aptos Narrow" w:eastAsia="Times New Roman" w:hAnsi="Aptos Narrow" w:cs="Times New Roman"/>
                <w:color w:val="000000"/>
                <w:kern w:val="0"/>
                <w:lang w:eastAsia="en-ZW"/>
                <w14:ligatures w14:val="none"/>
              </w:rPr>
            </w:pPr>
            <w:ins w:id="416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0.83</w:t>
              </w:r>
            </w:ins>
          </w:p>
        </w:tc>
        <w:tc>
          <w:tcPr>
            <w:tcW w:w="816" w:type="pct"/>
            <w:noWrap/>
            <w:hideMark/>
          </w:tcPr>
          <w:p w14:paraId="0C96C67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69" w:author="MKONDIWA, Maxwell (CIMMYT-India)" w:date="2024-07-23T11:20:00Z" w16du:dateUtc="2024-07-23T05:50:00Z"/>
                <w:rFonts w:ascii="Aptos Narrow" w:eastAsia="Times New Roman" w:hAnsi="Aptos Narrow" w:cs="Times New Roman"/>
                <w:color w:val="000000"/>
                <w:kern w:val="0"/>
                <w:lang w:eastAsia="en-ZW"/>
                <w14:ligatures w14:val="none"/>
              </w:rPr>
            </w:pPr>
            <w:ins w:id="417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0.81</w:t>
              </w:r>
            </w:ins>
          </w:p>
        </w:tc>
        <w:tc>
          <w:tcPr>
            <w:tcW w:w="779" w:type="pct"/>
            <w:noWrap/>
            <w:hideMark/>
          </w:tcPr>
          <w:p w14:paraId="0F498F17"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71" w:author="MKONDIWA, Maxwell (CIMMYT-India)" w:date="2024-07-23T11:20:00Z" w16du:dateUtc="2024-07-23T05:50:00Z"/>
                <w:rFonts w:ascii="Aptos Narrow" w:eastAsia="Times New Roman" w:hAnsi="Aptos Narrow" w:cs="Times New Roman"/>
                <w:color w:val="000000"/>
                <w:kern w:val="0"/>
                <w:lang w:eastAsia="en-ZW"/>
                <w14:ligatures w14:val="none"/>
              </w:rPr>
            </w:pPr>
            <w:ins w:id="417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0.76</w:t>
              </w:r>
            </w:ins>
          </w:p>
        </w:tc>
      </w:tr>
      <w:tr w:rsidR="00300FE8" w:rsidRPr="00341BE0" w14:paraId="7C9A23BA" w14:textId="77777777" w:rsidTr="00300FE8">
        <w:trPr>
          <w:trHeight w:val="288"/>
          <w:ins w:id="417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58A834D9" w14:textId="77777777" w:rsidR="00341BE0" w:rsidRPr="00341BE0" w:rsidRDefault="00341BE0" w:rsidP="00341BE0">
            <w:pPr>
              <w:jc w:val="right"/>
              <w:rPr>
                <w:ins w:id="417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48004BE3"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175"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417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4E6C224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77" w:author="MKONDIWA, Maxwell (CIMMYT-India)" w:date="2024-07-23T11:20:00Z" w16du:dateUtc="2024-07-23T05:50:00Z"/>
                <w:rFonts w:ascii="Aptos Narrow" w:eastAsia="Times New Roman" w:hAnsi="Aptos Narrow" w:cs="Times New Roman"/>
                <w:color w:val="000000"/>
                <w:kern w:val="0"/>
                <w:lang w:eastAsia="en-ZW"/>
                <w14:ligatures w14:val="none"/>
              </w:rPr>
            </w:pPr>
            <w:ins w:id="417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0.38</w:t>
              </w:r>
            </w:ins>
          </w:p>
        </w:tc>
        <w:tc>
          <w:tcPr>
            <w:tcW w:w="816" w:type="pct"/>
            <w:noWrap/>
            <w:hideMark/>
          </w:tcPr>
          <w:p w14:paraId="256AC279"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79" w:author="MKONDIWA, Maxwell (CIMMYT-India)" w:date="2024-07-23T11:20:00Z" w16du:dateUtc="2024-07-23T05:50:00Z"/>
                <w:rFonts w:ascii="Aptos Narrow" w:eastAsia="Times New Roman" w:hAnsi="Aptos Narrow" w:cs="Times New Roman"/>
                <w:color w:val="000000"/>
                <w:kern w:val="0"/>
                <w:lang w:eastAsia="en-ZW"/>
                <w14:ligatures w14:val="none"/>
              </w:rPr>
            </w:pPr>
            <w:ins w:id="418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0.37</w:t>
              </w:r>
            </w:ins>
          </w:p>
        </w:tc>
        <w:tc>
          <w:tcPr>
            <w:tcW w:w="816" w:type="pct"/>
            <w:noWrap/>
            <w:hideMark/>
          </w:tcPr>
          <w:p w14:paraId="0BB371E7"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81" w:author="MKONDIWA, Maxwell (CIMMYT-India)" w:date="2024-07-23T11:20:00Z" w16du:dateUtc="2024-07-23T05:50:00Z"/>
                <w:rFonts w:ascii="Aptos Narrow" w:eastAsia="Times New Roman" w:hAnsi="Aptos Narrow" w:cs="Times New Roman"/>
                <w:color w:val="000000"/>
                <w:kern w:val="0"/>
                <w:lang w:eastAsia="en-ZW"/>
                <w14:ligatures w14:val="none"/>
              </w:rPr>
            </w:pPr>
            <w:ins w:id="418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0.39</w:t>
              </w:r>
            </w:ins>
          </w:p>
        </w:tc>
        <w:tc>
          <w:tcPr>
            <w:tcW w:w="779" w:type="pct"/>
            <w:noWrap/>
            <w:hideMark/>
          </w:tcPr>
          <w:p w14:paraId="7E256B81"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83" w:author="MKONDIWA, Maxwell (CIMMYT-India)" w:date="2024-07-23T11:20:00Z" w16du:dateUtc="2024-07-23T05:50:00Z"/>
                <w:rFonts w:ascii="Aptos Narrow" w:eastAsia="Times New Roman" w:hAnsi="Aptos Narrow" w:cs="Times New Roman"/>
                <w:color w:val="000000"/>
                <w:kern w:val="0"/>
                <w:lang w:eastAsia="en-ZW"/>
                <w14:ligatures w14:val="none"/>
              </w:rPr>
            </w:pPr>
            <w:ins w:id="418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0.43</w:t>
              </w:r>
            </w:ins>
          </w:p>
        </w:tc>
      </w:tr>
      <w:tr w:rsidR="00300FE8" w:rsidRPr="00341BE0" w14:paraId="424973A0" w14:textId="77777777" w:rsidTr="00300FE8">
        <w:trPr>
          <w:trHeight w:val="288"/>
          <w:ins w:id="418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40599E1E" w14:textId="77777777" w:rsidR="00341BE0" w:rsidRPr="00341BE0" w:rsidRDefault="00341BE0" w:rsidP="00341BE0">
            <w:pPr>
              <w:jc w:val="left"/>
              <w:rPr>
                <w:ins w:id="4186" w:author="MKONDIWA, Maxwell (CIMMYT-India)" w:date="2024-07-23T11:20:00Z" w16du:dateUtc="2024-07-23T05:50:00Z"/>
                <w:rFonts w:ascii="Aptos Narrow" w:eastAsia="Times New Roman" w:hAnsi="Aptos Narrow" w:cs="Times New Roman"/>
                <w:color w:val="000000"/>
                <w:kern w:val="0"/>
                <w:lang w:eastAsia="en-ZW"/>
                <w14:ligatures w14:val="none"/>
              </w:rPr>
            </w:pPr>
            <w:ins w:id="418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Soil nitrogen</w:t>
              </w:r>
            </w:ins>
          </w:p>
        </w:tc>
        <w:tc>
          <w:tcPr>
            <w:tcW w:w="632" w:type="pct"/>
            <w:noWrap/>
            <w:hideMark/>
          </w:tcPr>
          <w:p w14:paraId="4913AF01"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188" w:author="MKONDIWA, Maxwell (CIMMYT-India)" w:date="2024-07-23T11:20:00Z" w16du:dateUtc="2024-07-23T05:50:00Z"/>
                <w:rFonts w:ascii="Aptos Narrow" w:eastAsia="Times New Roman" w:hAnsi="Aptos Narrow" w:cs="Times New Roman"/>
                <w:color w:val="000000"/>
                <w:kern w:val="0"/>
                <w:lang w:eastAsia="en-ZW"/>
                <w14:ligatures w14:val="none"/>
              </w:rPr>
            </w:pPr>
            <w:ins w:id="418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132D857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90" w:author="MKONDIWA, Maxwell (CIMMYT-India)" w:date="2024-07-23T11:20:00Z" w16du:dateUtc="2024-07-23T05:50:00Z"/>
                <w:rFonts w:ascii="Aptos Narrow" w:eastAsia="Times New Roman" w:hAnsi="Aptos Narrow" w:cs="Times New Roman"/>
                <w:color w:val="000000"/>
                <w:kern w:val="0"/>
                <w:lang w:eastAsia="en-ZW"/>
                <w14:ligatures w14:val="none"/>
              </w:rPr>
            </w:pPr>
            <w:ins w:id="419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1.6</w:t>
              </w:r>
            </w:ins>
          </w:p>
        </w:tc>
        <w:tc>
          <w:tcPr>
            <w:tcW w:w="816" w:type="pct"/>
            <w:noWrap/>
            <w:hideMark/>
          </w:tcPr>
          <w:p w14:paraId="5466FB3A"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92" w:author="MKONDIWA, Maxwell (CIMMYT-India)" w:date="2024-07-23T11:20:00Z" w16du:dateUtc="2024-07-23T05:50:00Z"/>
                <w:rFonts w:ascii="Aptos Narrow" w:eastAsia="Times New Roman" w:hAnsi="Aptos Narrow" w:cs="Times New Roman"/>
                <w:color w:val="000000"/>
                <w:kern w:val="0"/>
                <w:lang w:eastAsia="en-ZW"/>
                <w14:ligatures w14:val="none"/>
              </w:rPr>
            </w:pPr>
            <w:ins w:id="419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1.57</w:t>
              </w:r>
            </w:ins>
          </w:p>
        </w:tc>
        <w:tc>
          <w:tcPr>
            <w:tcW w:w="816" w:type="pct"/>
            <w:noWrap/>
            <w:hideMark/>
          </w:tcPr>
          <w:p w14:paraId="0DC0D2B7"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94" w:author="MKONDIWA, Maxwell (CIMMYT-India)" w:date="2024-07-23T11:20:00Z" w16du:dateUtc="2024-07-23T05:50:00Z"/>
                <w:rFonts w:ascii="Aptos Narrow" w:eastAsia="Times New Roman" w:hAnsi="Aptos Narrow" w:cs="Times New Roman"/>
                <w:color w:val="000000"/>
                <w:kern w:val="0"/>
                <w:lang w:eastAsia="en-ZW"/>
                <w14:ligatures w14:val="none"/>
              </w:rPr>
            </w:pPr>
            <w:ins w:id="419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1.58</w:t>
              </w:r>
            </w:ins>
          </w:p>
        </w:tc>
        <w:tc>
          <w:tcPr>
            <w:tcW w:w="779" w:type="pct"/>
            <w:noWrap/>
            <w:hideMark/>
          </w:tcPr>
          <w:p w14:paraId="3960668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196" w:author="MKONDIWA, Maxwell (CIMMYT-India)" w:date="2024-07-23T11:20:00Z" w16du:dateUtc="2024-07-23T05:50:00Z"/>
                <w:rFonts w:ascii="Aptos Narrow" w:eastAsia="Times New Roman" w:hAnsi="Aptos Narrow" w:cs="Times New Roman"/>
                <w:color w:val="000000"/>
                <w:kern w:val="0"/>
                <w:lang w:eastAsia="en-ZW"/>
                <w14:ligatures w14:val="none"/>
              </w:rPr>
            </w:pPr>
            <w:ins w:id="419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1.65</w:t>
              </w:r>
            </w:ins>
          </w:p>
        </w:tc>
      </w:tr>
      <w:tr w:rsidR="00300FE8" w:rsidRPr="00341BE0" w14:paraId="65A5298A" w14:textId="77777777" w:rsidTr="00300FE8">
        <w:trPr>
          <w:trHeight w:val="288"/>
          <w:ins w:id="419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16E59845" w14:textId="77777777" w:rsidR="00341BE0" w:rsidRPr="00341BE0" w:rsidRDefault="00341BE0" w:rsidP="00341BE0">
            <w:pPr>
              <w:jc w:val="right"/>
              <w:rPr>
                <w:ins w:id="419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010F4C10"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20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420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42E5AFB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02" w:author="MKONDIWA, Maxwell (CIMMYT-India)" w:date="2024-07-23T11:20:00Z" w16du:dateUtc="2024-07-23T05:50:00Z"/>
                <w:rFonts w:ascii="Aptos Narrow" w:eastAsia="Times New Roman" w:hAnsi="Aptos Narrow" w:cs="Times New Roman"/>
                <w:color w:val="000000"/>
                <w:kern w:val="0"/>
                <w:lang w:eastAsia="en-ZW"/>
                <w14:ligatures w14:val="none"/>
              </w:rPr>
            </w:pPr>
            <w:ins w:id="420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0.18</w:t>
              </w:r>
            </w:ins>
          </w:p>
        </w:tc>
        <w:tc>
          <w:tcPr>
            <w:tcW w:w="816" w:type="pct"/>
            <w:noWrap/>
            <w:hideMark/>
          </w:tcPr>
          <w:p w14:paraId="0093F321"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04" w:author="MKONDIWA, Maxwell (CIMMYT-India)" w:date="2024-07-23T11:20:00Z" w16du:dateUtc="2024-07-23T05:50:00Z"/>
                <w:rFonts w:ascii="Aptos Narrow" w:eastAsia="Times New Roman" w:hAnsi="Aptos Narrow" w:cs="Times New Roman"/>
                <w:color w:val="000000"/>
                <w:kern w:val="0"/>
                <w:lang w:eastAsia="en-ZW"/>
                <w14:ligatures w14:val="none"/>
              </w:rPr>
            </w:pPr>
            <w:ins w:id="420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0.21</w:t>
              </w:r>
            </w:ins>
          </w:p>
        </w:tc>
        <w:tc>
          <w:tcPr>
            <w:tcW w:w="816" w:type="pct"/>
            <w:noWrap/>
            <w:hideMark/>
          </w:tcPr>
          <w:p w14:paraId="46E2F588"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06" w:author="MKONDIWA, Maxwell (CIMMYT-India)" w:date="2024-07-23T11:20:00Z" w16du:dateUtc="2024-07-23T05:50:00Z"/>
                <w:rFonts w:ascii="Aptos Narrow" w:eastAsia="Times New Roman" w:hAnsi="Aptos Narrow" w:cs="Times New Roman"/>
                <w:color w:val="000000"/>
                <w:kern w:val="0"/>
                <w:lang w:eastAsia="en-ZW"/>
                <w14:ligatures w14:val="none"/>
              </w:rPr>
            </w:pPr>
            <w:ins w:id="420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0.21</w:t>
              </w:r>
            </w:ins>
          </w:p>
        </w:tc>
        <w:tc>
          <w:tcPr>
            <w:tcW w:w="779" w:type="pct"/>
            <w:noWrap/>
            <w:hideMark/>
          </w:tcPr>
          <w:p w14:paraId="0BF2334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08" w:author="MKONDIWA, Maxwell (CIMMYT-India)" w:date="2024-07-23T11:20:00Z" w16du:dateUtc="2024-07-23T05:50:00Z"/>
                <w:rFonts w:ascii="Aptos Narrow" w:eastAsia="Times New Roman" w:hAnsi="Aptos Narrow" w:cs="Times New Roman"/>
                <w:color w:val="000000"/>
                <w:kern w:val="0"/>
                <w:lang w:eastAsia="en-ZW"/>
                <w14:ligatures w14:val="none"/>
              </w:rPr>
            </w:pPr>
            <w:ins w:id="420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0.24</w:t>
              </w:r>
            </w:ins>
          </w:p>
        </w:tc>
      </w:tr>
      <w:tr w:rsidR="00300FE8" w:rsidRPr="00341BE0" w14:paraId="57F1718A" w14:textId="77777777" w:rsidTr="00300FE8">
        <w:trPr>
          <w:trHeight w:val="288"/>
          <w:ins w:id="4210"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0C3786AD" w14:textId="77777777" w:rsidR="00341BE0" w:rsidRPr="00341BE0" w:rsidRDefault="00341BE0" w:rsidP="00341BE0">
            <w:pPr>
              <w:jc w:val="left"/>
              <w:rPr>
                <w:ins w:id="4211" w:author="MKONDIWA, Maxwell (CIMMYT-India)" w:date="2024-07-23T11:20:00Z" w16du:dateUtc="2024-07-23T05:50:00Z"/>
                <w:rFonts w:ascii="Aptos Narrow" w:eastAsia="Times New Roman" w:hAnsi="Aptos Narrow" w:cs="Times New Roman"/>
                <w:color w:val="000000"/>
                <w:kern w:val="0"/>
                <w:lang w:eastAsia="en-ZW"/>
                <w14:ligatures w14:val="none"/>
              </w:rPr>
            </w:pPr>
            <w:ins w:id="421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Soil sand</w:t>
              </w:r>
            </w:ins>
          </w:p>
        </w:tc>
        <w:tc>
          <w:tcPr>
            <w:tcW w:w="632" w:type="pct"/>
            <w:noWrap/>
            <w:hideMark/>
          </w:tcPr>
          <w:p w14:paraId="493651C5"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213" w:author="MKONDIWA, Maxwell (CIMMYT-India)" w:date="2024-07-23T11:20:00Z" w16du:dateUtc="2024-07-23T05:50:00Z"/>
                <w:rFonts w:ascii="Aptos Narrow" w:eastAsia="Times New Roman" w:hAnsi="Aptos Narrow" w:cs="Times New Roman"/>
                <w:color w:val="000000"/>
                <w:kern w:val="0"/>
                <w:lang w:eastAsia="en-ZW"/>
                <w14:ligatures w14:val="none"/>
              </w:rPr>
            </w:pPr>
            <w:ins w:id="421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43EBD1E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15" w:author="MKONDIWA, Maxwell (CIMMYT-India)" w:date="2024-07-23T11:20:00Z" w16du:dateUtc="2024-07-23T05:50:00Z"/>
                <w:rFonts w:ascii="Aptos Narrow" w:eastAsia="Times New Roman" w:hAnsi="Aptos Narrow" w:cs="Times New Roman"/>
                <w:color w:val="000000"/>
                <w:kern w:val="0"/>
                <w:lang w:eastAsia="en-ZW"/>
                <w14:ligatures w14:val="none"/>
              </w:rPr>
            </w:pPr>
            <w:ins w:id="421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27.36</w:t>
              </w:r>
            </w:ins>
          </w:p>
        </w:tc>
        <w:tc>
          <w:tcPr>
            <w:tcW w:w="816" w:type="pct"/>
            <w:noWrap/>
            <w:hideMark/>
          </w:tcPr>
          <w:p w14:paraId="48DF5A0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17" w:author="MKONDIWA, Maxwell (CIMMYT-India)" w:date="2024-07-23T11:20:00Z" w16du:dateUtc="2024-07-23T05:50:00Z"/>
                <w:rFonts w:ascii="Aptos Narrow" w:eastAsia="Times New Roman" w:hAnsi="Aptos Narrow" w:cs="Times New Roman"/>
                <w:color w:val="000000"/>
                <w:kern w:val="0"/>
                <w:lang w:eastAsia="en-ZW"/>
                <w14:ligatures w14:val="none"/>
              </w:rPr>
            </w:pPr>
            <w:ins w:id="421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30.15</w:t>
              </w:r>
            </w:ins>
          </w:p>
        </w:tc>
        <w:tc>
          <w:tcPr>
            <w:tcW w:w="816" w:type="pct"/>
            <w:noWrap/>
            <w:hideMark/>
          </w:tcPr>
          <w:p w14:paraId="3B8D048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19" w:author="MKONDIWA, Maxwell (CIMMYT-India)" w:date="2024-07-23T11:20:00Z" w16du:dateUtc="2024-07-23T05:50:00Z"/>
                <w:rFonts w:ascii="Aptos Narrow" w:eastAsia="Times New Roman" w:hAnsi="Aptos Narrow" w:cs="Times New Roman"/>
                <w:color w:val="000000"/>
                <w:kern w:val="0"/>
                <w:lang w:eastAsia="en-ZW"/>
                <w14:ligatures w14:val="none"/>
              </w:rPr>
            </w:pPr>
            <w:ins w:id="422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31.13</w:t>
              </w:r>
            </w:ins>
          </w:p>
        </w:tc>
        <w:tc>
          <w:tcPr>
            <w:tcW w:w="779" w:type="pct"/>
            <w:noWrap/>
            <w:hideMark/>
          </w:tcPr>
          <w:p w14:paraId="2BF4586F"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21" w:author="MKONDIWA, Maxwell (CIMMYT-India)" w:date="2024-07-23T11:20:00Z" w16du:dateUtc="2024-07-23T05:50:00Z"/>
                <w:rFonts w:ascii="Aptos Narrow" w:eastAsia="Times New Roman" w:hAnsi="Aptos Narrow" w:cs="Times New Roman"/>
                <w:color w:val="000000"/>
                <w:kern w:val="0"/>
                <w:lang w:eastAsia="en-ZW"/>
                <w14:ligatures w14:val="none"/>
              </w:rPr>
            </w:pPr>
            <w:ins w:id="422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30.63</w:t>
              </w:r>
            </w:ins>
          </w:p>
        </w:tc>
      </w:tr>
      <w:tr w:rsidR="00300FE8" w:rsidRPr="00341BE0" w14:paraId="1F73068B" w14:textId="77777777" w:rsidTr="00300FE8">
        <w:trPr>
          <w:trHeight w:val="288"/>
          <w:ins w:id="4223"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649DA574" w14:textId="77777777" w:rsidR="00341BE0" w:rsidRPr="00341BE0" w:rsidRDefault="00341BE0" w:rsidP="00341BE0">
            <w:pPr>
              <w:jc w:val="right"/>
              <w:rPr>
                <w:ins w:id="4224"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0EE149AE"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225"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4226"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73D45952"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27" w:author="MKONDIWA, Maxwell (CIMMYT-India)" w:date="2024-07-23T11:20:00Z" w16du:dateUtc="2024-07-23T05:50:00Z"/>
                <w:rFonts w:ascii="Aptos Narrow" w:eastAsia="Times New Roman" w:hAnsi="Aptos Narrow" w:cs="Times New Roman"/>
                <w:color w:val="000000"/>
                <w:kern w:val="0"/>
                <w:lang w:eastAsia="en-ZW"/>
                <w14:ligatures w14:val="none"/>
              </w:rPr>
            </w:pPr>
            <w:ins w:id="4228"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2.36</w:t>
              </w:r>
            </w:ins>
          </w:p>
        </w:tc>
        <w:tc>
          <w:tcPr>
            <w:tcW w:w="816" w:type="pct"/>
            <w:noWrap/>
            <w:hideMark/>
          </w:tcPr>
          <w:p w14:paraId="3473991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29" w:author="MKONDIWA, Maxwell (CIMMYT-India)" w:date="2024-07-23T11:20:00Z" w16du:dateUtc="2024-07-23T05:50:00Z"/>
                <w:rFonts w:ascii="Aptos Narrow" w:eastAsia="Times New Roman" w:hAnsi="Aptos Narrow" w:cs="Times New Roman"/>
                <w:color w:val="000000"/>
                <w:kern w:val="0"/>
                <w:lang w:eastAsia="en-ZW"/>
                <w14:ligatures w14:val="none"/>
              </w:rPr>
            </w:pPr>
            <w:ins w:id="4230"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2.93</w:t>
              </w:r>
            </w:ins>
          </w:p>
        </w:tc>
        <w:tc>
          <w:tcPr>
            <w:tcW w:w="816" w:type="pct"/>
            <w:noWrap/>
            <w:hideMark/>
          </w:tcPr>
          <w:p w14:paraId="51C43229"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31" w:author="MKONDIWA, Maxwell (CIMMYT-India)" w:date="2024-07-23T11:20:00Z" w16du:dateUtc="2024-07-23T05:50:00Z"/>
                <w:rFonts w:ascii="Aptos Narrow" w:eastAsia="Times New Roman" w:hAnsi="Aptos Narrow" w:cs="Times New Roman"/>
                <w:color w:val="000000"/>
                <w:kern w:val="0"/>
                <w:lang w:eastAsia="en-ZW"/>
                <w14:ligatures w14:val="none"/>
              </w:rPr>
            </w:pPr>
            <w:ins w:id="4232"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2.85</w:t>
              </w:r>
            </w:ins>
          </w:p>
        </w:tc>
        <w:tc>
          <w:tcPr>
            <w:tcW w:w="779" w:type="pct"/>
            <w:noWrap/>
            <w:hideMark/>
          </w:tcPr>
          <w:p w14:paraId="6EC53AF0"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33" w:author="MKONDIWA, Maxwell (CIMMYT-India)" w:date="2024-07-23T11:20:00Z" w16du:dateUtc="2024-07-23T05:50:00Z"/>
                <w:rFonts w:ascii="Aptos Narrow" w:eastAsia="Times New Roman" w:hAnsi="Aptos Narrow" w:cs="Times New Roman"/>
                <w:color w:val="000000"/>
                <w:kern w:val="0"/>
                <w:lang w:eastAsia="en-ZW"/>
                <w14:ligatures w14:val="none"/>
              </w:rPr>
            </w:pPr>
            <w:ins w:id="4234"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2.34</w:t>
              </w:r>
            </w:ins>
          </w:p>
        </w:tc>
      </w:tr>
      <w:tr w:rsidR="00300FE8" w:rsidRPr="00341BE0" w14:paraId="7B06E3AF" w14:textId="77777777" w:rsidTr="00300FE8">
        <w:trPr>
          <w:trHeight w:val="288"/>
          <w:ins w:id="4235"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1ACED7FE" w14:textId="77777777" w:rsidR="00341BE0" w:rsidRPr="00341BE0" w:rsidRDefault="00341BE0" w:rsidP="00341BE0">
            <w:pPr>
              <w:jc w:val="left"/>
              <w:rPr>
                <w:ins w:id="4236" w:author="MKONDIWA, Maxwell (CIMMYT-India)" w:date="2024-07-23T11:20:00Z" w16du:dateUtc="2024-07-23T05:50:00Z"/>
                <w:rFonts w:ascii="Aptos Narrow" w:eastAsia="Times New Roman" w:hAnsi="Aptos Narrow" w:cs="Times New Roman"/>
                <w:color w:val="000000"/>
                <w:kern w:val="0"/>
                <w:lang w:eastAsia="en-ZW"/>
                <w14:ligatures w14:val="none"/>
              </w:rPr>
            </w:pPr>
            <w:ins w:id="423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Soil organic carbon</w:t>
              </w:r>
            </w:ins>
          </w:p>
        </w:tc>
        <w:tc>
          <w:tcPr>
            <w:tcW w:w="632" w:type="pct"/>
            <w:noWrap/>
            <w:hideMark/>
          </w:tcPr>
          <w:p w14:paraId="0C40E86B"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238" w:author="MKONDIWA, Maxwell (CIMMYT-India)" w:date="2024-07-23T11:20:00Z" w16du:dateUtc="2024-07-23T05:50:00Z"/>
                <w:rFonts w:ascii="Aptos Narrow" w:eastAsia="Times New Roman" w:hAnsi="Aptos Narrow" w:cs="Times New Roman"/>
                <w:color w:val="000000"/>
                <w:kern w:val="0"/>
                <w:lang w:eastAsia="en-ZW"/>
                <w14:ligatures w14:val="none"/>
              </w:rPr>
            </w:pPr>
            <w:ins w:id="423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Mean</w:t>
              </w:r>
            </w:ins>
          </w:p>
        </w:tc>
        <w:tc>
          <w:tcPr>
            <w:tcW w:w="847" w:type="pct"/>
            <w:noWrap/>
            <w:hideMark/>
          </w:tcPr>
          <w:p w14:paraId="31210CB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40" w:author="MKONDIWA, Maxwell (CIMMYT-India)" w:date="2024-07-23T11:20:00Z" w16du:dateUtc="2024-07-23T05:50:00Z"/>
                <w:rFonts w:ascii="Aptos Narrow" w:eastAsia="Times New Roman" w:hAnsi="Aptos Narrow" w:cs="Times New Roman"/>
                <w:color w:val="000000"/>
                <w:kern w:val="0"/>
                <w:lang w:eastAsia="en-ZW"/>
                <w14:ligatures w14:val="none"/>
              </w:rPr>
            </w:pPr>
            <w:ins w:id="424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10.99</w:t>
              </w:r>
            </w:ins>
          </w:p>
        </w:tc>
        <w:tc>
          <w:tcPr>
            <w:tcW w:w="816" w:type="pct"/>
            <w:noWrap/>
            <w:hideMark/>
          </w:tcPr>
          <w:p w14:paraId="5BF28D85"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42" w:author="MKONDIWA, Maxwell (CIMMYT-India)" w:date="2024-07-23T11:20:00Z" w16du:dateUtc="2024-07-23T05:50:00Z"/>
                <w:rFonts w:ascii="Aptos Narrow" w:eastAsia="Times New Roman" w:hAnsi="Aptos Narrow" w:cs="Times New Roman"/>
                <w:color w:val="000000"/>
                <w:kern w:val="0"/>
                <w:lang w:eastAsia="en-ZW"/>
                <w14:ligatures w14:val="none"/>
              </w:rPr>
            </w:pPr>
            <w:ins w:id="424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12.85</w:t>
              </w:r>
            </w:ins>
          </w:p>
        </w:tc>
        <w:tc>
          <w:tcPr>
            <w:tcW w:w="816" w:type="pct"/>
            <w:noWrap/>
            <w:hideMark/>
          </w:tcPr>
          <w:p w14:paraId="032BFF83"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44" w:author="MKONDIWA, Maxwell (CIMMYT-India)" w:date="2024-07-23T11:20:00Z" w16du:dateUtc="2024-07-23T05:50:00Z"/>
                <w:rFonts w:ascii="Aptos Narrow" w:eastAsia="Times New Roman" w:hAnsi="Aptos Narrow" w:cs="Times New Roman"/>
                <w:color w:val="000000"/>
                <w:kern w:val="0"/>
                <w:lang w:eastAsia="en-ZW"/>
                <w14:ligatures w14:val="none"/>
              </w:rPr>
            </w:pPr>
            <w:ins w:id="424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13.27</w:t>
              </w:r>
            </w:ins>
          </w:p>
        </w:tc>
        <w:tc>
          <w:tcPr>
            <w:tcW w:w="779" w:type="pct"/>
            <w:noWrap/>
            <w:hideMark/>
          </w:tcPr>
          <w:p w14:paraId="49F5F00C"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46" w:author="MKONDIWA, Maxwell (CIMMYT-India)" w:date="2024-07-23T11:20:00Z" w16du:dateUtc="2024-07-23T05:50:00Z"/>
                <w:rFonts w:ascii="Aptos Narrow" w:eastAsia="Times New Roman" w:hAnsi="Aptos Narrow" w:cs="Times New Roman"/>
                <w:color w:val="000000"/>
                <w:kern w:val="0"/>
                <w:lang w:eastAsia="en-ZW"/>
                <w14:ligatures w14:val="none"/>
              </w:rPr>
            </w:pPr>
            <w:ins w:id="424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13.79</w:t>
              </w:r>
            </w:ins>
          </w:p>
        </w:tc>
      </w:tr>
      <w:tr w:rsidR="00300FE8" w:rsidRPr="00341BE0" w14:paraId="7B67C512" w14:textId="77777777" w:rsidTr="00300FE8">
        <w:trPr>
          <w:trHeight w:val="288"/>
          <w:ins w:id="4248" w:author="MKONDIWA, Maxwell (CIMMYT-India)" w:date="2024-07-23T11:20:00Z" w16du:dateUtc="2024-07-23T05:50:00Z"/>
        </w:trPr>
        <w:tc>
          <w:tcPr>
            <w:cnfStyle w:val="001000000000" w:firstRow="0" w:lastRow="0" w:firstColumn="1" w:lastColumn="0" w:oddVBand="0" w:evenVBand="0" w:oddHBand="0" w:evenHBand="0" w:firstRowFirstColumn="0" w:firstRowLastColumn="0" w:lastRowFirstColumn="0" w:lastRowLastColumn="0"/>
            <w:tcW w:w="1111" w:type="pct"/>
            <w:hideMark/>
          </w:tcPr>
          <w:p w14:paraId="5259B3EC" w14:textId="77777777" w:rsidR="00341BE0" w:rsidRPr="00341BE0" w:rsidRDefault="00341BE0" w:rsidP="00341BE0">
            <w:pPr>
              <w:jc w:val="right"/>
              <w:rPr>
                <w:ins w:id="4249" w:author="MKONDIWA, Maxwell (CIMMYT-India)" w:date="2024-07-23T11:20:00Z" w16du:dateUtc="2024-07-23T05:50:00Z"/>
                <w:rFonts w:ascii="Aptos Narrow" w:eastAsia="Times New Roman" w:hAnsi="Aptos Narrow" w:cs="Times New Roman"/>
                <w:color w:val="000000"/>
                <w:kern w:val="0"/>
                <w:lang w:eastAsia="en-ZW"/>
                <w14:ligatures w14:val="none"/>
              </w:rPr>
            </w:pPr>
          </w:p>
        </w:tc>
        <w:tc>
          <w:tcPr>
            <w:tcW w:w="632" w:type="pct"/>
            <w:noWrap/>
            <w:hideMark/>
          </w:tcPr>
          <w:p w14:paraId="56584E9B" w14:textId="77777777" w:rsidR="00341BE0" w:rsidRPr="00341BE0" w:rsidRDefault="00341BE0" w:rsidP="00341BE0">
            <w:pPr>
              <w:jc w:val="left"/>
              <w:cnfStyle w:val="000000000000" w:firstRow="0" w:lastRow="0" w:firstColumn="0" w:lastColumn="0" w:oddVBand="0" w:evenVBand="0" w:oddHBand="0" w:evenHBand="0" w:firstRowFirstColumn="0" w:firstRowLastColumn="0" w:lastRowFirstColumn="0" w:lastRowLastColumn="0"/>
              <w:rPr>
                <w:ins w:id="4250" w:author="MKONDIWA, Maxwell (CIMMYT-India)" w:date="2024-07-23T11:20:00Z" w16du:dateUtc="2024-07-23T05:50:00Z"/>
                <w:rFonts w:ascii="Aptos Narrow" w:eastAsia="Times New Roman" w:hAnsi="Aptos Narrow" w:cs="Times New Roman"/>
                <w:color w:val="000000"/>
                <w:kern w:val="0"/>
                <w:lang w:eastAsia="en-ZW"/>
                <w14:ligatures w14:val="none"/>
              </w:rPr>
            </w:pPr>
            <w:proofErr w:type="spellStart"/>
            <w:ins w:id="4251"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Std.Dev</w:t>
              </w:r>
              <w:proofErr w:type="spellEnd"/>
            </w:ins>
          </w:p>
        </w:tc>
        <w:tc>
          <w:tcPr>
            <w:tcW w:w="847" w:type="pct"/>
            <w:noWrap/>
            <w:hideMark/>
          </w:tcPr>
          <w:p w14:paraId="14CC8367"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52" w:author="MKONDIWA, Maxwell (CIMMYT-India)" w:date="2024-07-23T11:20:00Z" w16du:dateUtc="2024-07-23T05:50:00Z"/>
                <w:rFonts w:ascii="Aptos Narrow" w:eastAsia="Times New Roman" w:hAnsi="Aptos Narrow" w:cs="Times New Roman"/>
                <w:color w:val="000000"/>
                <w:kern w:val="0"/>
                <w:lang w:eastAsia="en-ZW"/>
                <w14:ligatures w14:val="none"/>
              </w:rPr>
            </w:pPr>
            <w:ins w:id="4253"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2.19</w:t>
              </w:r>
            </w:ins>
          </w:p>
        </w:tc>
        <w:tc>
          <w:tcPr>
            <w:tcW w:w="816" w:type="pct"/>
            <w:noWrap/>
            <w:hideMark/>
          </w:tcPr>
          <w:p w14:paraId="04D9B9E6"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54" w:author="MKONDIWA, Maxwell (CIMMYT-India)" w:date="2024-07-23T11:20:00Z" w16du:dateUtc="2024-07-23T05:50:00Z"/>
                <w:rFonts w:ascii="Aptos Narrow" w:eastAsia="Times New Roman" w:hAnsi="Aptos Narrow" w:cs="Times New Roman"/>
                <w:color w:val="000000"/>
                <w:kern w:val="0"/>
                <w:lang w:eastAsia="en-ZW"/>
                <w14:ligatures w14:val="none"/>
              </w:rPr>
            </w:pPr>
            <w:ins w:id="4255"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2.11</w:t>
              </w:r>
            </w:ins>
          </w:p>
        </w:tc>
        <w:tc>
          <w:tcPr>
            <w:tcW w:w="816" w:type="pct"/>
            <w:noWrap/>
            <w:hideMark/>
          </w:tcPr>
          <w:p w14:paraId="2FBD57DD"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56" w:author="MKONDIWA, Maxwell (CIMMYT-India)" w:date="2024-07-23T11:20:00Z" w16du:dateUtc="2024-07-23T05:50:00Z"/>
                <w:rFonts w:ascii="Aptos Narrow" w:eastAsia="Times New Roman" w:hAnsi="Aptos Narrow" w:cs="Times New Roman"/>
                <w:color w:val="000000"/>
                <w:kern w:val="0"/>
                <w:lang w:eastAsia="en-ZW"/>
                <w14:ligatures w14:val="none"/>
              </w:rPr>
            </w:pPr>
            <w:ins w:id="4257"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1.86</w:t>
              </w:r>
            </w:ins>
          </w:p>
        </w:tc>
        <w:tc>
          <w:tcPr>
            <w:tcW w:w="779" w:type="pct"/>
            <w:noWrap/>
            <w:hideMark/>
          </w:tcPr>
          <w:p w14:paraId="0DE092AE" w14:textId="77777777" w:rsidR="00341BE0" w:rsidRPr="00341BE0" w:rsidRDefault="00341BE0" w:rsidP="00341BE0">
            <w:pPr>
              <w:jc w:val="right"/>
              <w:cnfStyle w:val="000000000000" w:firstRow="0" w:lastRow="0" w:firstColumn="0" w:lastColumn="0" w:oddVBand="0" w:evenVBand="0" w:oddHBand="0" w:evenHBand="0" w:firstRowFirstColumn="0" w:firstRowLastColumn="0" w:lastRowFirstColumn="0" w:lastRowLastColumn="0"/>
              <w:rPr>
                <w:ins w:id="4258" w:author="MKONDIWA, Maxwell (CIMMYT-India)" w:date="2024-07-23T11:20:00Z" w16du:dateUtc="2024-07-23T05:50:00Z"/>
                <w:rFonts w:ascii="Aptos Narrow" w:eastAsia="Times New Roman" w:hAnsi="Aptos Narrow" w:cs="Times New Roman"/>
                <w:color w:val="000000"/>
                <w:kern w:val="0"/>
                <w:lang w:eastAsia="en-ZW"/>
                <w14:ligatures w14:val="none"/>
              </w:rPr>
            </w:pPr>
            <w:ins w:id="4259" w:author="MKONDIWA, Maxwell (CIMMYT-India)" w:date="2024-07-23T11:20:00Z" w16du:dateUtc="2024-07-23T05:50:00Z">
              <w:r w:rsidRPr="00341BE0">
                <w:rPr>
                  <w:rFonts w:ascii="Aptos Narrow" w:eastAsia="Times New Roman" w:hAnsi="Aptos Narrow" w:cs="Times New Roman"/>
                  <w:color w:val="000000"/>
                  <w:kern w:val="0"/>
                  <w:lang w:eastAsia="en-ZW"/>
                  <w14:ligatures w14:val="none"/>
                </w:rPr>
                <w:t>2.14</w:t>
              </w:r>
            </w:ins>
          </w:p>
        </w:tc>
      </w:tr>
    </w:tbl>
    <w:p w14:paraId="1C761DD4" w14:textId="77777777" w:rsidR="00481172" w:rsidRDefault="00481172">
      <w:pPr>
        <w:jc w:val="left"/>
        <w:rPr>
          <w:ins w:id="4260" w:author="MKONDIWA, Maxwell (CIMMYT-India)" w:date="2024-07-23T07:40:00Z" w16du:dateUtc="2024-07-23T02:10:00Z"/>
          <w:rFonts w:ascii="Aptos" w:hAnsi="Aptos"/>
        </w:rPr>
      </w:pPr>
    </w:p>
    <w:p w14:paraId="5BDF2132" w14:textId="77777777" w:rsidR="00C76331" w:rsidRDefault="00C76331">
      <w:pPr>
        <w:jc w:val="left"/>
        <w:rPr>
          <w:ins w:id="4261" w:author="MKONDIWA, Maxwell (CIMMYT-India)" w:date="2024-07-23T07:40:00Z" w16du:dateUtc="2024-07-23T02:10:00Z"/>
          <w:rFonts w:ascii="Aptos" w:hAnsi="Aptos"/>
        </w:rPr>
      </w:pPr>
    </w:p>
    <w:p w14:paraId="47A826B0" w14:textId="77777777" w:rsidR="00C76331" w:rsidRDefault="00C76331">
      <w:pPr>
        <w:jc w:val="left"/>
        <w:rPr>
          <w:ins w:id="4262" w:author="MKONDIWA, Maxwell (CIMMYT-India)" w:date="2024-07-23T07:40:00Z" w16du:dateUtc="2024-07-23T02:10:00Z"/>
          <w:rFonts w:ascii="Aptos" w:hAnsi="Aptos"/>
        </w:rPr>
      </w:pPr>
    </w:p>
    <w:p w14:paraId="79E03A46" w14:textId="77777777" w:rsidR="00C76331" w:rsidRDefault="00C76331">
      <w:pPr>
        <w:jc w:val="left"/>
        <w:rPr>
          <w:ins w:id="4263" w:author="MKONDIWA, Maxwell (CIMMYT-India)" w:date="2024-07-23T07:40:00Z" w16du:dateUtc="2024-07-23T02:10:00Z"/>
          <w:rFonts w:ascii="Aptos" w:hAnsi="Aptos"/>
        </w:rPr>
      </w:pPr>
    </w:p>
    <w:p w14:paraId="22B66B2E" w14:textId="77777777" w:rsidR="00903149" w:rsidRDefault="00903149">
      <w:pPr>
        <w:jc w:val="left"/>
        <w:rPr>
          <w:ins w:id="4264" w:author="MKONDIWA, Maxwell (CIMMYT-India)" w:date="2024-07-23T11:15:00Z" w16du:dateUtc="2024-07-23T05:45:00Z"/>
          <w:rFonts w:ascii="Aptos" w:hAnsi="Aptos"/>
        </w:rPr>
      </w:pPr>
      <w:ins w:id="4265" w:author="MKONDIWA, Maxwell (CIMMYT-India)" w:date="2024-07-23T11:15:00Z" w16du:dateUtc="2024-07-23T05:45:00Z">
        <w:r>
          <w:rPr>
            <w:rFonts w:ascii="Aptos" w:hAnsi="Aptos"/>
          </w:rPr>
          <w:br w:type="page"/>
        </w:r>
      </w:ins>
    </w:p>
    <w:p w14:paraId="217D2989" w14:textId="68691779" w:rsidR="00C76331" w:rsidRDefault="00C76331">
      <w:pPr>
        <w:jc w:val="left"/>
        <w:rPr>
          <w:ins w:id="4266" w:author="MKONDIWA, Maxwell (CIMMYT-India)" w:date="2024-07-23T07:40:00Z" w16du:dateUtc="2024-07-23T02:10:00Z"/>
          <w:rFonts w:ascii="Aptos" w:hAnsi="Aptos"/>
        </w:rPr>
      </w:pPr>
      <w:ins w:id="4267" w:author="MKONDIWA, Maxwell (CIMMYT-India)" w:date="2024-07-23T07:40:00Z" w16du:dateUtc="2024-07-23T02:10:00Z">
        <w:r>
          <w:rPr>
            <w:rFonts w:ascii="Aptos" w:hAnsi="Aptos"/>
          </w:rPr>
          <w:lastRenderedPageBreak/>
          <w:t>Table A</w:t>
        </w:r>
      </w:ins>
      <w:ins w:id="4268" w:author="MKONDIWA, Maxwell (CIMMYT-India)" w:date="2024-07-23T11:01:00Z" w16du:dateUtc="2024-07-23T05:31:00Z">
        <w:r w:rsidR="0019372B">
          <w:rPr>
            <w:rFonts w:ascii="Aptos" w:hAnsi="Aptos"/>
          </w:rPr>
          <w:t>7</w:t>
        </w:r>
      </w:ins>
      <w:ins w:id="4269" w:author="MKONDIWA, Maxwell (CIMMYT-India)" w:date="2024-07-23T07:40:00Z" w16du:dateUtc="2024-07-23T02:10:00Z">
        <w:r>
          <w:rPr>
            <w:rFonts w:ascii="Aptos" w:hAnsi="Aptos"/>
          </w:rPr>
          <w:t xml:space="preserve">: </w:t>
        </w:r>
      </w:ins>
      <w:ins w:id="4270" w:author="MKONDIWA, Maxwell (CIMMYT-India)" w:date="2024-07-23T11:02:00Z" w16du:dateUtc="2024-07-23T05:32:00Z">
        <w:r w:rsidR="003317D8">
          <w:rPr>
            <w:rFonts w:ascii="Aptos" w:hAnsi="Aptos"/>
          </w:rPr>
          <w:t>Characteristics of farmers with</w:t>
        </w:r>
        <w:r w:rsidR="009A5ED1">
          <w:rPr>
            <w:rFonts w:ascii="Aptos" w:hAnsi="Aptos"/>
          </w:rPr>
          <w:t xml:space="preserve"> higher </w:t>
        </w:r>
      </w:ins>
      <w:ins w:id="4271" w:author="MKONDIWA, Maxwell (CIMMYT-India)" w:date="2024-07-23T11:01:00Z" w16du:dateUtc="2024-07-23T05:31:00Z">
        <w:r w:rsidR="003317D8">
          <w:rPr>
            <w:rFonts w:ascii="Aptos" w:hAnsi="Aptos"/>
          </w:rPr>
          <w:t>S</w:t>
        </w:r>
      </w:ins>
      <w:ins w:id="4272" w:author="MKONDIWA, Maxwell (CIMMYT-India)" w:date="2024-07-23T11:02:00Z" w16du:dateUtc="2024-07-23T05:32:00Z">
        <w:r w:rsidR="009A5ED1">
          <w:rPr>
            <w:rFonts w:ascii="Aptos" w:hAnsi="Aptos"/>
          </w:rPr>
          <w:t>UPER</w:t>
        </w:r>
      </w:ins>
      <w:ins w:id="4273" w:author="MKONDIWA, Maxwell (CIMMYT-India)" w:date="2024-07-23T11:01:00Z" w16du:dateUtc="2024-07-23T05:31:00Z">
        <w:r w:rsidR="003317D8">
          <w:rPr>
            <w:rFonts w:ascii="Aptos" w:hAnsi="Aptos"/>
          </w:rPr>
          <w:t xml:space="preserve"> 303 yield gains</w:t>
        </w:r>
      </w:ins>
      <w:ins w:id="4274" w:author="MKONDIWA, Maxwell (CIMMYT-India)" w:date="2024-07-23T11:02:00Z" w16du:dateUtc="2024-07-23T05:32:00Z">
        <w:r w:rsidR="009A5ED1">
          <w:rPr>
            <w:rFonts w:ascii="Aptos" w:hAnsi="Aptos"/>
          </w:rPr>
          <w:t xml:space="preserve"> as compared to HD 2967</w:t>
        </w:r>
      </w:ins>
      <w:ins w:id="4275" w:author="MKONDIWA, Maxwell (CIMMYT-India)" w:date="2024-07-23T11:01:00Z" w16du:dateUtc="2024-07-23T05:31:00Z">
        <w:r w:rsidR="003317D8">
          <w:rPr>
            <w:rFonts w:ascii="Aptos" w:hAnsi="Aptos"/>
          </w:rPr>
          <w:t xml:space="preserve"> </w:t>
        </w:r>
      </w:ins>
    </w:p>
    <w:tbl>
      <w:tblPr>
        <w:tblStyle w:val="PlainTable1"/>
        <w:tblW w:w="8820" w:type="dxa"/>
        <w:tblLook w:val="06A0" w:firstRow="1" w:lastRow="0" w:firstColumn="1" w:lastColumn="0" w:noHBand="1" w:noVBand="1"/>
        <w:tblPrChange w:id="4276" w:author="MKONDIWA, Maxwell (CIMMYT-India)" w:date="2024-07-23T11:10:00Z" w16du:dateUtc="2024-07-23T05:40:00Z">
          <w:tblPr>
            <w:tblW w:w="8820" w:type="dxa"/>
            <w:tblLook w:val="06A0" w:firstRow="1" w:lastRow="0" w:firstColumn="1" w:lastColumn="0" w:noHBand="1" w:noVBand="1"/>
          </w:tblPr>
        </w:tblPrChange>
      </w:tblPr>
      <w:tblGrid>
        <w:gridCol w:w="2172"/>
        <w:gridCol w:w="960"/>
        <w:gridCol w:w="1348"/>
        <w:gridCol w:w="1440"/>
        <w:gridCol w:w="1540"/>
        <w:gridCol w:w="1360"/>
        <w:tblGridChange w:id="4277">
          <w:tblGrid>
            <w:gridCol w:w="5"/>
            <w:gridCol w:w="2167"/>
            <w:gridCol w:w="5"/>
            <w:gridCol w:w="955"/>
            <w:gridCol w:w="5"/>
            <w:gridCol w:w="1343"/>
            <w:gridCol w:w="5"/>
            <w:gridCol w:w="1435"/>
            <w:gridCol w:w="5"/>
            <w:gridCol w:w="1535"/>
            <w:gridCol w:w="5"/>
            <w:gridCol w:w="1355"/>
            <w:gridCol w:w="5"/>
          </w:tblGrid>
        </w:tblGridChange>
      </w:tblGrid>
      <w:tr w:rsidR="00A20A9C" w:rsidRPr="00A20A9C" w14:paraId="6A0E6C2C" w14:textId="77777777" w:rsidTr="00A20A9C">
        <w:trPr>
          <w:cnfStyle w:val="100000000000" w:firstRow="1" w:lastRow="0" w:firstColumn="0" w:lastColumn="0" w:oddVBand="0" w:evenVBand="0" w:oddHBand="0" w:evenHBand="0" w:firstRowFirstColumn="0" w:firstRowLastColumn="0" w:lastRowFirstColumn="0" w:lastRowLastColumn="0"/>
          <w:trHeight w:val="288"/>
          <w:ins w:id="4278" w:author="MKONDIWA, Maxwell (CIMMYT-India)" w:date="2024-07-23T11:10:00Z" w16du:dateUtc="2024-07-23T05:40:00Z"/>
          <w:trPrChange w:id="4279"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280"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3F453A4D" w14:textId="77777777" w:rsidR="00A20A9C" w:rsidRPr="00A20A9C" w:rsidRDefault="00A20A9C" w:rsidP="00A20A9C">
            <w:pPr>
              <w:jc w:val="left"/>
              <w:cnfStyle w:val="101000000000" w:firstRow="1" w:lastRow="0" w:firstColumn="1" w:lastColumn="0" w:oddVBand="0" w:evenVBand="0" w:oddHBand="0" w:evenHBand="0" w:firstRowFirstColumn="0" w:firstRowLastColumn="0" w:lastRowFirstColumn="0" w:lastRowLastColumn="0"/>
              <w:rPr>
                <w:ins w:id="4281" w:author="MKONDIWA, Maxwell (CIMMYT-India)" w:date="2024-07-23T11:10:00Z" w16du:dateUtc="2024-07-23T05:40:00Z"/>
                <w:rFonts w:ascii="Times New Roman" w:eastAsia="Times New Roman" w:hAnsi="Times New Roman" w:cs="Times New Roman"/>
                <w:kern w:val="0"/>
                <w:sz w:val="16"/>
                <w:szCs w:val="16"/>
                <w:lang w:eastAsia="en-ZW"/>
                <w14:ligatures w14:val="none"/>
                <w:rPrChange w:id="4282" w:author="MKONDIWA, Maxwell (CIMMYT-India)" w:date="2024-07-23T11:10:00Z" w16du:dateUtc="2024-07-23T05:40:00Z">
                  <w:rPr>
                    <w:ins w:id="4283" w:author="MKONDIWA, Maxwell (CIMMYT-India)" w:date="2024-07-23T11:10:00Z" w16du:dateUtc="2024-07-23T05:40:00Z"/>
                    <w:rFonts w:ascii="Times New Roman" w:eastAsia="Times New Roman" w:hAnsi="Times New Roman" w:cs="Times New Roman"/>
                    <w:kern w:val="0"/>
                    <w:sz w:val="24"/>
                    <w:szCs w:val="24"/>
                    <w:lang w:eastAsia="en-ZW"/>
                    <w14:ligatures w14:val="none"/>
                  </w:rPr>
                </w:rPrChange>
              </w:rPr>
            </w:pPr>
          </w:p>
        </w:tc>
        <w:tc>
          <w:tcPr>
            <w:tcW w:w="960" w:type="dxa"/>
            <w:noWrap/>
            <w:hideMark/>
            <w:tcPrChange w:id="4284"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5DDA7BBB" w14:textId="77777777" w:rsidR="00A20A9C" w:rsidRPr="00A20A9C" w:rsidRDefault="00A20A9C" w:rsidP="00A20A9C">
            <w:pPr>
              <w:jc w:val="left"/>
              <w:cnfStyle w:val="100000000000" w:firstRow="1" w:lastRow="0" w:firstColumn="0" w:lastColumn="0" w:oddVBand="0" w:evenVBand="0" w:oddHBand="0" w:evenHBand="0" w:firstRowFirstColumn="0" w:firstRowLastColumn="0" w:lastRowFirstColumn="0" w:lastRowLastColumn="0"/>
              <w:rPr>
                <w:ins w:id="4285" w:author="MKONDIWA, Maxwell (CIMMYT-India)" w:date="2024-07-23T11:10:00Z" w16du:dateUtc="2024-07-23T05:40:00Z"/>
                <w:rFonts w:ascii="Times New Roman" w:eastAsia="Times New Roman" w:hAnsi="Times New Roman" w:cs="Times New Roman"/>
                <w:kern w:val="0"/>
                <w:sz w:val="16"/>
                <w:szCs w:val="16"/>
                <w:lang w:eastAsia="en-ZW"/>
                <w14:ligatures w14:val="none"/>
                <w:rPrChange w:id="4286" w:author="MKONDIWA, Maxwell (CIMMYT-India)" w:date="2024-07-23T11:10:00Z" w16du:dateUtc="2024-07-23T05:40:00Z">
                  <w:rPr>
                    <w:ins w:id="4287" w:author="MKONDIWA, Maxwell (CIMMYT-India)" w:date="2024-07-23T11:10:00Z" w16du:dateUtc="2024-07-23T05:40:00Z"/>
                    <w:rFonts w:ascii="Times New Roman" w:eastAsia="Times New Roman" w:hAnsi="Times New Roman" w:cs="Times New Roman"/>
                    <w:kern w:val="0"/>
                    <w:sz w:val="20"/>
                    <w:szCs w:val="20"/>
                    <w:lang w:eastAsia="en-ZW"/>
                    <w14:ligatures w14:val="none"/>
                  </w:rPr>
                </w:rPrChange>
              </w:rPr>
            </w:pPr>
          </w:p>
        </w:tc>
        <w:tc>
          <w:tcPr>
            <w:tcW w:w="1348" w:type="dxa"/>
            <w:noWrap/>
            <w:hideMark/>
            <w:tcPrChange w:id="4288"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21C99405" w14:textId="77777777" w:rsidR="00A20A9C" w:rsidRPr="00A20A9C" w:rsidRDefault="00A20A9C" w:rsidP="00A20A9C">
            <w:pPr>
              <w:jc w:val="left"/>
              <w:cnfStyle w:val="100000000000" w:firstRow="1" w:lastRow="0" w:firstColumn="0" w:lastColumn="0" w:oddVBand="0" w:evenVBand="0" w:oddHBand="0" w:evenHBand="0" w:firstRowFirstColumn="0" w:firstRowLastColumn="0" w:lastRowFirstColumn="0" w:lastRowLastColumn="0"/>
              <w:rPr>
                <w:ins w:id="428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290" w:author="MKONDIWA, Maxwell (CIMMYT-India)" w:date="2024-07-23T11:10:00Z" w16du:dateUtc="2024-07-23T05:40:00Z">
                  <w:rPr>
                    <w:ins w:id="429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29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29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Q1</w:t>
              </w:r>
            </w:ins>
          </w:p>
        </w:tc>
        <w:tc>
          <w:tcPr>
            <w:tcW w:w="1440" w:type="dxa"/>
            <w:noWrap/>
            <w:hideMark/>
            <w:tcPrChange w:id="4294"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4D404A8C" w14:textId="77777777" w:rsidR="00A20A9C" w:rsidRPr="00A20A9C" w:rsidRDefault="00A20A9C" w:rsidP="00A20A9C">
            <w:pPr>
              <w:jc w:val="left"/>
              <w:cnfStyle w:val="100000000000" w:firstRow="1" w:lastRow="0" w:firstColumn="0" w:lastColumn="0" w:oddVBand="0" w:evenVBand="0" w:oddHBand="0" w:evenHBand="0" w:firstRowFirstColumn="0" w:firstRowLastColumn="0" w:lastRowFirstColumn="0" w:lastRowLastColumn="0"/>
              <w:rPr>
                <w:ins w:id="429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296" w:author="MKONDIWA, Maxwell (CIMMYT-India)" w:date="2024-07-23T11:10:00Z" w16du:dateUtc="2024-07-23T05:40:00Z">
                  <w:rPr>
                    <w:ins w:id="429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29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29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Q2</w:t>
              </w:r>
            </w:ins>
          </w:p>
        </w:tc>
        <w:tc>
          <w:tcPr>
            <w:tcW w:w="1540" w:type="dxa"/>
            <w:noWrap/>
            <w:hideMark/>
            <w:tcPrChange w:id="4300"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3678C8AF" w14:textId="77777777" w:rsidR="00A20A9C" w:rsidRPr="00A20A9C" w:rsidRDefault="00A20A9C" w:rsidP="00A20A9C">
            <w:pPr>
              <w:jc w:val="left"/>
              <w:cnfStyle w:val="100000000000" w:firstRow="1" w:lastRow="0" w:firstColumn="0" w:lastColumn="0" w:oddVBand="0" w:evenVBand="0" w:oddHBand="0" w:evenHBand="0" w:firstRowFirstColumn="0" w:firstRowLastColumn="0" w:lastRowFirstColumn="0" w:lastRowLastColumn="0"/>
              <w:rPr>
                <w:ins w:id="430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02" w:author="MKONDIWA, Maxwell (CIMMYT-India)" w:date="2024-07-23T11:10:00Z" w16du:dateUtc="2024-07-23T05:40:00Z">
                  <w:rPr>
                    <w:ins w:id="430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30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0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Q3</w:t>
              </w:r>
            </w:ins>
          </w:p>
        </w:tc>
        <w:tc>
          <w:tcPr>
            <w:tcW w:w="1360" w:type="dxa"/>
            <w:noWrap/>
            <w:hideMark/>
            <w:tcPrChange w:id="4306"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52B7A3A9" w14:textId="77777777" w:rsidR="00A20A9C" w:rsidRPr="00A20A9C" w:rsidRDefault="00A20A9C" w:rsidP="00A20A9C">
            <w:pPr>
              <w:jc w:val="left"/>
              <w:cnfStyle w:val="100000000000" w:firstRow="1" w:lastRow="0" w:firstColumn="0" w:lastColumn="0" w:oddVBand="0" w:evenVBand="0" w:oddHBand="0" w:evenHBand="0" w:firstRowFirstColumn="0" w:firstRowLastColumn="0" w:lastRowFirstColumn="0" w:lastRowLastColumn="0"/>
              <w:rPr>
                <w:ins w:id="430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08" w:author="MKONDIWA, Maxwell (CIMMYT-India)" w:date="2024-07-23T11:10:00Z" w16du:dateUtc="2024-07-23T05:40:00Z">
                  <w:rPr>
                    <w:ins w:id="430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31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1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Q4</w:t>
              </w:r>
            </w:ins>
          </w:p>
        </w:tc>
      </w:tr>
      <w:tr w:rsidR="00A20A9C" w:rsidRPr="00A20A9C" w14:paraId="20893B63" w14:textId="77777777" w:rsidTr="00A20A9C">
        <w:trPr>
          <w:trHeight w:val="288"/>
          <w:ins w:id="4312" w:author="MKONDIWA, Maxwell (CIMMYT-India)" w:date="2024-07-23T11:10:00Z" w16du:dateUtc="2024-07-23T05:40:00Z"/>
          <w:trPrChange w:id="4313"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314"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4658D5C3" w14:textId="77777777" w:rsidR="00A20A9C" w:rsidRPr="00A20A9C" w:rsidRDefault="00A20A9C" w:rsidP="00A20A9C">
            <w:pPr>
              <w:jc w:val="left"/>
              <w:rPr>
                <w:ins w:id="431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16" w:author="MKONDIWA, Maxwell (CIMMYT-India)" w:date="2024-07-23T11:10:00Z" w16du:dateUtc="2024-07-23T05:40:00Z">
                  <w:rPr>
                    <w:ins w:id="431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31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1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 xml:space="preserve"> </w:t>
              </w:r>
            </w:ins>
          </w:p>
        </w:tc>
        <w:tc>
          <w:tcPr>
            <w:tcW w:w="960" w:type="dxa"/>
            <w:noWrap/>
            <w:hideMark/>
            <w:tcPrChange w:id="4320"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590D6464" w14:textId="40AD694F"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32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22" w:author="MKONDIWA, Maxwell (CIMMYT-India)" w:date="2024-07-23T11:10:00Z" w16du:dateUtc="2024-07-23T05:40:00Z">
                  <w:rPr>
                    <w:ins w:id="432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32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2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 xml:space="preserve"> </w:t>
              </w:r>
            </w:ins>
            <w:ins w:id="4326" w:author="MKONDIWA, Maxwell (CIMMYT-India)" w:date="2024-07-23T11:11:00Z" w16du:dateUtc="2024-07-23T05:41:00Z">
              <w:r w:rsidR="009675EA">
                <w:rPr>
                  <w:rFonts w:ascii="Aptos Narrow" w:eastAsia="Times New Roman" w:hAnsi="Aptos Narrow" w:cs="Times New Roman"/>
                  <w:color w:val="000000"/>
                  <w:kern w:val="0"/>
                  <w:sz w:val="16"/>
                  <w:szCs w:val="16"/>
                  <w:lang w:eastAsia="en-ZW"/>
                  <w14:ligatures w14:val="none"/>
                </w:rPr>
                <w:t>Yield gains</w:t>
              </w:r>
            </w:ins>
            <w:ins w:id="432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2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 xml:space="preserve"> </w:t>
              </w:r>
            </w:ins>
          </w:p>
        </w:tc>
        <w:tc>
          <w:tcPr>
            <w:tcW w:w="1348" w:type="dxa"/>
            <w:noWrap/>
            <w:hideMark/>
            <w:tcPrChange w:id="4329"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71D14643"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33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31" w:author="MKONDIWA, Maxwell (CIMMYT-India)" w:date="2024-07-23T11:10:00Z" w16du:dateUtc="2024-07-23T05:40:00Z">
                  <w:rPr>
                    <w:ins w:id="433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33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3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w:t>
              </w:r>
              <w:proofErr w:type="gramStart"/>
              <w:r w:rsidRPr="00A20A9C">
                <w:rPr>
                  <w:rFonts w:ascii="Aptos Narrow" w:eastAsia="Times New Roman" w:hAnsi="Aptos Narrow" w:cs="Times New Roman"/>
                  <w:color w:val="000000"/>
                  <w:kern w:val="0"/>
                  <w:sz w:val="16"/>
                  <w:szCs w:val="16"/>
                  <w:lang w:eastAsia="en-ZW"/>
                  <w14:ligatures w14:val="none"/>
                  <w:rPrChange w:id="433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326,-</w:t>
              </w:r>
              <w:proofErr w:type="gramEnd"/>
              <w:r w:rsidRPr="00A20A9C">
                <w:rPr>
                  <w:rFonts w:ascii="Aptos Narrow" w:eastAsia="Times New Roman" w:hAnsi="Aptos Narrow" w:cs="Times New Roman"/>
                  <w:color w:val="000000"/>
                  <w:kern w:val="0"/>
                  <w:sz w:val="16"/>
                  <w:szCs w:val="16"/>
                  <w:lang w:eastAsia="en-ZW"/>
                  <w14:ligatures w14:val="none"/>
                  <w:rPrChange w:id="433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0.176]</w:t>
              </w:r>
            </w:ins>
          </w:p>
        </w:tc>
        <w:tc>
          <w:tcPr>
            <w:tcW w:w="1440" w:type="dxa"/>
            <w:noWrap/>
            <w:hideMark/>
            <w:tcPrChange w:id="4337"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048174CD"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33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39" w:author="MKONDIWA, Maxwell (CIMMYT-India)" w:date="2024-07-23T11:10:00Z" w16du:dateUtc="2024-07-23T05:40:00Z">
                  <w:rPr>
                    <w:ins w:id="434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34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4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(-0.176,0.0101]</w:t>
              </w:r>
            </w:ins>
          </w:p>
        </w:tc>
        <w:tc>
          <w:tcPr>
            <w:tcW w:w="1540" w:type="dxa"/>
            <w:noWrap/>
            <w:hideMark/>
            <w:tcPrChange w:id="4343"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756A84B5"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34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45" w:author="MKONDIWA, Maxwell (CIMMYT-India)" w:date="2024-07-23T11:10:00Z" w16du:dateUtc="2024-07-23T05:40:00Z">
                  <w:rPr>
                    <w:ins w:id="434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34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4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(0.0101,0.0447]</w:t>
              </w:r>
            </w:ins>
          </w:p>
        </w:tc>
        <w:tc>
          <w:tcPr>
            <w:tcW w:w="1360" w:type="dxa"/>
            <w:noWrap/>
            <w:hideMark/>
            <w:tcPrChange w:id="4349"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1272025A"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35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51" w:author="MKONDIWA, Maxwell (CIMMYT-India)" w:date="2024-07-23T11:10:00Z" w16du:dateUtc="2024-07-23T05:40:00Z">
                  <w:rPr>
                    <w:ins w:id="435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35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5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(0.0447,0.121]</w:t>
              </w:r>
            </w:ins>
          </w:p>
        </w:tc>
      </w:tr>
      <w:tr w:rsidR="00A20A9C" w:rsidRPr="00A20A9C" w14:paraId="42635828" w14:textId="77777777" w:rsidTr="00A20A9C">
        <w:trPr>
          <w:trHeight w:val="288"/>
          <w:ins w:id="4355" w:author="MKONDIWA, Maxwell (CIMMYT-India)" w:date="2024-07-23T11:10:00Z" w16du:dateUtc="2024-07-23T05:40:00Z"/>
          <w:trPrChange w:id="4356"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357"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7C49E4EE" w14:textId="77777777" w:rsidR="00A20A9C" w:rsidRPr="00A20A9C" w:rsidRDefault="00A20A9C" w:rsidP="00A20A9C">
            <w:pPr>
              <w:jc w:val="left"/>
              <w:rPr>
                <w:ins w:id="435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59" w:author="MKONDIWA, Maxwell (CIMMYT-India)" w:date="2024-07-23T11:10:00Z" w16du:dateUtc="2024-07-23T05:40:00Z">
                  <w:rPr>
                    <w:ins w:id="436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Change w:id="4361"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39E067BC"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36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63" w:author="MKONDIWA, Maxwell (CIMMYT-India)" w:date="2024-07-23T11:10:00Z" w16du:dateUtc="2024-07-23T05:40:00Z">
                  <w:rPr>
                    <w:ins w:id="436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36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6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 xml:space="preserve">N </w:t>
              </w:r>
              <w:proofErr w:type="spellStart"/>
              <w:r w:rsidRPr="00A20A9C">
                <w:rPr>
                  <w:rFonts w:ascii="Aptos Narrow" w:eastAsia="Times New Roman" w:hAnsi="Aptos Narrow" w:cs="Times New Roman"/>
                  <w:color w:val="000000"/>
                  <w:kern w:val="0"/>
                  <w:sz w:val="16"/>
                  <w:szCs w:val="16"/>
                  <w:lang w:eastAsia="en-ZW"/>
                  <w14:ligatures w14:val="none"/>
                  <w:rPrChange w:id="436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obs</w:t>
              </w:r>
              <w:proofErr w:type="spellEnd"/>
            </w:ins>
          </w:p>
        </w:tc>
        <w:tc>
          <w:tcPr>
            <w:tcW w:w="1348" w:type="dxa"/>
            <w:noWrap/>
            <w:hideMark/>
            <w:tcPrChange w:id="4368"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70F8791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36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70" w:author="MKONDIWA, Maxwell (CIMMYT-India)" w:date="2024-07-23T11:10:00Z" w16du:dateUtc="2024-07-23T05:40:00Z">
                  <w:rPr>
                    <w:ins w:id="437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37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7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1679</w:t>
              </w:r>
            </w:ins>
          </w:p>
        </w:tc>
        <w:tc>
          <w:tcPr>
            <w:tcW w:w="1440" w:type="dxa"/>
            <w:noWrap/>
            <w:hideMark/>
            <w:tcPrChange w:id="4374"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0749CFA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37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76" w:author="MKONDIWA, Maxwell (CIMMYT-India)" w:date="2024-07-23T11:10:00Z" w16du:dateUtc="2024-07-23T05:40:00Z">
                  <w:rPr>
                    <w:ins w:id="437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37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7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1678</w:t>
              </w:r>
            </w:ins>
          </w:p>
        </w:tc>
        <w:tc>
          <w:tcPr>
            <w:tcW w:w="1540" w:type="dxa"/>
            <w:noWrap/>
            <w:hideMark/>
            <w:tcPrChange w:id="4380"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35B110C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38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82" w:author="MKONDIWA, Maxwell (CIMMYT-India)" w:date="2024-07-23T11:10:00Z" w16du:dateUtc="2024-07-23T05:40:00Z">
                  <w:rPr>
                    <w:ins w:id="438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38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8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1678</w:t>
              </w:r>
            </w:ins>
          </w:p>
        </w:tc>
        <w:tc>
          <w:tcPr>
            <w:tcW w:w="1360" w:type="dxa"/>
            <w:noWrap/>
            <w:hideMark/>
            <w:tcPrChange w:id="4386"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64DCFEC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38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88" w:author="MKONDIWA, Maxwell (CIMMYT-India)" w:date="2024-07-23T11:10:00Z" w16du:dateUtc="2024-07-23T05:40:00Z">
                  <w:rPr>
                    <w:ins w:id="438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39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39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1679</w:t>
              </w:r>
            </w:ins>
          </w:p>
        </w:tc>
      </w:tr>
      <w:tr w:rsidR="00A20A9C" w:rsidRPr="00A20A9C" w14:paraId="1DBC02BE" w14:textId="77777777" w:rsidTr="00A20A9C">
        <w:trPr>
          <w:trHeight w:val="288"/>
          <w:ins w:id="4392" w:author="MKONDIWA, Maxwell (CIMMYT-India)" w:date="2024-07-23T11:10:00Z" w16du:dateUtc="2024-07-23T05:40:00Z"/>
          <w:trPrChange w:id="4393"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394"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29941A7E" w14:textId="77777777" w:rsidR="00A20A9C" w:rsidRPr="00A20A9C" w:rsidRDefault="00A20A9C" w:rsidP="00A20A9C">
            <w:pPr>
              <w:jc w:val="right"/>
              <w:rPr>
                <w:ins w:id="439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396" w:author="MKONDIWA, Maxwell (CIMMYT-India)" w:date="2024-07-23T11:10:00Z" w16du:dateUtc="2024-07-23T05:40:00Z">
                  <w:rPr>
                    <w:ins w:id="439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Change w:id="4398"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31C9150A"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39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00" w:author="MKONDIWA, Maxwell (CIMMYT-India)" w:date="2024-07-23T11:10:00Z" w16du:dateUtc="2024-07-23T05:40:00Z">
                  <w:rPr>
                    <w:ins w:id="440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0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0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w:t>
              </w:r>
            </w:ins>
          </w:p>
        </w:tc>
        <w:tc>
          <w:tcPr>
            <w:tcW w:w="1348" w:type="dxa"/>
            <w:noWrap/>
            <w:hideMark/>
            <w:tcPrChange w:id="4404"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0A38DC21"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40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06" w:author="MKONDIWA, Maxwell (CIMMYT-India)" w:date="2024-07-23T11:10:00Z" w16du:dateUtc="2024-07-23T05:40:00Z">
                  <w:rPr>
                    <w:ins w:id="440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0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0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25.01</w:t>
              </w:r>
            </w:ins>
          </w:p>
        </w:tc>
        <w:tc>
          <w:tcPr>
            <w:tcW w:w="1440" w:type="dxa"/>
            <w:noWrap/>
            <w:hideMark/>
            <w:tcPrChange w:id="4410"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42619A0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41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12" w:author="MKONDIWA, Maxwell (CIMMYT-India)" w:date="2024-07-23T11:10:00Z" w16du:dateUtc="2024-07-23T05:40:00Z">
                  <w:rPr>
                    <w:ins w:id="441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1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1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24.99</w:t>
              </w:r>
            </w:ins>
          </w:p>
        </w:tc>
        <w:tc>
          <w:tcPr>
            <w:tcW w:w="1540" w:type="dxa"/>
            <w:noWrap/>
            <w:hideMark/>
            <w:tcPrChange w:id="4416"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355E052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41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18" w:author="MKONDIWA, Maxwell (CIMMYT-India)" w:date="2024-07-23T11:10:00Z" w16du:dateUtc="2024-07-23T05:40:00Z">
                  <w:rPr>
                    <w:ins w:id="441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2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2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24.99</w:t>
              </w:r>
            </w:ins>
          </w:p>
        </w:tc>
        <w:tc>
          <w:tcPr>
            <w:tcW w:w="1360" w:type="dxa"/>
            <w:noWrap/>
            <w:hideMark/>
            <w:tcPrChange w:id="4422"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72F8C5D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42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24" w:author="MKONDIWA, Maxwell (CIMMYT-India)" w:date="2024-07-23T11:10:00Z" w16du:dateUtc="2024-07-23T05:40:00Z">
                  <w:rPr>
                    <w:ins w:id="442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2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2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25.01</w:t>
              </w:r>
            </w:ins>
          </w:p>
        </w:tc>
      </w:tr>
      <w:tr w:rsidR="00A20A9C" w:rsidRPr="00A20A9C" w14:paraId="0856C153" w14:textId="77777777" w:rsidTr="00A20A9C">
        <w:trPr>
          <w:trHeight w:val="288"/>
          <w:ins w:id="4428" w:author="MKONDIWA, Maxwell (CIMMYT-India)" w:date="2024-07-23T11:10:00Z" w16du:dateUtc="2024-07-23T05:40:00Z"/>
          <w:trPrChange w:id="4429"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430"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1982DA11" w14:textId="77777777" w:rsidR="00A20A9C" w:rsidRPr="00A20A9C" w:rsidRDefault="00A20A9C" w:rsidP="00A20A9C">
            <w:pPr>
              <w:jc w:val="left"/>
              <w:rPr>
                <w:ins w:id="443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32" w:author="MKONDIWA, Maxwell (CIMMYT-India)" w:date="2024-07-23T11:10:00Z" w16du:dateUtc="2024-07-23T05:40:00Z">
                  <w:rPr>
                    <w:ins w:id="443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3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3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Jan_tmin_18</w:t>
              </w:r>
            </w:ins>
          </w:p>
        </w:tc>
        <w:tc>
          <w:tcPr>
            <w:tcW w:w="960" w:type="dxa"/>
            <w:noWrap/>
            <w:hideMark/>
            <w:tcPrChange w:id="4436"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4BF48F3F"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43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38" w:author="MKONDIWA, Maxwell (CIMMYT-India)" w:date="2024-07-23T11:10:00Z" w16du:dateUtc="2024-07-23T05:40:00Z">
                  <w:rPr>
                    <w:ins w:id="443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4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4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Change w:id="4442"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0028524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44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44" w:author="MKONDIWA, Maxwell (CIMMYT-India)" w:date="2024-07-23T11:10:00Z" w16du:dateUtc="2024-07-23T05:40:00Z">
                  <w:rPr>
                    <w:ins w:id="444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4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4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9.78</w:t>
              </w:r>
            </w:ins>
          </w:p>
        </w:tc>
        <w:tc>
          <w:tcPr>
            <w:tcW w:w="1440" w:type="dxa"/>
            <w:noWrap/>
            <w:hideMark/>
            <w:tcPrChange w:id="4448"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25E876C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44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50" w:author="MKONDIWA, Maxwell (CIMMYT-India)" w:date="2024-07-23T11:10:00Z" w16du:dateUtc="2024-07-23T05:40:00Z">
                  <w:rPr>
                    <w:ins w:id="445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5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5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9.69</w:t>
              </w:r>
            </w:ins>
          </w:p>
        </w:tc>
        <w:tc>
          <w:tcPr>
            <w:tcW w:w="1540" w:type="dxa"/>
            <w:noWrap/>
            <w:hideMark/>
            <w:tcPrChange w:id="4454"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6222ABF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45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56" w:author="MKONDIWA, Maxwell (CIMMYT-India)" w:date="2024-07-23T11:10:00Z" w16du:dateUtc="2024-07-23T05:40:00Z">
                  <w:rPr>
                    <w:ins w:id="445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5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5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9.7</w:t>
              </w:r>
            </w:ins>
          </w:p>
        </w:tc>
        <w:tc>
          <w:tcPr>
            <w:tcW w:w="1360" w:type="dxa"/>
            <w:noWrap/>
            <w:hideMark/>
            <w:tcPrChange w:id="4460"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672BA62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46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62" w:author="MKONDIWA, Maxwell (CIMMYT-India)" w:date="2024-07-23T11:10:00Z" w16du:dateUtc="2024-07-23T05:40:00Z">
                  <w:rPr>
                    <w:ins w:id="446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6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6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9.68</w:t>
              </w:r>
            </w:ins>
          </w:p>
        </w:tc>
      </w:tr>
      <w:tr w:rsidR="00A20A9C" w:rsidRPr="00A20A9C" w14:paraId="57E7BF1F" w14:textId="77777777" w:rsidTr="00A20A9C">
        <w:trPr>
          <w:trHeight w:val="288"/>
          <w:ins w:id="4466" w:author="MKONDIWA, Maxwell (CIMMYT-India)" w:date="2024-07-23T11:10:00Z" w16du:dateUtc="2024-07-23T05:40:00Z"/>
          <w:trPrChange w:id="4467"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468"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70A0B992" w14:textId="77777777" w:rsidR="00A20A9C" w:rsidRPr="00A20A9C" w:rsidRDefault="00A20A9C" w:rsidP="00A20A9C">
            <w:pPr>
              <w:jc w:val="right"/>
              <w:rPr>
                <w:ins w:id="446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70" w:author="MKONDIWA, Maxwell (CIMMYT-India)" w:date="2024-07-23T11:10:00Z" w16du:dateUtc="2024-07-23T05:40:00Z">
                  <w:rPr>
                    <w:ins w:id="447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Change w:id="4472"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60FC00A9"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47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74" w:author="MKONDIWA, Maxwell (CIMMYT-India)" w:date="2024-07-23T11:10:00Z" w16du:dateUtc="2024-07-23T05:40:00Z">
                  <w:rPr>
                    <w:ins w:id="447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447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7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Change w:id="4478"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3EB23F8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47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80" w:author="MKONDIWA, Maxwell (CIMMYT-India)" w:date="2024-07-23T11:10:00Z" w16du:dateUtc="2024-07-23T05:40:00Z">
                  <w:rPr>
                    <w:ins w:id="448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8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8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0.22</w:t>
              </w:r>
            </w:ins>
          </w:p>
        </w:tc>
        <w:tc>
          <w:tcPr>
            <w:tcW w:w="1440" w:type="dxa"/>
            <w:noWrap/>
            <w:hideMark/>
            <w:tcPrChange w:id="4484"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573B88EA"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48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86" w:author="MKONDIWA, Maxwell (CIMMYT-India)" w:date="2024-07-23T11:10:00Z" w16du:dateUtc="2024-07-23T05:40:00Z">
                  <w:rPr>
                    <w:ins w:id="448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8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8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0.31</w:t>
              </w:r>
            </w:ins>
          </w:p>
        </w:tc>
        <w:tc>
          <w:tcPr>
            <w:tcW w:w="1540" w:type="dxa"/>
            <w:noWrap/>
            <w:hideMark/>
            <w:tcPrChange w:id="4490"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22004A4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49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92" w:author="MKONDIWA, Maxwell (CIMMYT-India)" w:date="2024-07-23T11:10:00Z" w16du:dateUtc="2024-07-23T05:40:00Z">
                  <w:rPr>
                    <w:ins w:id="449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49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49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0.29</w:t>
              </w:r>
            </w:ins>
          </w:p>
        </w:tc>
        <w:tc>
          <w:tcPr>
            <w:tcW w:w="1360" w:type="dxa"/>
            <w:noWrap/>
            <w:hideMark/>
            <w:tcPrChange w:id="4496"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002F6F4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49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498" w:author="MKONDIWA, Maxwell (CIMMYT-India)" w:date="2024-07-23T11:10:00Z" w16du:dateUtc="2024-07-23T05:40:00Z">
                  <w:rPr>
                    <w:ins w:id="449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0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0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w:t>
              </w:r>
            </w:ins>
          </w:p>
        </w:tc>
      </w:tr>
      <w:tr w:rsidR="00A20A9C" w:rsidRPr="00A20A9C" w14:paraId="0F508C3A" w14:textId="77777777" w:rsidTr="00A20A9C">
        <w:trPr>
          <w:trHeight w:val="288"/>
          <w:ins w:id="4502" w:author="MKONDIWA, Maxwell (CIMMYT-India)" w:date="2024-07-23T11:10:00Z" w16du:dateUtc="2024-07-23T05:40:00Z"/>
          <w:trPrChange w:id="4503"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504"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3DC7AABA" w14:textId="77777777" w:rsidR="00A20A9C" w:rsidRPr="00A20A9C" w:rsidRDefault="00A20A9C" w:rsidP="00A20A9C">
            <w:pPr>
              <w:jc w:val="left"/>
              <w:rPr>
                <w:ins w:id="450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06" w:author="MKONDIWA, Maxwell (CIMMYT-India)" w:date="2024-07-23T11:10:00Z" w16du:dateUtc="2024-07-23T05:40:00Z">
                  <w:rPr>
                    <w:ins w:id="450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0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0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Feb_tmin_18</w:t>
              </w:r>
            </w:ins>
          </w:p>
        </w:tc>
        <w:tc>
          <w:tcPr>
            <w:tcW w:w="960" w:type="dxa"/>
            <w:noWrap/>
            <w:hideMark/>
            <w:tcPrChange w:id="4510"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2FED672E"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51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12" w:author="MKONDIWA, Maxwell (CIMMYT-India)" w:date="2024-07-23T11:10:00Z" w16du:dateUtc="2024-07-23T05:40:00Z">
                  <w:rPr>
                    <w:ins w:id="451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1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1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Change w:id="4516"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419C1FBC"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51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18" w:author="MKONDIWA, Maxwell (CIMMYT-India)" w:date="2024-07-23T11:10:00Z" w16du:dateUtc="2024-07-23T05:40:00Z">
                  <w:rPr>
                    <w:ins w:id="451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2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2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13.87</w:t>
              </w:r>
            </w:ins>
          </w:p>
        </w:tc>
        <w:tc>
          <w:tcPr>
            <w:tcW w:w="1440" w:type="dxa"/>
            <w:noWrap/>
            <w:hideMark/>
            <w:tcPrChange w:id="4522"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1D7A48D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52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24" w:author="MKONDIWA, Maxwell (CIMMYT-India)" w:date="2024-07-23T11:10:00Z" w16du:dateUtc="2024-07-23T05:40:00Z">
                  <w:rPr>
                    <w:ins w:id="452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2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2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13.93</w:t>
              </w:r>
            </w:ins>
          </w:p>
        </w:tc>
        <w:tc>
          <w:tcPr>
            <w:tcW w:w="1540" w:type="dxa"/>
            <w:noWrap/>
            <w:hideMark/>
            <w:tcPrChange w:id="4528"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774915E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52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30" w:author="MKONDIWA, Maxwell (CIMMYT-India)" w:date="2024-07-23T11:10:00Z" w16du:dateUtc="2024-07-23T05:40:00Z">
                  <w:rPr>
                    <w:ins w:id="453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3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3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13.87</w:t>
              </w:r>
            </w:ins>
          </w:p>
        </w:tc>
        <w:tc>
          <w:tcPr>
            <w:tcW w:w="1360" w:type="dxa"/>
            <w:noWrap/>
            <w:hideMark/>
            <w:tcPrChange w:id="4534"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49DA28CB"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53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36" w:author="MKONDIWA, Maxwell (CIMMYT-India)" w:date="2024-07-23T11:10:00Z" w16du:dateUtc="2024-07-23T05:40:00Z">
                  <w:rPr>
                    <w:ins w:id="453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3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3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13.53</w:t>
              </w:r>
            </w:ins>
          </w:p>
        </w:tc>
      </w:tr>
      <w:tr w:rsidR="00A20A9C" w:rsidRPr="00A20A9C" w14:paraId="5D83291A" w14:textId="77777777" w:rsidTr="00A20A9C">
        <w:trPr>
          <w:trHeight w:val="288"/>
          <w:ins w:id="4540" w:author="MKONDIWA, Maxwell (CIMMYT-India)" w:date="2024-07-23T11:10:00Z" w16du:dateUtc="2024-07-23T05:40:00Z"/>
          <w:trPrChange w:id="4541"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542"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47F69BAB" w14:textId="77777777" w:rsidR="00A20A9C" w:rsidRPr="00A20A9C" w:rsidRDefault="00A20A9C" w:rsidP="00A20A9C">
            <w:pPr>
              <w:jc w:val="right"/>
              <w:rPr>
                <w:ins w:id="454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44" w:author="MKONDIWA, Maxwell (CIMMYT-India)" w:date="2024-07-23T11:10:00Z" w16du:dateUtc="2024-07-23T05:40:00Z">
                  <w:rPr>
                    <w:ins w:id="454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Change w:id="4546"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5ABEBCAC"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54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48" w:author="MKONDIWA, Maxwell (CIMMYT-India)" w:date="2024-07-23T11:10:00Z" w16du:dateUtc="2024-07-23T05:40:00Z">
                  <w:rPr>
                    <w:ins w:id="454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455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5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Change w:id="4552"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6258EC3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55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54" w:author="MKONDIWA, Maxwell (CIMMYT-India)" w:date="2024-07-23T11:10:00Z" w16du:dateUtc="2024-07-23T05:40:00Z">
                  <w:rPr>
                    <w:ins w:id="455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5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5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0.37</w:t>
              </w:r>
            </w:ins>
          </w:p>
        </w:tc>
        <w:tc>
          <w:tcPr>
            <w:tcW w:w="1440" w:type="dxa"/>
            <w:noWrap/>
            <w:hideMark/>
            <w:tcPrChange w:id="4558"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086C1DF5"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55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60" w:author="MKONDIWA, Maxwell (CIMMYT-India)" w:date="2024-07-23T11:10:00Z" w16du:dateUtc="2024-07-23T05:40:00Z">
                  <w:rPr>
                    <w:ins w:id="456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6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6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0.54</w:t>
              </w:r>
            </w:ins>
          </w:p>
        </w:tc>
        <w:tc>
          <w:tcPr>
            <w:tcW w:w="1540" w:type="dxa"/>
            <w:noWrap/>
            <w:hideMark/>
            <w:tcPrChange w:id="4564"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36C5F72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56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66" w:author="MKONDIWA, Maxwell (CIMMYT-India)" w:date="2024-07-23T11:10:00Z" w16du:dateUtc="2024-07-23T05:40:00Z">
                  <w:rPr>
                    <w:ins w:id="456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6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6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0.65</w:t>
              </w:r>
            </w:ins>
          </w:p>
        </w:tc>
        <w:tc>
          <w:tcPr>
            <w:tcW w:w="1360" w:type="dxa"/>
            <w:noWrap/>
            <w:hideMark/>
            <w:tcPrChange w:id="4570"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63A7610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57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72" w:author="MKONDIWA, Maxwell (CIMMYT-India)" w:date="2024-07-23T11:10:00Z" w16du:dateUtc="2024-07-23T05:40:00Z">
                  <w:rPr>
                    <w:ins w:id="457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7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7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0.57</w:t>
              </w:r>
            </w:ins>
          </w:p>
        </w:tc>
      </w:tr>
      <w:tr w:rsidR="00A20A9C" w:rsidRPr="00A20A9C" w14:paraId="4166BE68" w14:textId="77777777" w:rsidTr="00A20A9C">
        <w:trPr>
          <w:trHeight w:val="288"/>
          <w:ins w:id="4576" w:author="MKONDIWA, Maxwell (CIMMYT-India)" w:date="2024-07-23T11:10:00Z" w16du:dateUtc="2024-07-23T05:40:00Z"/>
          <w:trPrChange w:id="4577"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578"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223F6EF1" w14:textId="77777777" w:rsidR="00A20A9C" w:rsidRPr="00A20A9C" w:rsidRDefault="00A20A9C" w:rsidP="00A20A9C">
            <w:pPr>
              <w:jc w:val="left"/>
              <w:rPr>
                <w:ins w:id="457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80" w:author="MKONDIWA, Maxwell (CIMMYT-India)" w:date="2024-07-23T11:10:00Z" w16du:dateUtc="2024-07-23T05:40:00Z">
                  <w:rPr>
                    <w:ins w:id="458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8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8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Mar_tmin_18</w:t>
              </w:r>
            </w:ins>
          </w:p>
        </w:tc>
        <w:tc>
          <w:tcPr>
            <w:tcW w:w="960" w:type="dxa"/>
            <w:noWrap/>
            <w:hideMark/>
            <w:tcPrChange w:id="4584"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768FCC32"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58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86" w:author="MKONDIWA, Maxwell (CIMMYT-India)" w:date="2024-07-23T11:10:00Z" w16du:dateUtc="2024-07-23T05:40:00Z">
                  <w:rPr>
                    <w:ins w:id="458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8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8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Change w:id="4590"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0599804C"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59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92" w:author="MKONDIWA, Maxwell (CIMMYT-India)" w:date="2024-07-23T11:10:00Z" w16du:dateUtc="2024-07-23T05:40:00Z">
                  <w:rPr>
                    <w:ins w:id="459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59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59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18.08</w:t>
              </w:r>
            </w:ins>
          </w:p>
        </w:tc>
        <w:tc>
          <w:tcPr>
            <w:tcW w:w="1440" w:type="dxa"/>
            <w:noWrap/>
            <w:hideMark/>
            <w:tcPrChange w:id="4596"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6CDB86E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59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598" w:author="MKONDIWA, Maxwell (CIMMYT-India)" w:date="2024-07-23T11:10:00Z" w16du:dateUtc="2024-07-23T05:40:00Z">
                  <w:rPr>
                    <w:ins w:id="459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60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0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18.3</w:t>
              </w:r>
            </w:ins>
          </w:p>
        </w:tc>
        <w:tc>
          <w:tcPr>
            <w:tcW w:w="1540" w:type="dxa"/>
            <w:noWrap/>
            <w:hideMark/>
            <w:tcPrChange w:id="4602"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3CD3149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60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04" w:author="MKONDIWA, Maxwell (CIMMYT-India)" w:date="2024-07-23T11:10:00Z" w16du:dateUtc="2024-07-23T05:40:00Z">
                  <w:rPr>
                    <w:ins w:id="460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60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0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18.17</w:t>
              </w:r>
            </w:ins>
          </w:p>
        </w:tc>
        <w:tc>
          <w:tcPr>
            <w:tcW w:w="1360" w:type="dxa"/>
            <w:noWrap/>
            <w:hideMark/>
            <w:tcPrChange w:id="4608"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08CA12EB"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60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10" w:author="MKONDIWA, Maxwell (CIMMYT-India)" w:date="2024-07-23T11:10:00Z" w16du:dateUtc="2024-07-23T05:40:00Z">
                  <w:rPr>
                    <w:ins w:id="461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61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1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17.6</w:t>
              </w:r>
            </w:ins>
          </w:p>
        </w:tc>
      </w:tr>
      <w:tr w:rsidR="00A20A9C" w:rsidRPr="00A20A9C" w14:paraId="38D77031" w14:textId="77777777" w:rsidTr="00A20A9C">
        <w:trPr>
          <w:trHeight w:val="288"/>
          <w:ins w:id="4614" w:author="MKONDIWA, Maxwell (CIMMYT-India)" w:date="2024-07-23T11:10:00Z" w16du:dateUtc="2024-07-23T05:40:00Z"/>
          <w:trPrChange w:id="4615"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616"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1BFB9DBD" w14:textId="77777777" w:rsidR="00A20A9C" w:rsidRPr="00A20A9C" w:rsidRDefault="00A20A9C" w:rsidP="00A20A9C">
            <w:pPr>
              <w:jc w:val="right"/>
              <w:rPr>
                <w:ins w:id="461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18" w:author="MKONDIWA, Maxwell (CIMMYT-India)" w:date="2024-07-23T11:10:00Z" w16du:dateUtc="2024-07-23T05:40:00Z">
                  <w:rPr>
                    <w:ins w:id="461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Change w:id="4620"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1EDF28FD"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62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22" w:author="MKONDIWA, Maxwell (CIMMYT-India)" w:date="2024-07-23T11:10:00Z" w16du:dateUtc="2024-07-23T05:40:00Z">
                  <w:rPr>
                    <w:ins w:id="462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462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2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Change w:id="4626"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723436C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62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28" w:author="MKONDIWA, Maxwell (CIMMYT-India)" w:date="2024-07-23T11:10:00Z" w16du:dateUtc="2024-07-23T05:40:00Z">
                  <w:rPr>
                    <w:ins w:id="462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63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3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0.62</w:t>
              </w:r>
            </w:ins>
          </w:p>
        </w:tc>
        <w:tc>
          <w:tcPr>
            <w:tcW w:w="1440" w:type="dxa"/>
            <w:noWrap/>
            <w:hideMark/>
            <w:tcPrChange w:id="4632"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5825FAA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63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34" w:author="MKONDIWA, Maxwell (CIMMYT-India)" w:date="2024-07-23T11:10:00Z" w16du:dateUtc="2024-07-23T05:40:00Z">
                  <w:rPr>
                    <w:ins w:id="463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63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3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0.84</w:t>
              </w:r>
            </w:ins>
          </w:p>
        </w:tc>
        <w:tc>
          <w:tcPr>
            <w:tcW w:w="1540" w:type="dxa"/>
            <w:noWrap/>
            <w:hideMark/>
            <w:tcPrChange w:id="4638"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440CF56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63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40" w:author="MKONDIWA, Maxwell (CIMMYT-India)" w:date="2024-07-23T11:10:00Z" w16du:dateUtc="2024-07-23T05:40:00Z">
                  <w:rPr>
                    <w:ins w:id="464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64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4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w:t>
              </w:r>
            </w:ins>
          </w:p>
        </w:tc>
        <w:tc>
          <w:tcPr>
            <w:tcW w:w="1360" w:type="dxa"/>
            <w:noWrap/>
            <w:hideMark/>
            <w:tcPrChange w:id="4644"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402EBD51"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64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46" w:author="MKONDIWA, Maxwell (CIMMYT-India)" w:date="2024-07-23T11:10:00Z" w16du:dateUtc="2024-07-23T05:40:00Z">
                  <w:rPr>
                    <w:ins w:id="464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64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4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0.93</w:t>
              </w:r>
            </w:ins>
          </w:p>
        </w:tc>
      </w:tr>
      <w:tr w:rsidR="00A20A9C" w:rsidRPr="00A20A9C" w14:paraId="13CF5771" w14:textId="77777777" w:rsidTr="00A20A9C">
        <w:trPr>
          <w:trHeight w:val="288"/>
          <w:ins w:id="4650" w:author="MKONDIWA, Maxwell (CIMMYT-India)" w:date="2024-07-23T11:10:00Z" w16du:dateUtc="2024-07-23T05:40:00Z"/>
          <w:trPrChange w:id="4651"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652"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12A6885C" w14:textId="77777777" w:rsidR="00A20A9C" w:rsidRPr="00A20A9C" w:rsidRDefault="00A20A9C" w:rsidP="00A20A9C">
            <w:pPr>
              <w:jc w:val="left"/>
              <w:rPr>
                <w:ins w:id="465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54" w:author="MKONDIWA, Maxwell (CIMMYT-India)" w:date="2024-07-23T11:10:00Z" w16du:dateUtc="2024-07-23T05:40:00Z">
                  <w:rPr>
                    <w:ins w:id="465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65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5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Apr_tmin_18</w:t>
              </w:r>
            </w:ins>
          </w:p>
        </w:tc>
        <w:tc>
          <w:tcPr>
            <w:tcW w:w="960" w:type="dxa"/>
            <w:noWrap/>
            <w:hideMark/>
            <w:tcPrChange w:id="4658"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19C9F17D"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65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60" w:author="MKONDIWA, Maxwell (CIMMYT-India)" w:date="2024-07-23T11:10:00Z" w16du:dateUtc="2024-07-23T05:40:00Z">
                  <w:rPr>
                    <w:ins w:id="466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66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6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Change w:id="4664"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7342077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66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66" w:author="MKONDIWA, Maxwell (CIMMYT-India)" w:date="2024-07-23T11:10:00Z" w16du:dateUtc="2024-07-23T05:40:00Z">
                  <w:rPr>
                    <w:ins w:id="466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66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6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21.82</w:t>
              </w:r>
            </w:ins>
          </w:p>
        </w:tc>
        <w:tc>
          <w:tcPr>
            <w:tcW w:w="1440" w:type="dxa"/>
            <w:noWrap/>
            <w:hideMark/>
            <w:tcPrChange w:id="4670"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4726911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67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72" w:author="MKONDIWA, Maxwell (CIMMYT-India)" w:date="2024-07-23T11:10:00Z" w16du:dateUtc="2024-07-23T05:40:00Z">
                  <w:rPr>
                    <w:ins w:id="467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67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7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22.73</w:t>
              </w:r>
            </w:ins>
          </w:p>
        </w:tc>
        <w:tc>
          <w:tcPr>
            <w:tcW w:w="1540" w:type="dxa"/>
            <w:noWrap/>
            <w:hideMark/>
            <w:tcPrChange w:id="4676"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2D99063C"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67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78" w:author="MKONDIWA, Maxwell (CIMMYT-India)" w:date="2024-07-23T11:10:00Z" w16du:dateUtc="2024-07-23T05:40:00Z">
                  <w:rPr>
                    <w:ins w:id="467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68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8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22.57</w:t>
              </w:r>
            </w:ins>
          </w:p>
        </w:tc>
        <w:tc>
          <w:tcPr>
            <w:tcW w:w="1360" w:type="dxa"/>
            <w:noWrap/>
            <w:hideMark/>
            <w:tcPrChange w:id="4682"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6290EE55"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68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84" w:author="MKONDIWA, Maxwell (CIMMYT-India)" w:date="2024-07-23T11:10:00Z" w16du:dateUtc="2024-07-23T05:40:00Z">
                  <w:rPr>
                    <w:ins w:id="468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68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8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21.96</w:t>
              </w:r>
            </w:ins>
          </w:p>
        </w:tc>
      </w:tr>
      <w:tr w:rsidR="00A20A9C" w:rsidRPr="00A20A9C" w14:paraId="1598A221" w14:textId="77777777" w:rsidTr="00A20A9C">
        <w:trPr>
          <w:trHeight w:val="288"/>
          <w:ins w:id="4688" w:author="MKONDIWA, Maxwell (CIMMYT-India)" w:date="2024-07-23T11:10:00Z" w16du:dateUtc="2024-07-23T05:40:00Z"/>
          <w:trPrChange w:id="4689"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690"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36EDACDC" w14:textId="77777777" w:rsidR="00A20A9C" w:rsidRPr="00A20A9C" w:rsidRDefault="00A20A9C" w:rsidP="00A20A9C">
            <w:pPr>
              <w:jc w:val="right"/>
              <w:rPr>
                <w:ins w:id="469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92" w:author="MKONDIWA, Maxwell (CIMMYT-India)" w:date="2024-07-23T11:10:00Z" w16du:dateUtc="2024-07-23T05:40:00Z">
                  <w:rPr>
                    <w:ins w:id="469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Change w:id="4694"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570D40DF"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69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696" w:author="MKONDIWA, Maxwell (CIMMYT-India)" w:date="2024-07-23T11:10:00Z" w16du:dateUtc="2024-07-23T05:40:00Z">
                  <w:rPr>
                    <w:ins w:id="469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469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69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Change w:id="4700"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327E99C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70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02" w:author="MKONDIWA, Maxwell (CIMMYT-India)" w:date="2024-07-23T11:10:00Z" w16du:dateUtc="2024-07-23T05:40:00Z">
                  <w:rPr>
                    <w:ins w:id="470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0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0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1.15</w:t>
              </w:r>
            </w:ins>
          </w:p>
        </w:tc>
        <w:tc>
          <w:tcPr>
            <w:tcW w:w="1440" w:type="dxa"/>
            <w:noWrap/>
            <w:hideMark/>
            <w:tcPrChange w:id="4706"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3DDD6CC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70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08" w:author="MKONDIWA, Maxwell (CIMMYT-India)" w:date="2024-07-23T11:10:00Z" w16du:dateUtc="2024-07-23T05:40:00Z">
                  <w:rPr>
                    <w:ins w:id="470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1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1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1.26</w:t>
              </w:r>
            </w:ins>
          </w:p>
        </w:tc>
        <w:tc>
          <w:tcPr>
            <w:tcW w:w="1540" w:type="dxa"/>
            <w:noWrap/>
            <w:hideMark/>
            <w:tcPrChange w:id="4712"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72A3358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71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14" w:author="MKONDIWA, Maxwell (CIMMYT-India)" w:date="2024-07-23T11:10:00Z" w16du:dateUtc="2024-07-23T05:40:00Z">
                  <w:rPr>
                    <w:ins w:id="471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1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1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1.29</w:t>
              </w:r>
            </w:ins>
          </w:p>
        </w:tc>
        <w:tc>
          <w:tcPr>
            <w:tcW w:w="1360" w:type="dxa"/>
            <w:noWrap/>
            <w:hideMark/>
            <w:tcPrChange w:id="4718"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7A498C6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71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20" w:author="MKONDIWA, Maxwell (CIMMYT-India)" w:date="2024-07-23T11:10:00Z" w16du:dateUtc="2024-07-23T05:40:00Z">
                  <w:rPr>
                    <w:ins w:id="472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2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2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1.31</w:t>
              </w:r>
            </w:ins>
          </w:p>
        </w:tc>
      </w:tr>
      <w:tr w:rsidR="00A20A9C" w:rsidRPr="00A20A9C" w14:paraId="4745A325" w14:textId="77777777" w:rsidTr="00A20A9C">
        <w:trPr>
          <w:trHeight w:val="288"/>
          <w:ins w:id="4724" w:author="MKONDIWA, Maxwell (CIMMYT-India)" w:date="2024-07-23T11:10:00Z" w16du:dateUtc="2024-07-23T05:40:00Z"/>
          <w:trPrChange w:id="4725"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726"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13AED5AC" w14:textId="77777777" w:rsidR="00A20A9C" w:rsidRPr="00A20A9C" w:rsidRDefault="00A20A9C" w:rsidP="00A20A9C">
            <w:pPr>
              <w:jc w:val="left"/>
              <w:rPr>
                <w:ins w:id="472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28" w:author="MKONDIWA, Maxwell (CIMMYT-India)" w:date="2024-07-23T11:10:00Z" w16du:dateUtc="2024-07-23T05:40:00Z">
                  <w:rPr>
                    <w:ins w:id="472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3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3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Jan_tmax_18</w:t>
              </w:r>
            </w:ins>
          </w:p>
        </w:tc>
        <w:tc>
          <w:tcPr>
            <w:tcW w:w="960" w:type="dxa"/>
            <w:noWrap/>
            <w:hideMark/>
            <w:tcPrChange w:id="4732"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3547D677"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73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34" w:author="MKONDIWA, Maxwell (CIMMYT-India)" w:date="2024-07-23T11:10:00Z" w16du:dateUtc="2024-07-23T05:40:00Z">
                  <w:rPr>
                    <w:ins w:id="473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3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3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Change w:id="4738"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1FFB68C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73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40" w:author="MKONDIWA, Maxwell (CIMMYT-India)" w:date="2024-07-23T11:10:00Z" w16du:dateUtc="2024-07-23T05:40:00Z">
                  <w:rPr>
                    <w:ins w:id="474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4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4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22.45</w:t>
              </w:r>
            </w:ins>
          </w:p>
        </w:tc>
        <w:tc>
          <w:tcPr>
            <w:tcW w:w="1440" w:type="dxa"/>
            <w:noWrap/>
            <w:hideMark/>
            <w:tcPrChange w:id="4744"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0AF0449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74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46" w:author="MKONDIWA, Maxwell (CIMMYT-India)" w:date="2024-07-23T11:10:00Z" w16du:dateUtc="2024-07-23T05:40:00Z">
                  <w:rPr>
                    <w:ins w:id="474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4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4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22.22</w:t>
              </w:r>
            </w:ins>
          </w:p>
        </w:tc>
        <w:tc>
          <w:tcPr>
            <w:tcW w:w="1540" w:type="dxa"/>
            <w:noWrap/>
            <w:hideMark/>
            <w:tcPrChange w:id="4750"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3E83E63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75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52" w:author="MKONDIWA, Maxwell (CIMMYT-India)" w:date="2024-07-23T11:10:00Z" w16du:dateUtc="2024-07-23T05:40:00Z">
                  <w:rPr>
                    <w:ins w:id="475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5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5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22.34</w:t>
              </w:r>
            </w:ins>
          </w:p>
        </w:tc>
        <w:tc>
          <w:tcPr>
            <w:tcW w:w="1360" w:type="dxa"/>
            <w:noWrap/>
            <w:hideMark/>
            <w:tcPrChange w:id="4756"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6524916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75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58" w:author="MKONDIWA, Maxwell (CIMMYT-India)" w:date="2024-07-23T11:10:00Z" w16du:dateUtc="2024-07-23T05:40:00Z">
                  <w:rPr>
                    <w:ins w:id="475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6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6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22.47</w:t>
              </w:r>
            </w:ins>
          </w:p>
        </w:tc>
      </w:tr>
      <w:tr w:rsidR="00A20A9C" w:rsidRPr="00A20A9C" w14:paraId="7632A860" w14:textId="77777777" w:rsidTr="00A20A9C">
        <w:trPr>
          <w:trHeight w:val="288"/>
          <w:ins w:id="4762" w:author="MKONDIWA, Maxwell (CIMMYT-India)" w:date="2024-07-23T11:10:00Z" w16du:dateUtc="2024-07-23T05:40:00Z"/>
          <w:trPrChange w:id="4763"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764"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32B04101" w14:textId="77777777" w:rsidR="00A20A9C" w:rsidRPr="00A20A9C" w:rsidRDefault="00A20A9C" w:rsidP="00A20A9C">
            <w:pPr>
              <w:jc w:val="right"/>
              <w:rPr>
                <w:ins w:id="476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66" w:author="MKONDIWA, Maxwell (CIMMYT-India)" w:date="2024-07-23T11:10:00Z" w16du:dateUtc="2024-07-23T05:40:00Z">
                  <w:rPr>
                    <w:ins w:id="476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Change w:id="4768"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2EBA8633"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76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70" w:author="MKONDIWA, Maxwell (CIMMYT-India)" w:date="2024-07-23T11:10:00Z" w16du:dateUtc="2024-07-23T05:40:00Z">
                  <w:rPr>
                    <w:ins w:id="477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477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7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Change w:id="4774"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44BB2D4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77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76" w:author="MKONDIWA, Maxwell (CIMMYT-India)" w:date="2024-07-23T11:10:00Z" w16du:dateUtc="2024-07-23T05:40:00Z">
                  <w:rPr>
                    <w:ins w:id="477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7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7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0.48</w:t>
              </w:r>
            </w:ins>
          </w:p>
        </w:tc>
        <w:tc>
          <w:tcPr>
            <w:tcW w:w="1440" w:type="dxa"/>
            <w:noWrap/>
            <w:hideMark/>
            <w:tcPrChange w:id="4780"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5BC4624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78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82" w:author="MKONDIWA, Maxwell (CIMMYT-India)" w:date="2024-07-23T11:10:00Z" w16du:dateUtc="2024-07-23T05:40:00Z">
                  <w:rPr>
                    <w:ins w:id="478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8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8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0.37</w:t>
              </w:r>
            </w:ins>
          </w:p>
        </w:tc>
        <w:tc>
          <w:tcPr>
            <w:tcW w:w="1540" w:type="dxa"/>
            <w:noWrap/>
            <w:hideMark/>
            <w:tcPrChange w:id="4786"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17FABF5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78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88" w:author="MKONDIWA, Maxwell (CIMMYT-India)" w:date="2024-07-23T11:10:00Z" w16du:dateUtc="2024-07-23T05:40:00Z">
                  <w:rPr>
                    <w:ins w:id="478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9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9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0.43</w:t>
              </w:r>
            </w:ins>
          </w:p>
        </w:tc>
        <w:tc>
          <w:tcPr>
            <w:tcW w:w="1360" w:type="dxa"/>
            <w:noWrap/>
            <w:hideMark/>
            <w:tcPrChange w:id="4792"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098C4BD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79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794" w:author="MKONDIWA, Maxwell (CIMMYT-India)" w:date="2024-07-23T11:10:00Z" w16du:dateUtc="2024-07-23T05:40:00Z">
                  <w:rPr>
                    <w:ins w:id="479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79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79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0.41</w:t>
              </w:r>
            </w:ins>
          </w:p>
        </w:tc>
      </w:tr>
      <w:tr w:rsidR="00A20A9C" w:rsidRPr="00A20A9C" w14:paraId="2B247371" w14:textId="77777777" w:rsidTr="00A20A9C">
        <w:trPr>
          <w:trHeight w:val="288"/>
          <w:ins w:id="4798" w:author="MKONDIWA, Maxwell (CIMMYT-India)" w:date="2024-07-23T11:10:00Z" w16du:dateUtc="2024-07-23T05:40:00Z"/>
          <w:trPrChange w:id="4799"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800"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5DE832E7" w14:textId="77777777" w:rsidR="00A20A9C" w:rsidRPr="00A20A9C" w:rsidRDefault="00A20A9C" w:rsidP="00A20A9C">
            <w:pPr>
              <w:jc w:val="left"/>
              <w:rPr>
                <w:ins w:id="480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02" w:author="MKONDIWA, Maxwell (CIMMYT-India)" w:date="2024-07-23T11:10:00Z" w16du:dateUtc="2024-07-23T05:40:00Z">
                  <w:rPr>
                    <w:ins w:id="480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0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0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Feb_tmax_18</w:t>
              </w:r>
            </w:ins>
          </w:p>
        </w:tc>
        <w:tc>
          <w:tcPr>
            <w:tcW w:w="960" w:type="dxa"/>
            <w:noWrap/>
            <w:hideMark/>
            <w:tcPrChange w:id="4806"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2FF5BF48"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80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08" w:author="MKONDIWA, Maxwell (CIMMYT-India)" w:date="2024-07-23T11:10:00Z" w16du:dateUtc="2024-07-23T05:40:00Z">
                  <w:rPr>
                    <w:ins w:id="480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1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1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Change w:id="4812"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01B7EE3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81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14" w:author="MKONDIWA, Maxwell (CIMMYT-India)" w:date="2024-07-23T11:10:00Z" w16du:dateUtc="2024-07-23T05:40:00Z">
                  <w:rPr>
                    <w:ins w:id="481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1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1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26.81</w:t>
              </w:r>
            </w:ins>
          </w:p>
        </w:tc>
        <w:tc>
          <w:tcPr>
            <w:tcW w:w="1440" w:type="dxa"/>
            <w:noWrap/>
            <w:hideMark/>
            <w:tcPrChange w:id="4818"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0839C11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81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20" w:author="MKONDIWA, Maxwell (CIMMYT-India)" w:date="2024-07-23T11:10:00Z" w16du:dateUtc="2024-07-23T05:40:00Z">
                  <w:rPr>
                    <w:ins w:id="482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2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2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26.97</w:t>
              </w:r>
            </w:ins>
          </w:p>
        </w:tc>
        <w:tc>
          <w:tcPr>
            <w:tcW w:w="1540" w:type="dxa"/>
            <w:noWrap/>
            <w:hideMark/>
            <w:tcPrChange w:id="4824"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2AB2644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82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26" w:author="MKONDIWA, Maxwell (CIMMYT-India)" w:date="2024-07-23T11:10:00Z" w16du:dateUtc="2024-07-23T05:40:00Z">
                  <w:rPr>
                    <w:ins w:id="482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2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2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27.15</w:t>
              </w:r>
            </w:ins>
          </w:p>
        </w:tc>
        <w:tc>
          <w:tcPr>
            <w:tcW w:w="1360" w:type="dxa"/>
            <w:noWrap/>
            <w:hideMark/>
            <w:tcPrChange w:id="4830"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18BDFA7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83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32" w:author="MKONDIWA, Maxwell (CIMMYT-India)" w:date="2024-07-23T11:10:00Z" w16du:dateUtc="2024-07-23T05:40:00Z">
                  <w:rPr>
                    <w:ins w:id="483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3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3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27.01</w:t>
              </w:r>
            </w:ins>
          </w:p>
        </w:tc>
      </w:tr>
      <w:tr w:rsidR="00A20A9C" w:rsidRPr="00A20A9C" w14:paraId="556181E1" w14:textId="77777777" w:rsidTr="00A20A9C">
        <w:trPr>
          <w:trHeight w:val="288"/>
          <w:ins w:id="4836" w:author="MKONDIWA, Maxwell (CIMMYT-India)" w:date="2024-07-23T11:10:00Z" w16du:dateUtc="2024-07-23T05:40:00Z"/>
          <w:trPrChange w:id="4837"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838"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2E9FBC3B" w14:textId="77777777" w:rsidR="00A20A9C" w:rsidRPr="00A20A9C" w:rsidRDefault="00A20A9C" w:rsidP="00A20A9C">
            <w:pPr>
              <w:jc w:val="right"/>
              <w:rPr>
                <w:ins w:id="483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40" w:author="MKONDIWA, Maxwell (CIMMYT-India)" w:date="2024-07-23T11:10:00Z" w16du:dateUtc="2024-07-23T05:40:00Z">
                  <w:rPr>
                    <w:ins w:id="484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Change w:id="4842"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4104E585"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84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44" w:author="MKONDIWA, Maxwell (CIMMYT-India)" w:date="2024-07-23T11:10:00Z" w16du:dateUtc="2024-07-23T05:40:00Z">
                  <w:rPr>
                    <w:ins w:id="484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484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4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Change w:id="4848"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73E6011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84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50" w:author="MKONDIWA, Maxwell (CIMMYT-India)" w:date="2024-07-23T11:10:00Z" w16du:dateUtc="2024-07-23T05:40:00Z">
                  <w:rPr>
                    <w:ins w:id="485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5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5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0.41</w:t>
              </w:r>
            </w:ins>
          </w:p>
        </w:tc>
        <w:tc>
          <w:tcPr>
            <w:tcW w:w="1440" w:type="dxa"/>
            <w:noWrap/>
            <w:hideMark/>
            <w:tcPrChange w:id="4854"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59C4F77E"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85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56" w:author="MKONDIWA, Maxwell (CIMMYT-India)" w:date="2024-07-23T11:10:00Z" w16du:dateUtc="2024-07-23T05:40:00Z">
                  <w:rPr>
                    <w:ins w:id="485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5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5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0.62</w:t>
              </w:r>
            </w:ins>
          </w:p>
        </w:tc>
        <w:tc>
          <w:tcPr>
            <w:tcW w:w="1540" w:type="dxa"/>
            <w:noWrap/>
            <w:hideMark/>
            <w:tcPrChange w:id="4860"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74578DB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86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62" w:author="MKONDIWA, Maxwell (CIMMYT-India)" w:date="2024-07-23T11:10:00Z" w16du:dateUtc="2024-07-23T05:40:00Z">
                  <w:rPr>
                    <w:ins w:id="486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6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6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0.45</w:t>
              </w:r>
            </w:ins>
          </w:p>
        </w:tc>
        <w:tc>
          <w:tcPr>
            <w:tcW w:w="1360" w:type="dxa"/>
            <w:noWrap/>
            <w:hideMark/>
            <w:tcPrChange w:id="4866"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5DE38EE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86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68" w:author="MKONDIWA, Maxwell (CIMMYT-India)" w:date="2024-07-23T11:10:00Z" w16du:dateUtc="2024-07-23T05:40:00Z">
                  <w:rPr>
                    <w:ins w:id="486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7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7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0.35</w:t>
              </w:r>
            </w:ins>
          </w:p>
        </w:tc>
      </w:tr>
      <w:tr w:rsidR="00A20A9C" w:rsidRPr="00A20A9C" w14:paraId="53E3A8C7" w14:textId="77777777" w:rsidTr="00A20A9C">
        <w:trPr>
          <w:trHeight w:val="288"/>
          <w:ins w:id="4872" w:author="MKONDIWA, Maxwell (CIMMYT-India)" w:date="2024-07-23T11:10:00Z" w16du:dateUtc="2024-07-23T05:40:00Z"/>
          <w:trPrChange w:id="4873"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874"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07CA72DD" w14:textId="77777777" w:rsidR="00A20A9C" w:rsidRPr="00A20A9C" w:rsidRDefault="00A20A9C" w:rsidP="00A20A9C">
            <w:pPr>
              <w:jc w:val="left"/>
              <w:rPr>
                <w:ins w:id="487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76" w:author="MKONDIWA, Maxwell (CIMMYT-India)" w:date="2024-07-23T11:10:00Z" w16du:dateUtc="2024-07-23T05:40:00Z">
                  <w:rPr>
                    <w:ins w:id="487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7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7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Mar_tmax_18</w:t>
              </w:r>
            </w:ins>
          </w:p>
        </w:tc>
        <w:tc>
          <w:tcPr>
            <w:tcW w:w="960" w:type="dxa"/>
            <w:noWrap/>
            <w:hideMark/>
            <w:tcPrChange w:id="4880"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7CA54174"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88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82" w:author="MKONDIWA, Maxwell (CIMMYT-India)" w:date="2024-07-23T11:10:00Z" w16du:dateUtc="2024-07-23T05:40:00Z">
                  <w:rPr>
                    <w:ins w:id="488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8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8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Change w:id="4886"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6ACCEFAE"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88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88" w:author="MKONDIWA, Maxwell (CIMMYT-India)" w:date="2024-07-23T11:10:00Z" w16du:dateUtc="2024-07-23T05:40:00Z">
                  <w:rPr>
                    <w:ins w:id="488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9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9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32.22</w:t>
              </w:r>
            </w:ins>
          </w:p>
        </w:tc>
        <w:tc>
          <w:tcPr>
            <w:tcW w:w="1440" w:type="dxa"/>
            <w:noWrap/>
            <w:hideMark/>
            <w:tcPrChange w:id="4892"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5313DFD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89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894" w:author="MKONDIWA, Maxwell (CIMMYT-India)" w:date="2024-07-23T11:10:00Z" w16du:dateUtc="2024-07-23T05:40:00Z">
                  <w:rPr>
                    <w:ins w:id="489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89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89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32.77</w:t>
              </w:r>
            </w:ins>
          </w:p>
        </w:tc>
        <w:tc>
          <w:tcPr>
            <w:tcW w:w="1540" w:type="dxa"/>
            <w:noWrap/>
            <w:hideMark/>
            <w:tcPrChange w:id="4898"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3C7E4DA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89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00" w:author="MKONDIWA, Maxwell (CIMMYT-India)" w:date="2024-07-23T11:10:00Z" w16du:dateUtc="2024-07-23T05:40:00Z">
                  <w:rPr>
                    <w:ins w:id="490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90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0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32.98</w:t>
              </w:r>
            </w:ins>
          </w:p>
        </w:tc>
        <w:tc>
          <w:tcPr>
            <w:tcW w:w="1360" w:type="dxa"/>
            <w:noWrap/>
            <w:hideMark/>
            <w:tcPrChange w:id="4904"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5475319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90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06" w:author="MKONDIWA, Maxwell (CIMMYT-India)" w:date="2024-07-23T11:10:00Z" w16du:dateUtc="2024-07-23T05:40:00Z">
                  <w:rPr>
                    <w:ins w:id="490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90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0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32.69</w:t>
              </w:r>
            </w:ins>
          </w:p>
        </w:tc>
      </w:tr>
      <w:tr w:rsidR="00A20A9C" w:rsidRPr="00A20A9C" w14:paraId="400E8EDC" w14:textId="77777777" w:rsidTr="00A20A9C">
        <w:trPr>
          <w:trHeight w:val="288"/>
          <w:ins w:id="4910" w:author="MKONDIWA, Maxwell (CIMMYT-India)" w:date="2024-07-23T11:10:00Z" w16du:dateUtc="2024-07-23T05:40:00Z"/>
          <w:trPrChange w:id="4911"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912"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238A58F8" w14:textId="77777777" w:rsidR="00A20A9C" w:rsidRPr="00A20A9C" w:rsidRDefault="00A20A9C" w:rsidP="00A20A9C">
            <w:pPr>
              <w:jc w:val="right"/>
              <w:rPr>
                <w:ins w:id="491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14" w:author="MKONDIWA, Maxwell (CIMMYT-India)" w:date="2024-07-23T11:10:00Z" w16du:dateUtc="2024-07-23T05:40:00Z">
                  <w:rPr>
                    <w:ins w:id="491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Change w:id="4916"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0D83F4BE"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91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18" w:author="MKONDIWA, Maxwell (CIMMYT-India)" w:date="2024-07-23T11:10:00Z" w16du:dateUtc="2024-07-23T05:40:00Z">
                  <w:rPr>
                    <w:ins w:id="491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492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2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Change w:id="4922"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1A50DDEA"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92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24" w:author="MKONDIWA, Maxwell (CIMMYT-India)" w:date="2024-07-23T11:10:00Z" w16du:dateUtc="2024-07-23T05:40:00Z">
                  <w:rPr>
                    <w:ins w:id="492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92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2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0.47</w:t>
              </w:r>
            </w:ins>
          </w:p>
        </w:tc>
        <w:tc>
          <w:tcPr>
            <w:tcW w:w="1440" w:type="dxa"/>
            <w:noWrap/>
            <w:hideMark/>
            <w:tcPrChange w:id="4928"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2B5E190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92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30" w:author="MKONDIWA, Maxwell (CIMMYT-India)" w:date="2024-07-23T11:10:00Z" w16du:dateUtc="2024-07-23T05:40:00Z">
                  <w:rPr>
                    <w:ins w:id="493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93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3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0.86</w:t>
              </w:r>
            </w:ins>
          </w:p>
        </w:tc>
        <w:tc>
          <w:tcPr>
            <w:tcW w:w="1540" w:type="dxa"/>
            <w:noWrap/>
            <w:hideMark/>
            <w:tcPrChange w:id="4934"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53F2CBC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93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36" w:author="MKONDIWA, Maxwell (CIMMYT-India)" w:date="2024-07-23T11:10:00Z" w16du:dateUtc="2024-07-23T05:40:00Z">
                  <w:rPr>
                    <w:ins w:id="493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93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3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0.67</w:t>
              </w:r>
            </w:ins>
          </w:p>
        </w:tc>
        <w:tc>
          <w:tcPr>
            <w:tcW w:w="1360" w:type="dxa"/>
            <w:noWrap/>
            <w:hideMark/>
            <w:tcPrChange w:id="4940"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2481626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94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42" w:author="MKONDIWA, Maxwell (CIMMYT-India)" w:date="2024-07-23T11:10:00Z" w16du:dateUtc="2024-07-23T05:40:00Z">
                  <w:rPr>
                    <w:ins w:id="494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94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4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0.56</w:t>
              </w:r>
            </w:ins>
          </w:p>
        </w:tc>
      </w:tr>
      <w:tr w:rsidR="00A20A9C" w:rsidRPr="00A20A9C" w14:paraId="5B0F6CB8" w14:textId="77777777" w:rsidTr="00A20A9C">
        <w:trPr>
          <w:trHeight w:val="288"/>
          <w:ins w:id="4946" w:author="MKONDIWA, Maxwell (CIMMYT-India)" w:date="2024-07-23T11:10:00Z" w16du:dateUtc="2024-07-23T05:40:00Z"/>
          <w:trPrChange w:id="4947"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948"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69CBC3C1" w14:textId="77777777" w:rsidR="00A20A9C" w:rsidRPr="00A20A9C" w:rsidRDefault="00A20A9C" w:rsidP="00A20A9C">
            <w:pPr>
              <w:jc w:val="left"/>
              <w:rPr>
                <w:ins w:id="494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50" w:author="MKONDIWA, Maxwell (CIMMYT-India)" w:date="2024-07-23T11:10:00Z" w16du:dateUtc="2024-07-23T05:40:00Z">
                  <w:rPr>
                    <w:ins w:id="495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95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5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Apr_tmax_18</w:t>
              </w:r>
            </w:ins>
          </w:p>
        </w:tc>
        <w:tc>
          <w:tcPr>
            <w:tcW w:w="960" w:type="dxa"/>
            <w:noWrap/>
            <w:hideMark/>
            <w:tcPrChange w:id="4954"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4921C065"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95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56" w:author="MKONDIWA, Maxwell (CIMMYT-India)" w:date="2024-07-23T11:10:00Z" w16du:dateUtc="2024-07-23T05:40:00Z">
                  <w:rPr>
                    <w:ins w:id="495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95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5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Change w:id="4960"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2EDEB125"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96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62" w:author="MKONDIWA, Maxwell (CIMMYT-India)" w:date="2024-07-23T11:10:00Z" w16du:dateUtc="2024-07-23T05:40:00Z">
                  <w:rPr>
                    <w:ins w:id="496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96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6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34.75</w:t>
              </w:r>
            </w:ins>
          </w:p>
        </w:tc>
        <w:tc>
          <w:tcPr>
            <w:tcW w:w="1440" w:type="dxa"/>
            <w:noWrap/>
            <w:hideMark/>
            <w:tcPrChange w:id="4966"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303E92B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96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68" w:author="MKONDIWA, Maxwell (CIMMYT-India)" w:date="2024-07-23T11:10:00Z" w16du:dateUtc="2024-07-23T05:40:00Z">
                  <w:rPr>
                    <w:ins w:id="496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97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7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35.78</w:t>
              </w:r>
            </w:ins>
          </w:p>
        </w:tc>
        <w:tc>
          <w:tcPr>
            <w:tcW w:w="1540" w:type="dxa"/>
            <w:noWrap/>
            <w:hideMark/>
            <w:tcPrChange w:id="4972"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6B901C4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97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74" w:author="MKONDIWA, Maxwell (CIMMYT-India)" w:date="2024-07-23T11:10:00Z" w16du:dateUtc="2024-07-23T05:40:00Z">
                  <w:rPr>
                    <w:ins w:id="497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97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7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36.44</w:t>
              </w:r>
            </w:ins>
          </w:p>
        </w:tc>
        <w:tc>
          <w:tcPr>
            <w:tcW w:w="1360" w:type="dxa"/>
            <w:noWrap/>
            <w:hideMark/>
            <w:tcPrChange w:id="4978"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12998B7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97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80" w:author="MKONDIWA, Maxwell (CIMMYT-India)" w:date="2024-07-23T11:10:00Z" w16du:dateUtc="2024-07-23T05:40:00Z">
                  <w:rPr>
                    <w:ins w:id="498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498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8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35.87</w:t>
              </w:r>
            </w:ins>
          </w:p>
        </w:tc>
      </w:tr>
      <w:tr w:rsidR="00A20A9C" w:rsidRPr="00A20A9C" w14:paraId="07001FA1" w14:textId="77777777" w:rsidTr="00A20A9C">
        <w:trPr>
          <w:trHeight w:val="288"/>
          <w:ins w:id="4984" w:author="MKONDIWA, Maxwell (CIMMYT-India)" w:date="2024-07-23T11:10:00Z" w16du:dateUtc="2024-07-23T05:40:00Z"/>
          <w:trPrChange w:id="4985"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4986"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03BCA523" w14:textId="77777777" w:rsidR="00A20A9C" w:rsidRPr="00A20A9C" w:rsidRDefault="00A20A9C" w:rsidP="00A20A9C">
            <w:pPr>
              <w:jc w:val="right"/>
              <w:rPr>
                <w:ins w:id="498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88" w:author="MKONDIWA, Maxwell (CIMMYT-India)" w:date="2024-07-23T11:10:00Z" w16du:dateUtc="2024-07-23T05:40:00Z">
                  <w:rPr>
                    <w:ins w:id="498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Change w:id="4990"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7717DA0C"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499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92" w:author="MKONDIWA, Maxwell (CIMMYT-India)" w:date="2024-07-23T11:10:00Z" w16du:dateUtc="2024-07-23T05:40:00Z">
                  <w:rPr>
                    <w:ins w:id="499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499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499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Change w:id="4996"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6914F04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499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4998" w:author="MKONDIWA, Maxwell (CIMMYT-India)" w:date="2024-07-23T11:10:00Z" w16du:dateUtc="2024-07-23T05:40:00Z">
                  <w:rPr>
                    <w:ins w:id="499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0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0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1.12</w:t>
              </w:r>
            </w:ins>
          </w:p>
        </w:tc>
        <w:tc>
          <w:tcPr>
            <w:tcW w:w="1440" w:type="dxa"/>
            <w:noWrap/>
            <w:hideMark/>
            <w:tcPrChange w:id="5002"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6351A4A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00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04" w:author="MKONDIWA, Maxwell (CIMMYT-India)" w:date="2024-07-23T11:10:00Z" w16du:dateUtc="2024-07-23T05:40:00Z">
                  <w:rPr>
                    <w:ins w:id="500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0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0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1.8</w:t>
              </w:r>
            </w:ins>
          </w:p>
        </w:tc>
        <w:tc>
          <w:tcPr>
            <w:tcW w:w="1540" w:type="dxa"/>
            <w:noWrap/>
            <w:hideMark/>
            <w:tcPrChange w:id="5008"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4E27BAD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00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10" w:author="MKONDIWA, Maxwell (CIMMYT-India)" w:date="2024-07-23T11:10:00Z" w16du:dateUtc="2024-07-23T05:40:00Z">
                  <w:rPr>
                    <w:ins w:id="501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1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1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1.26</w:t>
              </w:r>
            </w:ins>
          </w:p>
        </w:tc>
        <w:tc>
          <w:tcPr>
            <w:tcW w:w="1360" w:type="dxa"/>
            <w:noWrap/>
            <w:hideMark/>
            <w:tcPrChange w:id="5014"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6536DDA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01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16" w:author="MKONDIWA, Maxwell (CIMMYT-India)" w:date="2024-07-23T11:10:00Z" w16du:dateUtc="2024-07-23T05:40:00Z">
                  <w:rPr>
                    <w:ins w:id="501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1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1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1.12</w:t>
              </w:r>
            </w:ins>
          </w:p>
        </w:tc>
      </w:tr>
      <w:tr w:rsidR="00A20A9C" w:rsidRPr="00A20A9C" w14:paraId="7A30DC9F" w14:textId="77777777" w:rsidTr="00A20A9C">
        <w:trPr>
          <w:trHeight w:val="288"/>
          <w:ins w:id="5020" w:author="MKONDIWA, Maxwell (CIMMYT-India)" w:date="2024-07-23T11:10:00Z" w16du:dateUtc="2024-07-23T05:40:00Z"/>
          <w:trPrChange w:id="5021" w:author="MKONDIWA, Maxwell (CIMMYT-India)" w:date="2024-07-23T11:10:00Z" w16du:dateUtc="2024-07-23T05:40:00Z">
            <w:trPr>
              <w:gridAfter w:val="0"/>
              <w:trHeight w:val="288"/>
            </w:trPr>
          </w:trPrChange>
        </w:trPr>
        <w:tc>
          <w:tcPr>
            <w:cnfStyle w:val="001000000000" w:firstRow="0" w:lastRow="0" w:firstColumn="1" w:lastColumn="0" w:oddVBand="0" w:evenVBand="0" w:oddHBand="0" w:evenHBand="0" w:firstRowFirstColumn="0" w:firstRowLastColumn="0" w:lastRowFirstColumn="0" w:lastRowLastColumn="0"/>
            <w:tcW w:w="2172" w:type="dxa"/>
            <w:hideMark/>
            <w:tcPrChange w:id="5022" w:author="MKONDIWA, Maxwell (CIMMYT-India)" w:date="2024-07-23T11:10:00Z" w16du:dateUtc="2024-07-23T05:40:00Z">
              <w:tcPr>
                <w:tcW w:w="2172" w:type="dxa"/>
                <w:gridSpan w:val="2"/>
                <w:tcBorders>
                  <w:top w:val="nil"/>
                  <w:left w:val="nil"/>
                  <w:bottom w:val="nil"/>
                  <w:right w:val="nil"/>
                </w:tcBorders>
                <w:shd w:val="clear" w:color="auto" w:fill="auto"/>
                <w:vAlign w:val="bottom"/>
                <w:hideMark/>
              </w:tcPr>
            </w:tcPrChange>
          </w:tcPr>
          <w:p w14:paraId="22517530" w14:textId="77777777" w:rsidR="00A20A9C" w:rsidRPr="00A20A9C" w:rsidRDefault="00A20A9C" w:rsidP="00A20A9C">
            <w:pPr>
              <w:jc w:val="left"/>
              <w:rPr>
                <w:ins w:id="502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24" w:author="MKONDIWA, Maxwell (CIMMYT-India)" w:date="2024-07-23T11:10:00Z" w16du:dateUtc="2024-07-23T05:40:00Z">
                  <w:rPr>
                    <w:ins w:id="502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2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2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Weed severity</w:t>
              </w:r>
            </w:ins>
          </w:p>
        </w:tc>
        <w:tc>
          <w:tcPr>
            <w:tcW w:w="960" w:type="dxa"/>
            <w:noWrap/>
            <w:hideMark/>
            <w:tcPrChange w:id="5028" w:author="MKONDIWA, Maxwell (CIMMYT-India)" w:date="2024-07-23T11:10:00Z" w16du:dateUtc="2024-07-23T05:40:00Z">
              <w:tcPr>
                <w:tcW w:w="960" w:type="dxa"/>
                <w:gridSpan w:val="2"/>
                <w:tcBorders>
                  <w:top w:val="nil"/>
                  <w:left w:val="nil"/>
                  <w:bottom w:val="nil"/>
                  <w:right w:val="nil"/>
                </w:tcBorders>
                <w:shd w:val="clear" w:color="auto" w:fill="auto"/>
                <w:noWrap/>
                <w:vAlign w:val="bottom"/>
                <w:hideMark/>
              </w:tcPr>
            </w:tcPrChange>
          </w:tcPr>
          <w:p w14:paraId="2A0986CF"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02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30" w:author="MKONDIWA, Maxwell (CIMMYT-India)" w:date="2024-07-23T11:10:00Z" w16du:dateUtc="2024-07-23T05:40:00Z">
                  <w:rPr>
                    <w:ins w:id="503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3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3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Change w:id="5034" w:author="MKONDIWA, Maxwell (CIMMYT-India)" w:date="2024-07-23T11:10:00Z" w16du:dateUtc="2024-07-23T05:40:00Z">
              <w:tcPr>
                <w:tcW w:w="1348" w:type="dxa"/>
                <w:gridSpan w:val="2"/>
                <w:tcBorders>
                  <w:top w:val="nil"/>
                  <w:left w:val="nil"/>
                  <w:bottom w:val="nil"/>
                  <w:right w:val="nil"/>
                </w:tcBorders>
                <w:shd w:val="clear" w:color="auto" w:fill="auto"/>
                <w:noWrap/>
                <w:vAlign w:val="bottom"/>
                <w:hideMark/>
              </w:tcPr>
            </w:tcPrChange>
          </w:tcPr>
          <w:p w14:paraId="4A857AE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03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36" w:author="MKONDIWA, Maxwell (CIMMYT-India)" w:date="2024-07-23T11:10:00Z" w16du:dateUtc="2024-07-23T05:40:00Z">
                  <w:rPr>
                    <w:ins w:id="503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3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3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2.78</w:t>
              </w:r>
            </w:ins>
          </w:p>
        </w:tc>
        <w:tc>
          <w:tcPr>
            <w:tcW w:w="1440" w:type="dxa"/>
            <w:noWrap/>
            <w:hideMark/>
            <w:tcPrChange w:id="5040" w:author="MKONDIWA, Maxwell (CIMMYT-India)" w:date="2024-07-23T11:10:00Z" w16du:dateUtc="2024-07-23T05:40:00Z">
              <w:tcPr>
                <w:tcW w:w="1440" w:type="dxa"/>
                <w:gridSpan w:val="2"/>
                <w:tcBorders>
                  <w:top w:val="nil"/>
                  <w:left w:val="nil"/>
                  <w:bottom w:val="nil"/>
                  <w:right w:val="nil"/>
                </w:tcBorders>
                <w:shd w:val="clear" w:color="auto" w:fill="auto"/>
                <w:noWrap/>
                <w:vAlign w:val="bottom"/>
                <w:hideMark/>
              </w:tcPr>
            </w:tcPrChange>
          </w:tcPr>
          <w:p w14:paraId="7DC8E99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04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42" w:author="MKONDIWA, Maxwell (CIMMYT-India)" w:date="2024-07-23T11:10:00Z" w16du:dateUtc="2024-07-23T05:40:00Z">
                  <w:rPr>
                    <w:ins w:id="504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44"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45"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2.79</w:t>
              </w:r>
            </w:ins>
          </w:p>
        </w:tc>
        <w:tc>
          <w:tcPr>
            <w:tcW w:w="1540" w:type="dxa"/>
            <w:noWrap/>
            <w:hideMark/>
            <w:tcPrChange w:id="5046" w:author="MKONDIWA, Maxwell (CIMMYT-India)" w:date="2024-07-23T11:10:00Z" w16du:dateUtc="2024-07-23T05:40:00Z">
              <w:tcPr>
                <w:tcW w:w="1540" w:type="dxa"/>
                <w:gridSpan w:val="2"/>
                <w:tcBorders>
                  <w:top w:val="nil"/>
                  <w:left w:val="nil"/>
                  <w:bottom w:val="nil"/>
                  <w:right w:val="nil"/>
                </w:tcBorders>
                <w:shd w:val="clear" w:color="auto" w:fill="auto"/>
                <w:noWrap/>
                <w:vAlign w:val="bottom"/>
                <w:hideMark/>
              </w:tcPr>
            </w:tcPrChange>
          </w:tcPr>
          <w:p w14:paraId="1FB6923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04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48" w:author="MKONDIWA, Maxwell (CIMMYT-India)" w:date="2024-07-23T11:10:00Z" w16du:dateUtc="2024-07-23T05:40:00Z">
                  <w:rPr>
                    <w:ins w:id="504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5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5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2.68</w:t>
              </w:r>
            </w:ins>
          </w:p>
        </w:tc>
        <w:tc>
          <w:tcPr>
            <w:tcW w:w="1360" w:type="dxa"/>
            <w:noWrap/>
            <w:hideMark/>
            <w:tcPrChange w:id="5052" w:author="MKONDIWA, Maxwell (CIMMYT-India)" w:date="2024-07-23T11:10:00Z" w16du:dateUtc="2024-07-23T05:40:00Z">
              <w:tcPr>
                <w:tcW w:w="1360" w:type="dxa"/>
                <w:gridSpan w:val="2"/>
                <w:tcBorders>
                  <w:top w:val="nil"/>
                  <w:left w:val="nil"/>
                  <w:bottom w:val="nil"/>
                  <w:right w:val="nil"/>
                </w:tcBorders>
                <w:shd w:val="clear" w:color="auto" w:fill="auto"/>
                <w:noWrap/>
                <w:vAlign w:val="bottom"/>
                <w:hideMark/>
              </w:tcPr>
            </w:tcPrChange>
          </w:tcPr>
          <w:p w14:paraId="3A12FBC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05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54" w:author="MKONDIWA, Maxwell (CIMMYT-India)" w:date="2024-07-23T11:10:00Z" w16du:dateUtc="2024-07-23T05:40:00Z">
                  <w:rPr>
                    <w:ins w:id="505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5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5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2.65</w:t>
              </w:r>
            </w:ins>
          </w:p>
        </w:tc>
      </w:tr>
      <w:tr w:rsidR="00A20A9C" w:rsidRPr="00A20A9C" w14:paraId="314FBAB0" w14:textId="77777777" w:rsidTr="00A20A9C">
        <w:trPr>
          <w:trHeight w:val="288"/>
          <w:ins w:id="5058"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52FA09CB" w14:textId="77777777" w:rsidR="00A20A9C" w:rsidRPr="00A20A9C" w:rsidRDefault="00A20A9C" w:rsidP="00A20A9C">
            <w:pPr>
              <w:jc w:val="right"/>
              <w:rPr>
                <w:ins w:id="505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60" w:author="MKONDIWA, Maxwell (CIMMYT-India)" w:date="2024-07-23T11:10:00Z" w16du:dateUtc="2024-07-23T05:40:00Z">
                  <w:rPr>
                    <w:ins w:id="506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5D56990B"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06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63" w:author="MKONDIWA, Maxwell (CIMMYT-India)" w:date="2024-07-23T11:10:00Z" w16du:dateUtc="2024-07-23T05:40:00Z">
                  <w:rPr>
                    <w:ins w:id="506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06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6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5E3A353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06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68" w:author="MKONDIWA, Maxwell (CIMMYT-India)" w:date="2024-07-23T11:10:00Z" w16du:dateUtc="2024-07-23T05:40:00Z">
                  <w:rPr>
                    <w:ins w:id="506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7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7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0.72</w:t>
              </w:r>
            </w:ins>
          </w:p>
        </w:tc>
        <w:tc>
          <w:tcPr>
            <w:tcW w:w="1440" w:type="dxa"/>
            <w:noWrap/>
            <w:hideMark/>
          </w:tcPr>
          <w:p w14:paraId="7A17EF8B"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07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73" w:author="MKONDIWA, Maxwell (CIMMYT-India)" w:date="2024-07-23T11:10:00Z" w16du:dateUtc="2024-07-23T05:40:00Z">
                  <w:rPr>
                    <w:ins w:id="507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7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7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0.69</w:t>
              </w:r>
            </w:ins>
          </w:p>
        </w:tc>
        <w:tc>
          <w:tcPr>
            <w:tcW w:w="1540" w:type="dxa"/>
            <w:noWrap/>
            <w:hideMark/>
          </w:tcPr>
          <w:p w14:paraId="034D97AB"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07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78" w:author="MKONDIWA, Maxwell (CIMMYT-India)" w:date="2024-07-23T11:10:00Z" w16du:dateUtc="2024-07-23T05:40:00Z">
                  <w:rPr>
                    <w:ins w:id="507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8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8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0.78</w:t>
              </w:r>
            </w:ins>
          </w:p>
        </w:tc>
        <w:tc>
          <w:tcPr>
            <w:tcW w:w="1360" w:type="dxa"/>
            <w:noWrap/>
            <w:hideMark/>
          </w:tcPr>
          <w:p w14:paraId="52C02B7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08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83" w:author="MKONDIWA, Maxwell (CIMMYT-India)" w:date="2024-07-23T11:10:00Z" w16du:dateUtc="2024-07-23T05:40:00Z">
                  <w:rPr>
                    <w:ins w:id="508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8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8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0.79</w:t>
              </w:r>
            </w:ins>
          </w:p>
        </w:tc>
      </w:tr>
      <w:tr w:rsidR="00A20A9C" w:rsidRPr="00A20A9C" w14:paraId="750EE68E" w14:textId="77777777" w:rsidTr="00A20A9C">
        <w:trPr>
          <w:trHeight w:val="288"/>
          <w:ins w:id="5087"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5AB9CF99" w14:textId="77777777" w:rsidR="00A20A9C" w:rsidRPr="00A20A9C" w:rsidRDefault="00A20A9C" w:rsidP="00A20A9C">
            <w:pPr>
              <w:jc w:val="left"/>
              <w:rPr>
                <w:ins w:id="508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89" w:author="MKONDIWA, Maxwell (CIMMYT-India)" w:date="2024-07-23T11:10:00Z" w16du:dateUtc="2024-07-23T05:40:00Z">
                  <w:rPr>
                    <w:ins w:id="509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9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9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Disease severity</w:t>
              </w:r>
            </w:ins>
          </w:p>
        </w:tc>
        <w:tc>
          <w:tcPr>
            <w:tcW w:w="960" w:type="dxa"/>
            <w:noWrap/>
            <w:hideMark/>
          </w:tcPr>
          <w:p w14:paraId="255DFC5F"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09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94" w:author="MKONDIWA, Maxwell (CIMMYT-India)" w:date="2024-07-23T11:10:00Z" w16du:dateUtc="2024-07-23T05:40:00Z">
                  <w:rPr>
                    <w:ins w:id="509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09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09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21A78F8C"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09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099" w:author="MKONDIWA, Maxwell (CIMMYT-India)" w:date="2024-07-23T11:10:00Z" w16du:dateUtc="2024-07-23T05:40:00Z">
                  <w:rPr>
                    <w:ins w:id="510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0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0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1.5</w:t>
              </w:r>
            </w:ins>
          </w:p>
        </w:tc>
        <w:tc>
          <w:tcPr>
            <w:tcW w:w="1440" w:type="dxa"/>
            <w:noWrap/>
            <w:hideMark/>
          </w:tcPr>
          <w:p w14:paraId="343AA8D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0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04" w:author="MKONDIWA, Maxwell (CIMMYT-India)" w:date="2024-07-23T11:10:00Z" w16du:dateUtc="2024-07-23T05:40:00Z">
                  <w:rPr>
                    <w:ins w:id="510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0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0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1.42</w:t>
              </w:r>
            </w:ins>
          </w:p>
        </w:tc>
        <w:tc>
          <w:tcPr>
            <w:tcW w:w="1540" w:type="dxa"/>
            <w:noWrap/>
            <w:hideMark/>
          </w:tcPr>
          <w:p w14:paraId="496BA4FB"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0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09" w:author="MKONDIWA, Maxwell (CIMMYT-India)" w:date="2024-07-23T11:10:00Z" w16du:dateUtc="2024-07-23T05:40:00Z">
                  <w:rPr>
                    <w:ins w:id="511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1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1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1.49</w:t>
              </w:r>
            </w:ins>
          </w:p>
        </w:tc>
        <w:tc>
          <w:tcPr>
            <w:tcW w:w="1360" w:type="dxa"/>
            <w:noWrap/>
            <w:hideMark/>
          </w:tcPr>
          <w:p w14:paraId="41A5147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1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14" w:author="MKONDIWA, Maxwell (CIMMYT-India)" w:date="2024-07-23T11:10:00Z" w16du:dateUtc="2024-07-23T05:40:00Z">
                  <w:rPr>
                    <w:ins w:id="511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1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1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1.48</w:t>
              </w:r>
            </w:ins>
          </w:p>
        </w:tc>
      </w:tr>
      <w:tr w:rsidR="00A20A9C" w:rsidRPr="00A20A9C" w14:paraId="4D5920A1" w14:textId="77777777" w:rsidTr="00A20A9C">
        <w:trPr>
          <w:trHeight w:val="288"/>
          <w:ins w:id="5118"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57AFC0CF" w14:textId="77777777" w:rsidR="00A20A9C" w:rsidRPr="00A20A9C" w:rsidRDefault="00A20A9C" w:rsidP="00A20A9C">
            <w:pPr>
              <w:jc w:val="right"/>
              <w:rPr>
                <w:ins w:id="511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20" w:author="MKONDIWA, Maxwell (CIMMYT-India)" w:date="2024-07-23T11:10:00Z" w16du:dateUtc="2024-07-23T05:40:00Z">
                  <w:rPr>
                    <w:ins w:id="512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0C849C58"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12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23" w:author="MKONDIWA, Maxwell (CIMMYT-India)" w:date="2024-07-23T11:10:00Z" w16du:dateUtc="2024-07-23T05:40:00Z">
                  <w:rPr>
                    <w:ins w:id="512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12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2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566E98F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2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28" w:author="MKONDIWA, Maxwell (CIMMYT-India)" w:date="2024-07-23T11:10:00Z" w16du:dateUtc="2024-07-23T05:40:00Z">
                  <w:rPr>
                    <w:ins w:id="512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3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3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0.72</w:t>
              </w:r>
            </w:ins>
          </w:p>
        </w:tc>
        <w:tc>
          <w:tcPr>
            <w:tcW w:w="1440" w:type="dxa"/>
            <w:noWrap/>
            <w:hideMark/>
          </w:tcPr>
          <w:p w14:paraId="6BEEE9A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3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33" w:author="MKONDIWA, Maxwell (CIMMYT-India)" w:date="2024-07-23T11:10:00Z" w16du:dateUtc="2024-07-23T05:40:00Z">
                  <w:rPr>
                    <w:ins w:id="513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3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3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0.67</w:t>
              </w:r>
            </w:ins>
          </w:p>
        </w:tc>
        <w:tc>
          <w:tcPr>
            <w:tcW w:w="1540" w:type="dxa"/>
            <w:noWrap/>
            <w:hideMark/>
          </w:tcPr>
          <w:p w14:paraId="4786DF7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3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38" w:author="MKONDIWA, Maxwell (CIMMYT-India)" w:date="2024-07-23T11:10:00Z" w16du:dateUtc="2024-07-23T05:40:00Z">
                  <w:rPr>
                    <w:ins w:id="513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4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4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w:t>
              </w:r>
            </w:ins>
          </w:p>
        </w:tc>
        <w:tc>
          <w:tcPr>
            <w:tcW w:w="1360" w:type="dxa"/>
            <w:noWrap/>
            <w:hideMark/>
          </w:tcPr>
          <w:p w14:paraId="1C38E295"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4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43" w:author="MKONDIWA, Maxwell (CIMMYT-India)" w:date="2024-07-23T11:10:00Z" w16du:dateUtc="2024-07-23T05:40:00Z">
                  <w:rPr>
                    <w:ins w:id="514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4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4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0.72</w:t>
              </w:r>
            </w:ins>
          </w:p>
        </w:tc>
      </w:tr>
      <w:tr w:rsidR="00A20A9C" w:rsidRPr="00A20A9C" w14:paraId="0452FC20" w14:textId="77777777" w:rsidTr="00A20A9C">
        <w:trPr>
          <w:trHeight w:val="288"/>
          <w:ins w:id="5147"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6F45AAA9" w14:textId="77777777" w:rsidR="00A20A9C" w:rsidRPr="00A20A9C" w:rsidRDefault="00A20A9C" w:rsidP="00A20A9C">
            <w:pPr>
              <w:jc w:val="left"/>
              <w:rPr>
                <w:ins w:id="514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49" w:author="MKONDIWA, Maxwell (CIMMYT-India)" w:date="2024-07-23T11:10:00Z" w16du:dateUtc="2024-07-23T05:40:00Z">
                  <w:rPr>
                    <w:ins w:id="515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5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5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Insect severity</w:t>
              </w:r>
            </w:ins>
          </w:p>
        </w:tc>
        <w:tc>
          <w:tcPr>
            <w:tcW w:w="960" w:type="dxa"/>
            <w:noWrap/>
            <w:hideMark/>
          </w:tcPr>
          <w:p w14:paraId="5EB0FDFE"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15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54" w:author="MKONDIWA, Maxwell (CIMMYT-India)" w:date="2024-07-23T11:10:00Z" w16du:dateUtc="2024-07-23T05:40:00Z">
                  <w:rPr>
                    <w:ins w:id="515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5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5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470CE8FE"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5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59" w:author="MKONDIWA, Maxwell (CIMMYT-India)" w:date="2024-07-23T11:10:00Z" w16du:dateUtc="2024-07-23T05:40:00Z">
                  <w:rPr>
                    <w:ins w:id="516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6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6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1.71</w:t>
              </w:r>
            </w:ins>
          </w:p>
        </w:tc>
        <w:tc>
          <w:tcPr>
            <w:tcW w:w="1440" w:type="dxa"/>
            <w:noWrap/>
            <w:hideMark/>
          </w:tcPr>
          <w:p w14:paraId="55532B71"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6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64" w:author="MKONDIWA, Maxwell (CIMMYT-India)" w:date="2024-07-23T11:10:00Z" w16du:dateUtc="2024-07-23T05:40:00Z">
                  <w:rPr>
                    <w:ins w:id="516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6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6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1.52</w:t>
              </w:r>
            </w:ins>
          </w:p>
        </w:tc>
        <w:tc>
          <w:tcPr>
            <w:tcW w:w="1540" w:type="dxa"/>
            <w:noWrap/>
            <w:hideMark/>
          </w:tcPr>
          <w:p w14:paraId="72B67FB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6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69" w:author="MKONDIWA, Maxwell (CIMMYT-India)" w:date="2024-07-23T11:10:00Z" w16du:dateUtc="2024-07-23T05:40:00Z">
                  <w:rPr>
                    <w:ins w:id="517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7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7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1.58</w:t>
              </w:r>
            </w:ins>
          </w:p>
        </w:tc>
        <w:tc>
          <w:tcPr>
            <w:tcW w:w="1360" w:type="dxa"/>
            <w:noWrap/>
            <w:hideMark/>
          </w:tcPr>
          <w:p w14:paraId="5E4E7E5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7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74" w:author="MKONDIWA, Maxwell (CIMMYT-India)" w:date="2024-07-23T11:10:00Z" w16du:dateUtc="2024-07-23T05:40:00Z">
                  <w:rPr>
                    <w:ins w:id="517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7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7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1.59</w:t>
              </w:r>
            </w:ins>
          </w:p>
        </w:tc>
      </w:tr>
      <w:tr w:rsidR="00A20A9C" w:rsidRPr="00A20A9C" w14:paraId="3653458E" w14:textId="77777777" w:rsidTr="00A20A9C">
        <w:trPr>
          <w:trHeight w:val="288"/>
          <w:ins w:id="5178"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7E9F0388" w14:textId="77777777" w:rsidR="00A20A9C" w:rsidRPr="00A20A9C" w:rsidRDefault="00A20A9C" w:rsidP="00A20A9C">
            <w:pPr>
              <w:jc w:val="right"/>
              <w:rPr>
                <w:ins w:id="517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80" w:author="MKONDIWA, Maxwell (CIMMYT-India)" w:date="2024-07-23T11:10:00Z" w16du:dateUtc="2024-07-23T05:40:00Z">
                  <w:rPr>
                    <w:ins w:id="518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3557632E"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18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83" w:author="MKONDIWA, Maxwell (CIMMYT-India)" w:date="2024-07-23T11:10:00Z" w16du:dateUtc="2024-07-23T05:40:00Z">
                  <w:rPr>
                    <w:ins w:id="518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18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8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7484AF6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8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88" w:author="MKONDIWA, Maxwell (CIMMYT-India)" w:date="2024-07-23T11:10:00Z" w16du:dateUtc="2024-07-23T05:40:00Z">
                  <w:rPr>
                    <w:ins w:id="518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9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9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0.78</w:t>
              </w:r>
            </w:ins>
          </w:p>
        </w:tc>
        <w:tc>
          <w:tcPr>
            <w:tcW w:w="1440" w:type="dxa"/>
            <w:noWrap/>
            <w:hideMark/>
          </w:tcPr>
          <w:p w14:paraId="2149FE8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9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93" w:author="MKONDIWA, Maxwell (CIMMYT-India)" w:date="2024-07-23T11:10:00Z" w16du:dateUtc="2024-07-23T05:40:00Z">
                  <w:rPr>
                    <w:ins w:id="519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19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19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0.71</w:t>
              </w:r>
            </w:ins>
          </w:p>
        </w:tc>
        <w:tc>
          <w:tcPr>
            <w:tcW w:w="1540" w:type="dxa"/>
            <w:noWrap/>
            <w:hideMark/>
          </w:tcPr>
          <w:p w14:paraId="2EB5468C"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19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198" w:author="MKONDIWA, Maxwell (CIMMYT-India)" w:date="2024-07-23T11:10:00Z" w16du:dateUtc="2024-07-23T05:40:00Z">
                  <w:rPr>
                    <w:ins w:id="519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0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0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0.76</w:t>
              </w:r>
            </w:ins>
          </w:p>
        </w:tc>
        <w:tc>
          <w:tcPr>
            <w:tcW w:w="1360" w:type="dxa"/>
            <w:noWrap/>
            <w:hideMark/>
          </w:tcPr>
          <w:p w14:paraId="7B603EB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20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03" w:author="MKONDIWA, Maxwell (CIMMYT-India)" w:date="2024-07-23T11:10:00Z" w16du:dateUtc="2024-07-23T05:40:00Z">
                  <w:rPr>
                    <w:ins w:id="520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0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0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0.77</w:t>
              </w:r>
            </w:ins>
          </w:p>
        </w:tc>
      </w:tr>
      <w:tr w:rsidR="00A20A9C" w:rsidRPr="00A20A9C" w14:paraId="0AEFEBDF" w14:textId="77777777" w:rsidTr="00A20A9C">
        <w:trPr>
          <w:trHeight w:val="288"/>
          <w:ins w:id="5207"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33A0264A" w14:textId="77777777" w:rsidR="00A20A9C" w:rsidRPr="00A20A9C" w:rsidRDefault="00A20A9C" w:rsidP="00A20A9C">
            <w:pPr>
              <w:jc w:val="left"/>
              <w:rPr>
                <w:ins w:id="520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09" w:author="MKONDIWA, Maxwell (CIMMYT-India)" w:date="2024-07-23T11:10:00Z" w16du:dateUtc="2024-07-23T05:40:00Z">
                  <w:rPr>
                    <w:ins w:id="521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1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1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N</w:t>
              </w:r>
            </w:ins>
          </w:p>
        </w:tc>
        <w:tc>
          <w:tcPr>
            <w:tcW w:w="960" w:type="dxa"/>
            <w:noWrap/>
            <w:hideMark/>
          </w:tcPr>
          <w:p w14:paraId="21E9A639"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21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14" w:author="MKONDIWA, Maxwell (CIMMYT-India)" w:date="2024-07-23T11:10:00Z" w16du:dateUtc="2024-07-23T05:40:00Z">
                  <w:rPr>
                    <w:ins w:id="521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1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1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1B9A9B2C"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21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19" w:author="MKONDIWA, Maxwell (CIMMYT-India)" w:date="2024-07-23T11:10:00Z" w16du:dateUtc="2024-07-23T05:40:00Z">
                  <w:rPr>
                    <w:ins w:id="522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2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2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123.66</w:t>
              </w:r>
            </w:ins>
          </w:p>
        </w:tc>
        <w:tc>
          <w:tcPr>
            <w:tcW w:w="1440" w:type="dxa"/>
            <w:noWrap/>
            <w:hideMark/>
          </w:tcPr>
          <w:p w14:paraId="153F9EE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22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24" w:author="MKONDIWA, Maxwell (CIMMYT-India)" w:date="2024-07-23T11:10:00Z" w16du:dateUtc="2024-07-23T05:40:00Z">
                  <w:rPr>
                    <w:ins w:id="522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2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2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130.48</w:t>
              </w:r>
            </w:ins>
          </w:p>
        </w:tc>
        <w:tc>
          <w:tcPr>
            <w:tcW w:w="1540" w:type="dxa"/>
            <w:noWrap/>
            <w:hideMark/>
          </w:tcPr>
          <w:p w14:paraId="44BF0AE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22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29" w:author="MKONDIWA, Maxwell (CIMMYT-India)" w:date="2024-07-23T11:10:00Z" w16du:dateUtc="2024-07-23T05:40:00Z">
                  <w:rPr>
                    <w:ins w:id="523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3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3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135.92</w:t>
              </w:r>
            </w:ins>
          </w:p>
        </w:tc>
        <w:tc>
          <w:tcPr>
            <w:tcW w:w="1360" w:type="dxa"/>
            <w:noWrap/>
            <w:hideMark/>
          </w:tcPr>
          <w:p w14:paraId="7012591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23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34" w:author="MKONDIWA, Maxwell (CIMMYT-India)" w:date="2024-07-23T11:10:00Z" w16du:dateUtc="2024-07-23T05:40:00Z">
                  <w:rPr>
                    <w:ins w:id="523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3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3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134.21</w:t>
              </w:r>
            </w:ins>
          </w:p>
        </w:tc>
      </w:tr>
      <w:tr w:rsidR="00A20A9C" w:rsidRPr="00A20A9C" w14:paraId="0751EAC1" w14:textId="77777777" w:rsidTr="00A20A9C">
        <w:trPr>
          <w:trHeight w:val="288"/>
          <w:ins w:id="5238"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313885E1" w14:textId="77777777" w:rsidR="00A20A9C" w:rsidRPr="00A20A9C" w:rsidRDefault="00A20A9C" w:rsidP="00A20A9C">
            <w:pPr>
              <w:jc w:val="right"/>
              <w:rPr>
                <w:ins w:id="523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40" w:author="MKONDIWA, Maxwell (CIMMYT-India)" w:date="2024-07-23T11:10:00Z" w16du:dateUtc="2024-07-23T05:40:00Z">
                  <w:rPr>
                    <w:ins w:id="524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6074E799"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24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43" w:author="MKONDIWA, Maxwell (CIMMYT-India)" w:date="2024-07-23T11:10:00Z" w16du:dateUtc="2024-07-23T05:40:00Z">
                  <w:rPr>
                    <w:ins w:id="524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24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4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7FE5B0C5"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24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48" w:author="MKONDIWA, Maxwell (CIMMYT-India)" w:date="2024-07-23T11:10:00Z" w16du:dateUtc="2024-07-23T05:40:00Z">
                  <w:rPr>
                    <w:ins w:id="524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5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5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34.99</w:t>
              </w:r>
            </w:ins>
          </w:p>
        </w:tc>
        <w:tc>
          <w:tcPr>
            <w:tcW w:w="1440" w:type="dxa"/>
            <w:noWrap/>
            <w:hideMark/>
          </w:tcPr>
          <w:p w14:paraId="29BB6DC1"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25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53" w:author="MKONDIWA, Maxwell (CIMMYT-India)" w:date="2024-07-23T11:10:00Z" w16du:dateUtc="2024-07-23T05:40:00Z">
                  <w:rPr>
                    <w:ins w:id="525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5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5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36.07</w:t>
              </w:r>
            </w:ins>
          </w:p>
        </w:tc>
        <w:tc>
          <w:tcPr>
            <w:tcW w:w="1540" w:type="dxa"/>
            <w:noWrap/>
            <w:hideMark/>
          </w:tcPr>
          <w:p w14:paraId="166E461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25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58" w:author="MKONDIWA, Maxwell (CIMMYT-India)" w:date="2024-07-23T11:10:00Z" w16du:dateUtc="2024-07-23T05:40:00Z">
                  <w:rPr>
                    <w:ins w:id="525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6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6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36.7</w:t>
              </w:r>
            </w:ins>
          </w:p>
        </w:tc>
        <w:tc>
          <w:tcPr>
            <w:tcW w:w="1360" w:type="dxa"/>
            <w:noWrap/>
            <w:hideMark/>
          </w:tcPr>
          <w:p w14:paraId="1F83334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26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63" w:author="MKONDIWA, Maxwell (CIMMYT-India)" w:date="2024-07-23T11:10:00Z" w16du:dateUtc="2024-07-23T05:40:00Z">
                  <w:rPr>
                    <w:ins w:id="526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6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6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37.28</w:t>
              </w:r>
            </w:ins>
          </w:p>
        </w:tc>
      </w:tr>
      <w:tr w:rsidR="00A20A9C" w:rsidRPr="00A20A9C" w14:paraId="52BF8B8D" w14:textId="77777777" w:rsidTr="00A20A9C">
        <w:trPr>
          <w:trHeight w:val="288"/>
          <w:ins w:id="5267"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6CA7B30B" w14:textId="77777777" w:rsidR="00A20A9C" w:rsidRPr="00A20A9C" w:rsidRDefault="00A20A9C" w:rsidP="00A20A9C">
            <w:pPr>
              <w:jc w:val="left"/>
              <w:rPr>
                <w:ins w:id="526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69" w:author="MKONDIWA, Maxwell (CIMMYT-India)" w:date="2024-07-23T11:10:00Z" w16du:dateUtc="2024-07-23T05:40:00Z">
                  <w:rPr>
                    <w:ins w:id="527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7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7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Phosphate</w:t>
              </w:r>
            </w:ins>
          </w:p>
        </w:tc>
        <w:tc>
          <w:tcPr>
            <w:tcW w:w="960" w:type="dxa"/>
            <w:noWrap/>
            <w:hideMark/>
          </w:tcPr>
          <w:p w14:paraId="788CB164"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27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74" w:author="MKONDIWA, Maxwell (CIMMYT-India)" w:date="2024-07-23T11:10:00Z" w16du:dateUtc="2024-07-23T05:40:00Z">
                  <w:rPr>
                    <w:ins w:id="527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7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7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487E480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27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79" w:author="MKONDIWA, Maxwell (CIMMYT-India)" w:date="2024-07-23T11:10:00Z" w16du:dateUtc="2024-07-23T05:40:00Z">
                  <w:rPr>
                    <w:ins w:id="528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8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8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60.45</w:t>
              </w:r>
            </w:ins>
          </w:p>
        </w:tc>
        <w:tc>
          <w:tcPr>
            <w:tcW w:w="1440" w:type="dxa"/>
            <w:noWrap/>
            <w:hideMark/>
          </w:tcPr>
          <w:p w14:paraId="2F9E3ABE"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28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84" w:author="MKONDIWA, Maxwell (CIMMYT-India)" w:date="2024-07-23T11:10:00Z" w16du:dateUtc="2024-07-23T05:40:00Z">
                  <w:rPr>
                    <w:ins w:id="528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8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8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54.83</w:t>
              </w:r>
            </w:ins>
          </w:p>
        </w:tc>
        <w:tc>
          <w:tcPr>
            <w:tcW w:w="1540" w:type="dxa"/>
            <w:noWrap/>
            <w:hideMark/>
          </w:tcPr>
          <w:p w14:paraId="64404AB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28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89" w:author="MKONDIWA, Maxwell (CIMMYT-India)" w:date="2024-07-23T11:10:00Z" w16du:dateUtc="2024-07-23T05:40:00Z">
                  <w:rPr>
                    <w:ins w:id="529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9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9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58.55</w:t>
              </w:r>
            </w:ins>
          </w:p>
        </w:tc>
        <w:tc>
          <w:tcPr>
            <w:tcW w:w="1360" w:type="dxa"/>
            <w:noWrap/>
            <w:hideMark/>
          </w:tcPr>
          <w:p w14:paraId="117F111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29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294" w:author="MKONDIWA, Maxwell (CIMMYT-India)" w:date="2024-07-23T11:10:00Z" w16du:dateUtc="2024-07-23T05:40:00Z">
                  <w:rPr>
                    <w:ins w:id="529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29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29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62.51</w:t>
              </w:r>
            </w:ins>
          </w:p>
        </w:tc>
      </w:tr>
      <w:tr w:rsidR="00A20A9C" w:rsidRPr="00A20A9C" w14:paraId="2B0EEA9D" w14:textId="77777777" w:rsidTr="00A20A9C">
        <w:trPr>
          <w:trHeight w:val="288"/>
          <w:ins w:id="5298"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19598527" w14:textId="77777777" w:rsidR="00A20A9C" w:rsidRPr="00A20A9C" w:rsidRDefault="00A20A9C" w:rsidP="00A20A9C">
            <w:pPr>
              <w:jc w:val="right"/>
              <w:rPr>
                <w:ins w:id="529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00" w:author="MKONDIWA, Maxwell (CIMMYT-India)" w:date="2024-07-23T11:10:00Z" w16du:dateUtc="2024-07-23T05:40:00Z">
                  <w:rPr>
                    <w:ins w:id="530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1A55F659"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30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03" w:author="MKONDIWA, Maxwell (CIMMYT-India)" w:date="2024-07-23T11:10:00Z" w16du:dateUtc="2024-07-23T05:40:00Z">
                  <w:rPr>
                    <w:ins w:id="530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30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0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6ED86B4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30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08" w:author="MKONDIWA, Maxwell (CIMMYT-India)" w:date="2024-07-23T11:10:00Z" w16du:dateUtc="2024-07-23T05:40:00Z">
                  <w:rPr>
                    <w:ins w:id="530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1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1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19.65</w:t>
              </w:r>
            </w:ins>
          </w:p>
        </w:tc>
        <w:tc>
          <w:tcPr>
            <w:tcW w:w="1440" w:type="dxa"/>
            <w:noWrap/>
            <w:hideMark/>
          </w:tcPr>
          <w:p w14:paraId="7F977BEB"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31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13" w:author="MKONDIWA, Maxwell (CIMMYT-India)" w:date="2024-07-23T11:10:00Z" w16du:dateUtc="2024-07-23T05:40:00Z">
                  <w:rPr>
                    <w:ins w:id="531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1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1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18.68</w:t>
              </w:r>
            </w:ins>
          </w:p>
        </w:tc>
        <w:tc>
          <w:tcPr>
            <w:tcW w:w="1540" w:type="dxa"/>
            <w:noWrap/>
            <w:hideMark/>
          </w:tcPr>
          <w:p w14:paraId="7179E85E"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31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18" w:author="MKONDIWA, Maxwell (CIMMYT-India)" w:date="2024-07-23T11:10:00Z" w16du:dateUtc="2024-07-23T05:40:00Z">
                  <w:rPr>
                    <w:ins w:id="531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2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2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18.68</w:t>
              </w:r>
            </w:ins>
          </w:p>
        </w:tc>
        <w:tc>
          <w:tcPr>
            <w:tcW w:w="1360" w:type="dxa"/>
            <w:noWrap/>
            <w:hideMark/>
          </w:tcPr>
          <w:p w14:paraId="6CD4640B"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32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23" w:author="MKONDIWA, Maxwell (CIMMYT-India)" w:date="2024-07-23T11:10:00Z" w16du:dateUtc="2024-07-23T05:40:00Z">
                  <w:rPr>
                    <w:ins w:id="532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2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2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18.35</w:t>
              </w:r>
            </w:ins>
          </w:p>
        </w:tc>
      </w:tr>
      <w:tr w:rsidR="00A20A9C" w:rsidRPr="00A20A9C" w14:paraId="517A5F7A" w14:textId="77777777" w:rsidTr="00A20A9C">
        <w:trPr>
          <w:trHeight w:val="288"/>
          <w:ins w:id="5327"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764B632C" w14:textId="77777777" w:rsidR="00A20A9C" w:rsidRPr="00A20A9C" w:rsidRDefault="00A20A9C" w:rsidP="00A20A9C">
            <w:pPr>
              <w:jc w:val="left"/>
              <w:rPr>
                <w:ins w:id="532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29" w:author="MKONDIWA, Maxwell (CIMMYT-India)" w:date="2024-07-23T11:10:00Z" w16du:dateUtc="2024-07-23T05:40:00Z">
                  <w:rPr>
                    <w:ins w:id="533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3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3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Irrigations</w:t>
              </w:r>
            </w:ins>
          </w:p>
        </w:tc>
        <w:tc>
          <w:tcPr>
            <w:tcW w:w="960" w:type="dxa"/>
            <w:noWrap/>
            <w:hideMark/>
          </w:tcPr>
          <w:p w14:paraId="45287C88"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33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34" w:author="MKONDIWA, Maxwell (CIMMYT-India)" w:date="2024-07-23T11:10:00Z" w16du:dateUtc="2024-07-23T05:40:00Z">
                  <w:rPr>
                    <w:ins w:id="533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3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3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3D3E367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33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39" w:author="MKONDIWA, Maxwell (CIMMYT-India)" w:date="2024-07-23T11:10:00Z" w16du:dateUtc="2024-07-23T05:40:00Z">
                  <w:rPr>
                    <w:ins w:id="534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4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4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2.3</w:t>
              </w:r>
            </w:ins>
          </w:p>
        </w:tc>
        <w:tc>
          <w:tcPr>
            <w:tcW w:w="1440" w:type="dxa"/>
            <w:noWrap/>
            <w:hideMark/>
          </w:tcPr>
          <w:p w14:paraId="16BC2A8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34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44" w:author="MKONDIWA, Maxwell (CIMMYT-India)" w:date="2024-07-23T11:10:00Z" w16du:dateUtc="2024-07-23T05:40:00Z">
                  <w:rPr>
                    <w:ins w:id="534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4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4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2.31</w:t>
              </w:r>
            </w:ins>
          </w:p>
        </w:tc>
        <w:tc>
          <w:tcPr>
            <w:tcW w:w="1540" w:type="dxa"/>
            <w:noWrap/>
            <w:hideMark/>
          </w:tcPr>
          <w:p w14:paraId="4BB858D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34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49" w:author="MKONDIWA, Maxwell (CIMMYT-India)" w:date="2024-07-23T11:10:00Z" w16du:dateUtc="2024-07-23T05:40:00Z">
                  <w:rPr>
                    <w:ins w:id="535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5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5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2.36</w:t>
              </w:r>
            </w:ins>
          </w:p>
        </w:tc>
        <w:tc>
          <w:tcPr>
            <w:tcW w:w="1360" w:type="dxa"/>
            <w:noWrap/>
            <w:hideMark/>
          </w:tcPr>
          <w:p w14:paraId="7A34AA6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35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54" w:author="MKONDIWA, Maxwell (CIMMYT-India)" w:date="2024-07-23T11:10:00Z" w16du:dateUtc="2024-07-23T05:40:00Z">
                  <w:rPr>
                    <w:ins w:id="535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5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5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2.23</w:t>
              </w:r>
            </w:ins>
          </w:p>
        </w:tc>
      </w:tr>
      <w:tr w:rsidR="00A20A9C" w:rsidRPr="00A20A9C" w14:paraId="7154758A" w14:textId="77777777" w:rsidTr="00A20A9C">
        <w:trPr>
          <w:trHeight w:val="288"/>
          <w:ins w:id="5358"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5EADA35C" w14:textId="77777777" w:rsidR="00A20A9C" w:rsidRPr="00A20A9C" w:rsidRDefault="00A20A9C" w:rsidP="00A20A9C">
            <w:pPr>
              <w:jc w:val="right"/>
              <w:rPr>
                <w:ins w:id="535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60" w:author="MKONDIWA, Maxwell (CIMMYT-India)" w:date="2024-07-23T11:10:00Z" w16du:dateUtc="2024-07-23T05:40:00Z">
                  <w:rPr>
                    <w:ins w:id="536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4660EAAC"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36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63" w:author="MKONDIWA, Maxwell (CIMMYT-India)" w:date="2024-07-23T11:10:00Z" w16du:dateUtc="2024-07-23T05:40:00Z">
                  <w:rPr>
                    <w:ins w:id="536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36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6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0F1791B1"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36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68" w:author="MKONDIWA, Maxwell (CIMMYT-India)" w:date="2024-07-23T11:10:00Z" w16du:dateUtc="2024-07-23T05:40:00Z">
                  <w:rPr>
                    <w:ins w:id="536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7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7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0.73</w:t>
              </w:r>
            </w:ins>
          </w:p>
        </w:tc>
        <w:tc>
          <w:tcPr>
            <w:tcW w:w="1440" w:type="dxa"/>
            <w:noWrap/>
            <w:hideMark/>
          </w:tcPr>
          <w:p w14:paraId="163CF88A"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37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73" w:author="MKONDIWA, Maxwell (CIMMYT-India)" w:date="2024-07-23T11:10:00Z" w16du:dateUtc="2024-07-23T05:40:00Z">
                  <w:rPr>
                    <w:ins w:id="537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7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7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w:t>
              </w:r>
            </w:ins>
          </w:p>
        </w:tc>
        <w:tc>
          <w:tcPr>
            <w:tcW w:w="1540" w:type="dxa"/>
            <w:noWrap/>
            <w:hideMark/>
          </w:tcPr>
          <w:p w14:paraId="3C177351"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37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78" w:author="MKONDIWA, Maxwell (CIMMYT-India)" w:date="2024-07-23T11:10:00Z" w16du:dateUtc="2024-07-23T05:40:00Z">
                  <w:rPr>
                    <w:ins w:id="537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8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8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0.77</w:t>
              </w:r>
            </w:ins>
          </w:p>
        </w:tc>
        <w:tc>
          <w:tcPr>
            <w:tcW w:w="1360" w:type="dxa"/>
            <w:noWrap/>
            <w:hideMark/>
          </w:tcPr>
          <w:p w14:paraId="6AAFB23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38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83" w:author="MKONDIWA, Maxwell (CIMMYT-India)" w:date="2024-07-23T11:10:00Z" w16du:dateUtc="2024-07-23T05:40:00Z">
                  <w:rPr>
                    <w:ins w:id="538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8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8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0.82</w:t>
              </w:r>
            </w:ins>
          </w:p>
        </w:tc>
      </w:tr>
      <w:tr w:rsidR="00A20A9C" w:rsidRPr="00A20A9C" w14:paraId="5C5E3DE9" w14:textId="77777777" w:rsidTr="00A20A9C">
        <w:trPr>
          <w:trHeight w:val="576"/>
          <w:ins w:id="5387"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502E2A9D" w14:textId="77777777" w:rsidR="00A20A9C" w:rsidRPr="00A20A9C" w:rsidRDefault="00A20A9C" w:rsidP="00A20A9C">
            <w:pPr>
              <w:jc w:val="left"/>
              <w:rPr>
                <w:ins w:id="538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89" w:author="MKONDIWA, Maxwell (CIMMYT-India)" w:date="2024-07-23T11:10:00Z" w16du:dateUtc="2024-07-23T05:40:00Z">
                  <w:rPr>
                    <w:ins w:id="539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9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9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Sowing date (5=1-10Nov, 1=16 Dec)</w:t>
              </w:r>
            </w:ins>
          </w:p>
        </w:tc>
        <w:tc>
          <w:tcPr>
            <w:tcW w:w="960" w:type="dxa"/>
            <w:noWrap/>
            <w:hideMark/>
          </w:tcPr>
          <w:p w14:paraId="1625B010"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39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94" w:author="MKONDIWA, Maxwell (CIMMYT-India)" w:date="2024-07-23T11:10:00Z" w16du:dateUtc="2024-07-23T05:40:00Z">
                  <w:rPr>
                    <w:ins w:id="539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39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39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3EE0264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39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399" w:author="MKONDIWA, Maxwell (CIMMYT-India)" w:date="2024-07-23T11:10:00Z" w16du:dateUtc="2024-07-23T05:40:00Z">
                  <w:rPr>
                    <w:ins w:id="540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0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0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3.18</w:t>
              </w:r>
            </w:ins>
          </w:p>
        </w:tc>
        <w:tc>
          <w:tcPr>
            <w:tcW w:w="1440" w:type="dxa"/>
            <w:noWrap/>
            <w:hideMark/>
          </w:tcPr>
          <w:p w14:paraId="38299B8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0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04" w:author="MKONDIWA, Maxwell (CIMMYT-India)" w:date="2024-07-23T11:10:00Z" w16du:dateUtc="2024-07-23T05:40:00Z">
                  <w:rPr>
                    <w:ins w:id="540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0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0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2.75</w:t>
              </w:r>
            </w:ins>
          </w:p>
        </w:tc>
        <w:tc>
          <w:tcPr>
            <w:tcW w:w="1540" w:type="dxa"/>
            <w:noWrap/>
            <w:hideMark/>
          </w:tcPr>
          <w:p w14:paraId="2F3F8DAA"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0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09" w:author="MKONDIWA, Maxwell (CIMMYT-India)" w:date="2024-07-23T11:10:00Z" w16du:dateUtc="2024-07-23T05:40:00Z">
                  <w:rPr>
                    <w:ins w:id="541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1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1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2.75</w:t>
              </w:r>
            </w:ins>
          </w:p>
        </w:tc>
        <w:tc>
          <w:tcPr>
            <w:tcW w:w="1360" w:type="dxa"/>
            <w:noWrap/>
            <w:hideMark/>
          </w:tcPr>
          <w:p w14:paraId="342A788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1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14" w:author="MKONDIWA, Maxwell (CIMMYT-India)" w:date="2024-07-23T11:10:00Z" w16du:dateUtc="2024-07-23T05:40:00Z">
                  <w:rPr>
                    <w:ins w:id="541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1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1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3.08</w:t>
              </w:r>
            </w:ins>
          </w:p>
        </w:tc>
      </w:tr>
      <w:tr w:rsidR="00A20A9C" w:rsidRPr="00A20A9C" w14:paraId="0A5EB6D5" w14:textId="77777777" w:rsidTr="00A20A9C">
        <w:trPr>
          <w:trHeight w:val="288"/>
          <w:ins w:id="5418"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267A0B4F" w14:textId="77777777" w:rsidR="00A20A9C" w:rsidRPr="00A20A9C" w:rsidRDefault="00A20A9C" w:rsidP="00A20A9C">
            <w:pPr>
              <w:jc w:val="right"/>
              <w:rPr>
                <w:ins w:id="541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20" w:author="MKONDIWA, Maxwell (CIMMYT-India)" w:date="2024-07-23T11:10:00Z" w16du:dateUtc="2024-07-23T05:40:00Z">
                  <w:rPr>
                    <w:ins w:id="542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33108C40"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42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23" w:author="MKONDIWA, Maxwell (CIMMYT-India)" w:date="2024-07-23T11:10:00Z" w16du:dateUtc="2024-07-23T05:40:00Z">
                  <w:rPr>
                    <w:ins w:id="542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42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2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1CE12FB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2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28" w:author="MKONDIWA, Maxwell (CIMMYT-India)" w:date="2024-07-23T11:10:00Z" w16du:dateUtc="2024-07-23T05:40:00Z">
                  <w:rPr>
                    <w:ins w:id="542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3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3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1.05</w:t>
              </w:r>
            </w:ins>
          </w:p>
        </w:tc>
        <w:tc>
          <w:tcPr>
            <w:tcW w:w="1440" w:type="dxa"/>
            <w:noWrap/>
            <w:hideMark/>
          </w:tcPr>
          <w:p w14:paraId="05F06FBA"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3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33" w:author="MKONDIWA, Maxwell (CIMMYT-India)" w:date="2024-07-23T11:10:00Z" w16du:dateUtc="2024-07-23T05:40:00Z">
                  <w:rPr>
                    <w:ins w:id="543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3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3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0.93</w:t>
              </w:r>
            </w:ins>
          </w:p>
        </w:tc>
        <w:tc>
          <w:tcPr>
            <w:tcW w:w="1540" w:type="dxa"/>
            <w:noWrap/>
            <w:hideMark/>
          </w:tcPr>
          <w:p w14:paraId="73FAE9CA"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3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38" w:author="MKONDIWA, Maxwell (CIMMYT-India)" w:date="2024-07-23T11:10:00Z" w16du:dateUtc="2024-07-23T05:40:00Z">
                  <w:rPr>
                    <w:ins w:id="543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4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4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w:t>
              </w:r>
            </w:ins>
          </w:p>
        </w:tc>
        <w:tc>
          <w:tcPr>
            <w:tcW w:w="1360" w:type="dxa"/>
            <w:noWrap/>
            <w:hideMark/>
          </w:tcPr>
          <w:p w14:paraId="7BE7E59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4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43" w:author="MKONDIWA, Maxwell (CIMMYT-India)" w:date="2024-07-23T11:10:00Z" w16du:dateUtc="2024-07-23T05:40:00Z">
                  <w:rPr>
                    <w:ins w:id="544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4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4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0.93</w:t>
              </w:r>
            </w:ins>
          </w:p>
        </w:tc>
      </w:tr>
      <w:tr w:rsidR="00A20A9C" w:rsidRPr="00A20A9C" w14:paraId="5A95C129" w14:textId="77777777" w:rsidTr="00A20A9C">
        <w:trPr>
          <w:trHeight w:val="288"/>
          <w:ins w:id="5447"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6E98C40C" w14:textId="77777777" w:rsidR="00A20A9C" w:rsidRPr="00A20A9C" w:rsidRDefault="00A20A9C" w:rsidP="00A20A9C">
            <w:pPr>
              <w:jc w:val="left"/>
              <w:rPr>
                <w:ins w:id="544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49" w:author="MKONDIWA, Maxwell (CIMMYT-India)" w:date="2024-07-23T11:10:00Z" w16du:dateUtc="2024-07-23T05:40:00Z">
                  <w:rPr>
                    <w:ins w:id="545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5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5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Gender (female)</w:t>
              </w:r>
            </w:ins>
          </w:p>
        </w:tc>
        <w:tc>
          <w:tcPr>
            <w:tcW w:w="960" w:type="dxa"/>
            <w:noWrap/>
            <w:hideMark/>
          </w:tcPr>
          <w:p w14:paraId="75A5E2D0"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45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54" w:author="MKONDIWA, Maxwell (CIMMYT-India)" w:date="2024-07-23T11:10:00Z" w16du:dateUtc="2024-07-23T05:40:00Z">
                  <w:rPr>
                    <w:ins w:id="545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5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5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77FB397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5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59" w:author="MKONDIWA, Maxwell (CIMMYT-India)" w:date="2024-07-23T11:10:00Z" w16du:dateUtc="2024-07-23T05:40:00Z">
                  <w:rPr>
                    <w:ins w:id="546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6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6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0.04</w:t>
              </w:r>
            </w:ins>
          </w:p>
        </w:tc>
        <w:tc>
          <w:tcPr>
            <w:tcW w:w="1440" w:type="dxa"/>
            <w:noWrap/>
            <w:hideMark/>
          </w:tcPr>
          <w:p w14:paraId="7BD8D72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6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64" w:author="MKONDIWA, Maxwell (CIMMYT-India)" w:date="2024-07-23T11:10:00Z" w16du:dateUtc="2024-07-23T05:40:00Z">
                  <w:rPr>
                    <w:ins w:id="546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6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6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0.02</w:t>
              </w:r>
            </w:ins>
          </w:p>
        </w:tc>
        <w:tc>
          <w:tcPr>
            <w:tcW w:w="1540" w:type="dxa"/>
            <w:noWrap/>
            <w:hideMark/>
          </w:tcPr>
          <w:p w14:paraId="48C311A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6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69" w:author="MKONDIWA, Maxwell (CIMMYT-India)" w:date="2024-07-23T11:10:00Z" w16du:dateUtc="2024-07-23T05:40:00Z">
                  <w:rPr>
                    <w:ins w:id="547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7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7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0.03</w:t>
              </w:r>
            </w:ins>
          </w:p>
        </w:tc>
        <w:tc>
          <w:tcPr>
            <w:tcW w:w="1360" w:type="dxa"/>
            <w:noWrap/>
            <w:hideMark/>
          </w:tcPr>
          <w:p w14:paraId="7E88A10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7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74" w:author="MKONDIWA, Maxwell (CIMMYT-India)" w:date="2024-07-23T11:10:00Z" w16du:dateUtc="2024-07-23T05:40:00Z">
                  <w:rPr>
                    <w:ins w:id="547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7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7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0.04</w:t>
              </w:r>
            </w:ins>
          </w:p>
        </w:tc>
      </w:tr>
      <w:tr w:rsidR="00A20A9C" w:rsidRPr="00A20A9C" w14:paraId="41D5F870" w14:textId="77777777" w:rsidTr="00A20A9C">
        <w:trPr>
          <w:trHeight w:val="288"/>
          <w:ins w:id="5478"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3E20306A" w14:textId="77777777" w:rsidR="00A20A9C" w:rsidRPr="00A20A9C" w:rsidRDefault="00A20A9C" w:rsidP="00A20A9C">
            <w:pPr>
              <w:jc w:val="right"/>
              <w:rPr>
                <w:ins w:id="547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80" w:author="MKONDIWA, Maxwell (CIMMYT-India)" w:date="2024-07-23T11:10:00Z" w16du:dateUtc="2024-07-23T05:40:00Z">
                  <w:rPr>
                    <w:ins w:id="548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73EE2946"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48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83" w:author="MKONDIWA, Maxwell (CIMMYT-India)" w:date="2024-07-23T11:10:00Z" w16du:dateUtc="2024-07-23T05:40:00Z">
                  <w:rPr>
                    <w:ins w:id="548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48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8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12B2494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8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88" w:author="MKONDIWA, Maxwell (CIMMYT-India)" w:date="2024-07-23T11:10:00Z" w16du:dateUtc="2024-07-23T05:40:00Z">
                  <w:rPr>
                    <w:ins w:id="548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9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9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0.19</w:t>
              </w:r>
            </w:ins>
          </w:p>
        </w:tc>
        <w:tc>
          <w:tcPr>
            <w:tcW w:w="1440" w:type="dxa"/>
            <w:noWrap/>
            <w:hideMark/>
          </w:tcPr>
          <w:p w14:paraId="5CB31E4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9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93" w:author="MKONDIWA, Maxwell (CIMMYT-India)" w:date="2024-07-23T11:10:00Z" w16du:dateUtc="2024-07-23T05:40:00Z">
                  <w:rPr>
                    <w:ins w:id="549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49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49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0.14</w:t>
              </w:r>
            </w:ins>
          </w:p>
        </w:tc>
        <w:tc>
          <w:tcPr>
            <w:tcW w:w="1540" w:type="dxa"/>
            <w:noWrap/>
            <w:hideMark/>
          </w:tcPr>
          <w:p w14:paraId="5E9EA8E5"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49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498" w:author="MKONDIWA, Maxwell (CIMMYT-India)" w:date="2024-07-23T11:10:00Z" w16du:dateUtc="2024-07-23T05:40:00Z">
                  <w:rPr>
                    <w:ins w:id="549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0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0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0.16</w:t>
              </w:r>
            </w:ins>
          </w:p>
        </w:tc>
        <w:tc>
          <w:tcPr>
            <w:tcW w:w="1360" w:type="dxa"/>
            <w:noWrap/>
            <w:hideMark/>
          </w:tcPr>
          <w:p w14:paraId="07C23E2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50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03" w:author="MKONDIWA, Maxwell (CIMMYT-India)" w:date="2024-07-23T11:10:00Z" w16du:dateUtc="2024-07-23T05:40:00Z">
                  <w:rPr>
                    <w:ins w:id="550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0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0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0.19</w:t>
              </w:r>
            </w:ins>
          </w:p>
        </w:tc>
      </w:tr>
      <w:tr w:rsidR="00A20A9C" w:rsidRPr="00A20A9C" w14:paraId="75B87688" w14:textId="77777777" w:rsidTr="00A20A9C">
        <w:trPr>
          <w:trHeight w:val="576"/>
          <w:ins w:id="5507"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48A8BDF9" w14:textId="77777777" w:rsidR="00A20A9C" w:rsidRPr="00A20A9C" w:rsidRDefault="00A20A9C" w:rsidP="00A20A9C">
            <w:pPr>
              <w:jc w:val="left"/>
              <w:rPr>
                <w:ins w:id="550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09" w:author="MKONDIWA, Maxwell (CIMMYT-India)" w:date="2024-07-23T11:10:00Z" w16du:dateUtc="2024-07-23T05:40:00Z">
                  <w:rPr>
                    <w:ins w:id="551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1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1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Annual temperature (2017)</w:t>
              </w:r>
            </w:ins>
          </w:p>
        </w:tc>
        <w:tc>
          <w:tcPr>
            <w:tcW w:w="960" w:type="dxa"/>
            <w:noWrap/>
            <w:hideMark/>
          </w:tcPr>
          <w:p w14:paraId="0C8CD8C5"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51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14" w:author="MKONDIWA, Maxwell (CIMMYT-India)" w:date="2024-07-23T11:10:00Z" w16du:dateUtc="2024-07-23T05:40:00Z">
                  <w:rPr>
                    <w:ins w:id="551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1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1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1264B2D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51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19" w:author="MKONDIWA, Maxwell (CIMMYT-India)" w:date="2024-07-23T11:10:00Z" w16du:dateUtc="2024-07-23T05:40:00Z">
                  <w:rPr>
                    <w:ins w:id="552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2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2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26</w:t>
              </w:r>
            </w:ins>
          </w:p>
        </w:tc>
        <w:tc>
          <w:tcPr>
            <w:tcW w:w="1440" w:type="dxa"/>
            <w:noWrap/>
            <w:hideMark/>
          </w:tcPr>
          <w:p w14:paraId="3C2DC191"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52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24" w:author="MKONDIWA, Maxwell (CIMMYT-India)" w:date="2024-07-23T11:10:00Z" w16du:dateUtc="2024-07-23T05:40:00Z">
                  <w:rPr>
                    <w:ins w:id="552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2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2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26.05</w:t>
              </w:r>
            </w:ins>
          </w:p>
        </w:tc>
        <w:tc>
          <w:tcPr>
            <w:tcW w:w="1540" w:type="dxa"/>
            <w:noWrap/>
            <w:hideMark/>
          </w:tcPr>
          <w:p w14:paraId="42679AE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52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29" w:author="MKONDIWA, Maxwell (CIMMYT-India)" w:date="2024-07-23T11:10:00Z" w16du:dateUtc="2024-07-23T05:40:00Z">
                  <w:rPr>
                    <w:ins w:id="553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3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3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26.08</w:t>
              </w:r>
            </w:ins>
          </w:p>
        </w:tc>
        <w:tc>
          <w:tcPr>
            <w:tcW w:w="1360" w:type="dxa"/>
            <w:noWrap/>
            <w:hideMark/>
          </w:tcPr>
          <w:p w14:paraId="1BADCDA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53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34" w:author="MKONDIWA, Maxwell (CIMMYT-India)" w:date="2024-07-23T11:10:00Z" w16du:dateUtc="2024-07-23T05:40:00Z">
                  <w:rPr>
                    <w:ins w:id="553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3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3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26.09</w:t>
              </w:r>
            </w:ins>
          </w:p>
        </w:tc>
      </w:tr>
      <w:tr w:rsidR="00A20A9C" w:rsidRPr="00A20A9C" w14:paraId="1753B05F" w14:textId="77777777" w:rsidTr="00A20A9C">
        <w:trPr>
          <w:trHeight w:val="288"/>
          <w:ins w:id="5538"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40A835F1" w14:textId="77777777" w:rsidR="00A20A9C" w:rsidRPr="00A20A9C" w:rsidRDefault="00A20A9C" w:rsidP="00A20A9C">
            <w:pPr>
              <w:jc w:val="right"/>
              <w:rPr>
                <w:ins w:id="553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40" w:author="MKONDIWA, Maxwell (CIMMYT-India)" w:date="2024-07-23T11:10:00Z" w16du:dateUtc="2024-07-23T05:40:00Z">
                  <w:rPr>
                    <w:ins w:id="554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102A462E"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54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43" w:author="MKONDIWA, Maxwell (CIMMYT-India)" w:date="2024-07-23T11:10:00Z" w16du:dateUtc="2024-07-23T05:40:00Z">
                  <w:rPr>
                    <w:ins w:id="554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54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4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40D30E3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54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48" w:author="MKONDIWA, Maxwell (CIMMYT-India)" w:date="2024-07-23T11:10:00Z" w16du:dateUtc="2024-07-23T05:40:00Z">
                  <w:rPr>
                    <w:ins w:id="554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5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5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0.32</w:t>
              </w:r>
            </w:ins>
          </w:p>
        </w:tc>
        <w:tc>
          <w:tcPr>
            <w:tcW w:w="1440" w:type="dxa"/>
            <w:noWrap/>
            <w:hideMark/>
          </w:tcPr>
          <w:p w14:paraId="7BD4C345"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55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53" w:author="MKONDIWA, Maxwell (CIMMYT-India)" w:date="2024-07-23T11:10:00Z" w16du:dateUtc="2024-07-23T05:40:00Z">
                  <w:rPr>
                    <w:ins w:id="555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5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5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0.32</w:t>
              </w:r>
            </w:ins>
          </w:p>
        </w:tc>
        <w:tc>
          <w:tcPr>
            <w:tcW w:w="1540" w:type="dxa"/>
            <w:noWrap/>
            <w:hideMark/>
          </w:tcPr>
          <w:p w14:paraId="2C541AD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55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58" w:author="MKONDIWA, Maxwell (CIMMYT-India)" w:date="2024-07-23T11:10:00Z" w16du:dateUtc="2024-07-23T05:40:00Z">
                  <w:rPr>
                    <w:ins w:id="555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6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6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0.29</w:t>
              </w:r>
            </w:ins>
          </w:p>
        </w:tc>
        <w:tc>
          <w:tcPr>
            <w:tcW w:w="1360" w:type="dxa"/>
            <w:noWrap/>
            <w:hideMark/>
          </w:tcPr>
          <w:p w14:paraId="3197603C"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56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63" w:author="MKONDIWA, Maxwell (CIMMYT-India)" w:date="2024-07-23T11:10:00Z" w16du:dateUtc="2024-07-23T05:40:00Z">
                  <w:rPr>
                    <w:ins w:id="556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6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6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0.29</w:t>
              </w:r>
            </w:ins>
          </w:p>
        </w:tc>
      </w:tr>
      <w:tr w:rsidR="00A20A9C" w:rsidRPr="00A20A9C" w14:paraId="7BEB5E26" w14:textId="77777777" w:rsidTr="00A20A9C">
        <w:trPr>
          <w:trHeight w:val="576"/>
          <w:ins w:id="5567"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00A1E66F" w14:textId="77777777" w:rsidR="00A20A9C" w:rsidRPr="00A20A9C" w:rsidRDefault="00A20A9C" w:rsidP="00A20A9C">
            <w:pPr>
              <w:jc w:val="left"/>
              <w:rPr>
                <w:ins w:id="556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69" w:author="MKONDIWA, Maxwell (CIMMYT-India)" w:date="2024-07-23T11:10:00Z" w16du:dateUtc="2024-07-23T05:40:00Z">
                  <w:rPr>
                    <w:ins w:id="557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7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7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Annual precipitation (2017)</w:t>
              </w:r>
            </w:ins>
          </w:p>
        </w:tc>
        <w:tc>
          <w:tcPr>
            <w:tcW w:w="960" w:type="dxa"/>
            <w:noWrap/>
            <w:hideMark/>
          </w:tcPr>
          <w:p w14:paraId="5E11F375"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57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74" w:author="MKONDIWA, Maxwell (CIMMYT-India)" w:date="2024-07-23T11:10:00Z" w16du:dateUtc="2024-07-23T05:40:00Z">
                  <w:rPr>
                    <w:ins w:id="557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7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7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71B5C61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57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79" w:author="MKONDIWA, Maxwell (CIMMYT-India)" w:date="2024-07-23T11:10:00Z" w16du:dateUtc="2024-07-23T05:40:00Z">
                  <w:rPr>
                    <w:ins w:id="558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8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8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984.82</w:t>
              </w:r>
            </w:ins>
          </w:p>
        </w:tc>
        <w:tc>
          <w:tcPr>
            <w:tcW w:w="1440" w:type="dxa"/>
            <w:noWrap/>
            <w:hideMark/>
          </w:tcPr>
          <w:p w14:paraId="657E4071"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58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84" w:author="MKONDIWA, Maxwell (CIMMYT-India)" w:date="2024-07-23T11:10:00Z" w16du:dateUtc="2024-07-23T05:40:00Z">
                  <w:rPr>
                    <w:ins w:id="558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8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8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964.76</w:t>
              </w:r>
            </w:ins>
          </w:p>
        </w:tc>
        <w:tc>
          <w:tcPr>
            <w:tcW w:w="1540" w:type="dxa"/>
            <w:noWrap/>
            <w:hideMark/>
          </w:tcPr>
          <w:p w14:paraId="377B1D45"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58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89" w:author="MKONDIWA, Maxwell (CIMMYT-India)" w:date="2024-07-23T11:10:00Z" w16du:dateUtc="2024-07-23T05:40:00Z">
                  <w:rPr>
                    <w:ins w:id="559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9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9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942.87</w:t>
              </w:r>
            </w:ins>
          </w:p>
        </w:tc>
        <w:tc>
          <w:tcPr>
            <w:tcW w:w="1360" w:type="dxa"/>
            <w:noWrap/>
            <w:hideMark/>
          </w:tcPr>
          <w:p w14:paraId="091EC15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593"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594" w:author="MKONDIWA, Maxwell (CIMMYT-India)" w:date="2024-07-23T11:10:00Z" w16du:dateUtc="2024-07-23T05:40:00Z">
                  <w:rPr>
                    <w:ins w:id="5595"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596"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597"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950.32</w:t>
              </w:r>
            </w:ins>
          </w:p>
        </w:tc>
      </w:tr>
      <w:tr w:rsidR="00A20A9C" w:rsidRPr="00A20A9C" w14:paraId="2B14B735" w14:textId="77777777" w:rsidTr="00A20A9C">
        <w:trPr>
          <w:trHeight w:val="288"/>
          <w:ins w:id="5598"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0F87BF36" w14:textId="77777777" w:rsidR="00A20A9C" w:rsidRPr="00A20A9C" w:rsidRDefault="00A20A9C" w:rsidP="00A20A9C">
            <w:pPr>
              <w:jc w:val="right"/>
              <w:rPr>
                <w:ins w:id="559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00" w:author="MKONDIWA, Maxwell (CIMMYT-India)" w:date="2024-07-23T11:10:00Z" w16du:dateUtc="2024-07-23T05:40:00Z">
                  <w:rPr>
                    <w:ins w:id="560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65BF2134"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60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03" w:author="MKONDIWA, Maxwell (CIMMYT-India)" w:date="2024-07-23T11:10:00Z" w16du:dateUtc="2024-07-23T05:40:00Z">
                  <w:rPr>
                    <w:ins w:id="560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60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0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7069B6A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60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08" w:author="MKONDIWA, Maxwell (CIMMYT-India)" w:date="2024-07-23T11:10:00Z" w16du:dateUtc="2024-07-23T05:40:00Z">
                  <w:rPr>
                    <w:ins w:id="560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1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1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264.26</w:t>
              </w:r>
            </w:ins>
          </w:p>
        </w:tc>
        <w:tc>
          <w:tcPr>
            <w:tcW w:w="1440" w:type="dxa"/>
            <w:noWrap/>
            <w:hideMark/>
          </w:tcPr>
          <w:p w14:paraId="2290508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61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13" w:author="MKONDIWA, Maxwell (CIMMYT-India)" w:date="2024-07-23T11:10:00Z" w16du:dateUtc="2024-07-23T05:40:00Z">
                  <w:rPr>
                    <w:ins w:id="561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1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1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255.64</w:t>
              </w:r>
            </w:ins>
          </w:p>
        </w:tc>
        <w:tc>
          <w:tcPr>
            <w:tcW w:w="1540" w:type="dxa"/>
            <w:noWrap/>
            <w:hideMark/>
          </w:tcPr>
          <w:p w14:paraId="156DFF45"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617"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18" w:author="MKONDIWA, Maxwell (CIMMYT-India)" w:date="2024-07-23T11:10:00Z" w16du:dateUtc="2024-07-23T05:40:00Z">
                  <w:rPr>
                    <w:ins w:id="5619"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20"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21"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246.2</w:t>
              </w:r>
            </w:ins>
          </w:p>
        </w:tc>
        <w:tc>
          <w:tcPr>
            <w:tcW w:w="1360" w:type="dxa"/>
            <w:noWrap/>
            <w:hideMark/>
          </w:tcPr>
          <w:p w14:paraId="37E6C4B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622"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23" w:author="MKONDIWA, Maxwell (CIMMYT-India)" w:date="2024-07-23T11:10:00Z" w16du:dateUtc="2024-07-23T05:40:00Z">
                  <w:rPr>
                    <w:ins w:id="5624"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25"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26"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248.4</w:t>
              </w:r>
            </w:ins>
          </w:p>
        </w:tc>
      </w:tr>
      <w:tr w:rsidR="00A20A9C" w:rsidRPr="00A20A9C" w14:paraId="4AFF905F" w14:textId="77777777" w:rsidTr="00A20A9C">
        <w:trPr>
          <w:trHeight w:val="288"/>
          <w:ins w:id="5627"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54C53E39" w14:textId="77777777" w:rsidR="00A20A9C" w:rsidRPr="00A20A9C" w:rsidRDefault="00A20A9C" w:rsidP="00A20A9C">
            <w:pPr>
              <w:jc w:val="left"/>
              <w:rPr>
                <w:ins w:id="5628"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29" w:author="MKONDIWA, Maxwell (CIMMYT-India)" w:date="2024-07-23T11:10:00Z" w16du:dateUtc="2024-07-23T05:40:00Z">
                  <w:rPr>
                    <w:ins w:id="5630"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31"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32"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Elevation (</w:t>
              </w:r>
              <w:proofErr w:type="spellStart"/>
              <w:r w:rsidRPr="00A20A9C">
                <w:rPr>
                  <w:rFonts w:ascii="Aptos Narrow" w:eastAsia="Times New Roman" w:hAnsi="Aptos Narrow" w:cs="Times New Roman"/>
                  <w:color w:val="000000"/>
                  <w:kern w:val="0"/>
                  <w:sz w:val="16"/>
                  <w:szCs w:val="16"/>
                  <w:lang w:eastAsia="en-ZW"/>
                  <w14:ligatures w14:val="none"/>
                  <w:rPrChange w:id="563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masl</w:t>
              </w:r>
              <w:proofErr w:type="spellEnd"/>
              <w:r w:rsidRPr="00A20A9C">
                <w:rPr>
                  <w:rFonts w:ascii="Aptos Narrow" w:eastAsia="Times New Roman" w:hAnsi="Aptos Narrow" w:cs="Times New Roman"/>
                  <w:color w:val="000000"/>
                  <w:kern w:val="0"/>
                  <w:sz w:val="16"/>
                  <w:szCs w:val="16"/>
                  <w:lang w:eastAsia="en-ZW"/>
                  <w14:ligatures w14:val="none"/>
                  <w:rPrChange w:id="563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w:t>
              </w:r>
            </w:ins>
          </w:p>
        </w:tc>
        <w:tc>
          <w:tcPr>
            <w:tcW w:w="960" w:type="dxa"/>
            <w:noWrap/>
            <w:hideMark/>
          </w:tcPr>
          <w:p w14:paraId="2DF105F9"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63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36" w:author="MKONDIWA, Maxwell (CIMMYT-India)" w:date="2024-07-23T11:10:00Z" w16du:dateUtc="2024-07-23T05:40:00Z">
                  <w:rPr>
                    <w:ins w:id="563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3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3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127EDF3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64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41" w:author="MKONDIWA, Maxwell (CIMMYT-India)" w:date="2024-07-23T11:10:00Z" w16du:dateUtc="2024-07-23T05:40:00Z">
                  <w:rPr>
                    <w:ins w:id="564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4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4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45.57</w:t>
              </w:r>
            </w:ins>
          </w:p>
        </w:tc>
        <w:tc>
          <w:tcPr>
            <w:tcW w:w="1440" w:type="dxa"/>
            <w:noWrap/>
            <w:hideMark/>
          </w:tcPr>
          <w:p w14:paraId="284574C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64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46" w:author="MKONDIWA, Maxwell (CIMMYT-India)" w:date="2024-07-23T11:10:00Z" w16du:dateUtc="2024-07-23T05:40:00Z">
                  <w:rPr>
                    <w:ins w:id="564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4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4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68.21</w:t>
              </w:r>
            </w:ins>
          </w:p>
        </w:tc>
        <w:tc>
          <w:tcPr>
            <w:tcW w:w="1540" w:type="dxa"/>
            <w:noWrap/>
            <w:hideMark/>
          </w:tcPr>
          <w:p w14:paraId="0B9DDA8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65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51" w:author="MKONDIWA, Maxwell (CIMMYT-India)" w:date="2024-07-23T11:10:00Z" w16du:dateUtc="2024-07-23T05:40:00Z">
                  <w:rPr>
                    <w:ins w:id="565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5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5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79.93</w:t>
              </w:r>
            </w:ins>
          </w:p>
        </w:tc>
        <w:tc>
          <w:tcPr>
            <w:tcW w:w="1360" w:type="dxa"/>
            <w:noWrap/>
            <w:hideMark/>
          </w:tcPr>
          <w:p w14:paraId="41D6080C"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65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56" w:author="MKONDIWA, Maxwell (CIMMYT-India)" w:date="2024-07-23T11:10:00Z" w16du:dateUtc="2024-07-23T05:40:00Z">
                  <w:rPr>
                    <w:ins w:id="565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5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5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76.77</w:t>
              </w:r>
            </w:ins>
          </w:p>
        </w:tc>
      </w:tr>
      <w:tr w:rsidR="00A20A9C" w:rsidRPr="00A20A9C" w14:paraId="14A1E575" w14:textId="77777777" w:rsidTr="00A20A9C">
        <w:trPr>
          <w:trHeight w:val="288"/>
          <w:ins w:id="5660"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49526873" w14:textId="77777777" w:rsidR="00A20A9C" w:rsidRPr="00A20A9C" w:rsidRDefault="00A20A9C" w:rsidP="00A20A9C">
            <w:pPr>
              <w:jc w:val="right"/>
              <w:rPr>
                <w:ins w:id="566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62" w:author="MKONDIWA, Maxwell (CIMMYT-India)" w:date="2024-07-23T11:10:00Z" w16du:dateUtc="2024-07-23T05:40:00Z">
                  <w:rPr>
                    <w:ins w:id="566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797DD8BE"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66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65" w:author="MKONDIWA, Maxwell (CIMMYT-India)" w:date="2024-07-23T11:10:00Z" w16du:dateUtc="2024-07-23T05:40:00Z">
                  <w:rPr>
                    <w:ins w:id="566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66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6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6BF0F07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66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70" w:author="MKONDIWA, Maxwell (CIMMYT-India)" w:date="2024-07-23T11:10:00Z" w16du:dateUtc="2024-07-23T05:40:00Z">
                  <w:rPr>
                    <w:ins w:id="567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7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7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5.99</w:t>
              </w:r>
            </w:ins>
          </w:p>
        </w:tc>
        <w:tc>
          <w:tcPr>
            <w:tcW w:w="1440" w:type="dxa"/>
            <w:noWrap/>
            <w:hideMark/>
          </w:tcPr>
          <w:p w14:paraId="1546511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67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75" w:author="MKONDIWA, Maxwell (CIMMYT-India)" w:date="2024-07-23T11:10:00Z" w16du:dateUtc="2024-07-23T05:40:00Z">
                  <w:rPr>
                    <w:ins w:id="567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7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7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16.28</w:t>
              </w:r>
            </w:ins>
          </w:p>
        </w:tc>
        <w:tc>
          <w:tcPr>
            <w:tcW w:w="1540" w:type="dxa"/>
            <w:noWrap/>
            <w:hideMark/>
          </w:tcPr>
          <w:p w14:paraId="45A2827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67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80" w:author="MKONDIWA, Maxwell (CIMMYT-India)" w:date="2024-07-23T11:10:00Z" w16du:dateUtc="2024-07-23T05:40:00Z">
                  <w:rPr>
                    <w:ins w:id="568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8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8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21.19</w:t>
              </w:r>
            </w:ins>
          </w:p>
        </w:tc>
        <w:tc>
          <w:tcPr>
            <w:tcW w:w="1360" w:type="dxa"/>
            <w:noWrap/>
            <w:hideMark/>
          </w:tcPr>
          <w:p w14:paraId="0673697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68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85" w:author="MKONDIWA, Maxwell (CIMMYT-India)" w:date="2024-07-23T11:10:00Z" w16du:dateUtc="2024-07-23T05:40:00Z">
                  <w:rPr>
                    <w:ins w:id="568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8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8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16.79</w:t>
              </w:r>
            </w:ins>
          </w:p>
        </w:tc>
      </w:tr>
      <w:tr w:rsidR="00A20A9C" w:rsidRPr="00A20A9C" w14:paraId="6CDCD70A" w14:textId="77777777" w:rsidTr="00A20A9C">
        <w:trPr>
          <w:trHeight w:val="288"/>
          <w:ins w:id="5689"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21EC6A36" w14:textId="77777777" w:rsidR="00A20A9C" w:rsidRPr="00A20A9C" w:rsidRDefault="00A20A9C" w:rsidP="00A20A9C">
            <w:pPr>
              <w:jc w:val="left"/>
              <w:rPr>
                <w:ins w:id="569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91" w:author="MKONDIWA, Maxwell (CIMMYT-India)" w:date="2024-07-23T11:10:00Z" w16du:dateUtc="2024-07-23T05:40:00Z">
                  <w:rPr>
                    <w:ins w:id="569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9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9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lastRenderedPageBreak/>
                <w:t>Distance to market (km)</w:t>
              </w:r>
            </w:ins>
          </w:p>
        </w:tc>
        <w:tc>
          <w:tcPr>
            <w:tcW w:w="960" w:type="dxa"/>
            <w:noWrap/>
            <w:hideMark/>
          </w:tcPr>
          <w:p w14:paraId="05B34FA5"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69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696" w:author="MKONDIWA, Maxwell (CIMMYT-India)" w:date="2024-07-23T11:10:00Z" w16du:dateUtc="2024-07-23T05:40:00Z">
                  <w:rPr>
                    <w:ins w:id="569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69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69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4B031EFE"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0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01" w:author="MKONDIWA, Maxwell (CIMMYT-India)" w:date="2024-07-23T11:10:00Z" w16du:dateUtc="2024-07-23T05:40:00Z">
                  <w:rPr>
                    <w:ins w:id="570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0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0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5.26</w:t>
              </w:r>
            </w:ins>
          </w:p>
        </w:tc>
        <w:tc>
          <w:tcPr>
            <w:tcW w:w="1440" w:type="dxa"/>
            <w:noWrap/>
            <w:hideMark/>
          </w:tcPr>
          <w:p w14:paraId="51C8DD0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0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06" w:author="MKONDIWA, Maxwell (CIMMYT-India)" w:date="2024-07-23T11:10:00Z" w16du:dateUtc="2024-07-23T05:40:00Z">
                  <w:rPr>
                    <w:ins w:id="570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0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0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4.28</w:t>
              </w:r>
            </w:ins>
          </w:p>
        </w:tc>
        <w:tc>
          <w:tcPr>
            <w:tcW w:w="1540" w:type="dxa"/>
            <w:noWrap/>
            <w:hideMark/>
          </w:tcPr>
          <w:p w14:paraId="21D323F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1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11" w:author="MKONDIWA, Maxwell (CIMMYT-India)" w:date="2024-07-23T11:10:00Z" w16du:dateUtc="2024-07-23T05:40:00Z">
                  <w:rPr>
                    <w:ins w:id="571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1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1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3.9</w:t>
              </w:r>
            </w:ins>
          </w:p>
        </w:tc>
        <w:tc>
          <w:tcPr>
            <w:tcW w:w="1360" w:type="dxa"/>
            <w:noWrap/>
            <w:hideMark/>
          </w:tcPr>
          <w:p w14:paraId="3C1781D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1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16" w:author="MKONDIWA, Maxwell (CIMMYT-India)" w:date="2024-07-23T11:10:00Z" w16du:dateUtc="2024-07-23T05:40:00Z">
                  <w:rPr>
                    <w:ins w:id="571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1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1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4.18</w:t>
              </w:r>
            </w:ins>
          </w:p>
        </w:tc>
      </w:tr>
      <w:tr w:rsidR="00A20A9C" w:rsidRPr="00A20A9C" w14:paraId="35BC1193" w14:textId="77777777" w:rsidTr="00A20A9C">
        <w:trPr>
          <w:trHeight w:val="288"/>
          <w:ins w:id="5720"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6F3294D7" w14:textId="77777777" w:rsidR="00A20A9C" w:rsidRPr="00A20A9C" w:rsidRDefault="00A20A9C" w:rsidP="00A20A9C">
            <w:pPr>
              <w:jc w:val="right"/>
              <w:rPr>
                <w:ins w:id="572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22" w:author="MKONDIWA, Maxwell (CIMMYT-India)" w:date="2024-07-23T11:10:00Z" w16du:dateUtc="2024-07-23T05:40:00Z">
                  <w:rPr>
                    <w:ins w:id="572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0284DFD7"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72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25" w:author="MKONDIWA, Maxwell (CIMMYT-India)" w:date="2024-07-23T11:10:00Z" w16du:dateUtc="2024-07-23T05:40:00Z">
                  <w:rPr>
                    <w:ins w:id="572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72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2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3E8BE59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2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30" w:author="MKONDIWA, Maxwell (CIMMYT-India)" w:date="2024-07-23T11:10:00Z" w16du:dateUtc="2024-07-23T05:40:00Z">
                  <w:rPr>
                    <w:ins w:id="573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3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3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4.99</w:t>
              </w:r>
            </w:ins>
          </w:p>
        </w:tc>
        <w:tc>
          <w:tcPr>
            <w:tcW w:w="1440" w:type="dxa"/>
            <w:noWrap/>
            <w:hideMark/>
          </w:tcPr>
          <w:p w14:paraId="17F3AB5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3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35" w:author="MKONDIWA, Maxwell (CIMMYT-India)" w:date="2024-07-23T11:10:00Z" w16du:dateUtc="2024-07-23T05:40:00Z">
                  <w:rPr>
                    <w:ins w:id="573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3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3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4.16</w:t>
              </w:r>
            </w:ins>
          </w:p>
        </w:tc>
        <w:tc>
          <w:tcPr>
            <w:tcW w:w="1540" w:type="dxa"/>
            <w:noWrap/>
            <w:hideMark/>
          </w:tcPr>
          <w:p w14:paraId="7A0054FB"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3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40" w:author="MKONDIWA, Maxwell (CIMMYT-India)" w:date="2024-07-23T11:10:00Z" w16du:dateUtc="2024-07-23T05:40:00Z">
                  <w:rPr>
                    <w:ins w:id="574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4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4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3.25</w:t>
              </w:r>
            </w:ins>
          </w:p>
        </w:tc>
        <w:tc>
          <w:tcPr>
            <w:tcW w:w="1360" w:type="dxa"/>
            <w:noWrap/>
            <w:hideMark/>
          </w:tcPr>
          <w:p w14:paraId="79C92C7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4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45" w:author="MKONDIWA, Maxwell (CIMMYT-India)" w:date="2024-07-23T11:10:00Z" w16du:dateUtc="2024-07-23T05:40:00Z">
                  <w:rPr>
                    <w:ins w:id="574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4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4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3.31</w:t>
              </w:r>
            </w:ins>
          </w:p>
        </w:tc>
      </w:tr>
      <w:tr w:rsidR="00A20A9C" w:rsidRPr="00A20A9C" w14:paraId="2DF892D8" w14:textId="77777777" w:rsidTr="00A20A9C">
        <w:trPr>
          <w:trHeight w:val="288"/>
          <w:ins w:id="5749"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0AFAF25F" w14:textId="77777777" w:rsidR="00A20A9C" w:rsidRPr="00A20A9C" w:rsidRDefault="00A20A9C" w:rsidP="00A20A9C">
            <w:pPr>
              <w:jc w:val="left"/>
              <w:rPr>
                <w:ins w:id="575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51" w:author="MKONDIWA, Maxwell (CIMMYT-India)" w:date="2024-07-23T11:10:00Z" w16du:dateUtc="2024-07-23T05:40:00Z">
                  <w:rPr>
                    <w:ins w:id="575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5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5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Plot size (ha)</w:t>
              </w:r>
            </w:ins>
          </w:p>
        </w:tc>
        <w:tc>
          <w:tcPr>
            <w:tcW w:w="960" w:type="dxa"/>
            <w:noWrap/>
            <w:hideMark/>
          </w:tcPr>
          <w:p w14:paraId="5830E24E"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75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56" w:author="MKONDIWA, Maxwell (CIMMYT-India)" w:date="2024-07-23T11:10:00Z" w16du:dateUtc="2024-07-23T05:40:00Z">
                  <w:rPr>
                    <w:ins w:id="575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5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5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6666A23A"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6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61" w:author="MKONDIWA, Maxwell (CIMMYT-India)" w:date="2024-07-23T11:10:00Z" w16du:dateUtc="2024-07-23T05:40:00Z">
                  <w:rPr>
                    <w:ins w:id="576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6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6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0.23</w:t>
              </w:r>
            </w:ins>
          </w:p>
        </w:tc>
        <w:tc>
          <w:tcPr>
            <w:tcW w:w="1440" w:type="dxa"/>
            <w:noWrap/>
            <w:hideMark/>
          </w:tcPr>
          <w:p w14:paraId="0A6A676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6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66" w:author="MKONDIWA, Maxwell (CIMMYT-India)" w:date="2024-07-23T11:10:00Z" w16du:dateUtc="2024-07-23T05:40:00Z">
                  <w:rPr>
                    <w:ins w:id="576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6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6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0.22</w:t>
              </w:r>
            </w:ins>
          </w:p>
        </w:tc>
        <w:tc>
          <w:tcPr>
            <w:tcW w:w="1540" w:type="dxa"/>
            <w:noWrap/>
            <w:hideMark/>
          </w:tcPr>
          <w:p w14:paraId="2F0CEC0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7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71" w:author="MKONDIWA, Maxwell (CIMMYT-India)" w:date="2024-07-23T11:10:00Z" w16du:dateUtc="2024-07-23T05:40:00Z">
                  <w:rPr>
                    <w:ins w:id="577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7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7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0.26</w:t>
              </w:r>
            </w:ins>
          </w:p>
        </w:tc>
        <w:tc>
          <w:tcPr>
            <w:tcW w:w="1360" w:type="dxa"/>
            <w:noWrap/>
            <w:hideMark/>
          </w:tcPr>
          <w:p w14:paraId="1DC8733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7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76" w:author="MKONDIWA, Maxwell (CIMMYT-India)" w:date="2024-07-23T11:10:00Z" w16du:dateUtc="2024-07-23T05:40:00Z">
                  <w:rPr>
                    <w:ins w:id="577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7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7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0.27</w:t>
              </w:r>
            </w:ins>
          </w:p>
        </w:tc>
      </w:tr>
      <w:tr w:rsidR="00A20A9C" w:rsidRPr="00A20A9C" w14:paraId="2706529C" w14:textId="77777777" w:rsidTr="00A20A9C">
        <w:trPr>
          <w:trHeight w:val="288"/>
          <w:ins w:id="5780"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34263319" w14:textId="77777777" w:rsidR="00A20A9C" w:rsidRPr="00A20A9C" w:rsidRDefault="00A20A9C" w:rsidP="00A20A9C">
            <w:pPr>
              <w:jc w:val="right"/>
              <w:rPr>
                <w:ins w:id="578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82" w:author="MKONDIWA, Maxwell (CIMMYT-India)" w:date="2024-07-23T11:10:00Z" w16du:dateUtc="2024-07-23T05:40:00Z">
                  <w:rPr>
                    <w:ins w:id="578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38831CA0"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78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85" w:author="MKONDIWA, Maxwell (CIMMYT-India)" w:date="2024-07-23T11:10:00Z" w16du:dateUtc="2024-07-23T05:40:00Z">
                  <w:rPr>
                    <w:ins w:id="578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78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8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18EDF81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8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90" w:author="MKONDIWA, Maxwell (CIMMYT-India)" w:date="2024-07-23T11:10:00Z" w16du:dateUtc="2024-07-23T05:40:00Z">
                  <w:rPr>
                    <w:ins w:id="579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9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9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0.23</w:t>
              </w:r>
            </w:ins>
          </w:p>
        </w:tc>
        <w:tc>
          <w:tcPr>
            <w:tcW w:w="1440" w:type="dxa"/>
            <w:noWrap/>
            <w:hideMark/>
          </w:tcPr>
          <w:p w14:paraId="7C53A5FA"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9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795" w:author="MKONDIWA, Maxwell (CIMMYT-India)" w:date="2024-07-23T11:10:00Z" w16du:dateUtc="2024-07-23T05:40:00Z">
                  <w:rPr>
                    <w:ins w:id="579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79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79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0.25</w:t>
              </w:r>
            </w:ins>
          </w:p>
        </w:tc>
        <w:tc>
          <w:tcPr>
            <w:tcW w:w="1540" w:type="dxa"/>
            <w:noWrap/>
            <w:hideMark/>
          </w:tcPr>
          <w:p w14:paraId="3013724A"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79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00" w:author="MKONDIWA, Maxwell (CIMMYT-India)" w:date="2024-07-23T11:10:00Z" w16du:dateUtc="2024-07-23T05:40:00Z">
                  <w:rPr>
                    <w:ins w:id="580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0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0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0.28</w:t>
              </w:r>
            </w:ins>
          </w:p>
        </w:tc>
        <w:tc>
          <w:tcPr>
            <w:tcW w:w="1360" w:type="dxa"/>
            <w:noWrap/>
            <w:hideMark/>
          </w:tcPr>
          <w:p w14:paraId="75144E2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80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05" w:author="MKONDIWA, Maxwell (CIMMYT-India)" w:date="2024-07-23T11:10:00Z" w16du:dateUtc="2024-07-23T05:40:00Z">
                  <w:rPr>
                    <w:ins w:id="580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0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0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0.31</w:t>
              </w:r>
            </w:ins>
          </w:p>
        </w:tc>
      </w:tr>
      <w:tr w:rsidR="00A20A9C" w:rsidRPr="00A20A9C" w14:paraId="26E79D33" w14:textId="77777777" w:rsidTr="00A20A9C">
        <w:trPr>
          <w:trHeight w:val="288"/>
          <w:ins w:id="5809"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389BDFA6" w14:textId="77777777" w:rsidR="00A20A9C" w:rsidRPr="00A20A9C" w:rsidRDefault="00A20A9C" w:rsidP="00A20A9C">
            <w:pPr>
              <w:jc w:val="left"/>
              <w:rPr>
                <w:ins w:id="581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11" w:author="MKONDIWA, Maxwell (CIMMYT-India)" w:date="2024-07-23T11:10:00Z" w16du:dateUtc="2024-07-23T05:40:00Z">
                  <w:rPr>
                    <w:ins w:id="581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1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1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Education</w:t>
              </w:r>
            </w:ins>
          </w:p>
        </w:tc>
        <w:tc>
          <w:tcPr>
            <w:tcW w:w="960" w:type="dxa"/>
            <w:noWrap/>
            <w:hideMark/>
          </w:tcPr>
          <w:p w14:paraId="4EDFA6E4"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81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16" w:author="MKONDIWA, Maxwell (CIMMYT-India)" w:date="2024-07-23T11:10:00Z" w16du:dateUtc="2024-07-23T05:40:00Z">
                  <w:rPr>
                    <w:ins w:id="581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1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1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75124C85"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82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21" w:author="MKONDIWA, Maxwell (CIMMYT-India)" w:date="2024-07-23T11:10:00Z" w16du:dateUtc="2024-07-23T05:40:00Z">
                  <w:rPr>
                    <w:ins w:id="582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2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2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1.45</w:t>
              </w:r>
            </w:ins>
          </w:p>
        </w:tc>
        <w:tc>
          <w:tcPr>
            <w:tcW w:w="1440" w:type="dxa"/>
            <w:noWrap/>
            <w:hideMark/>
          </w:tcPr>
          <w:p w14:paraId="5A0E8665"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82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26" w:author="MKONDIWA, Maxwell (CIMMYT-India)" w:date="2024-07-23T11:10:00Z" w16du:dateUtc="2024-07-23T05:40:00Z">
                  <w:rPr>
                    <w:ins w:id="582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2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2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1.7</w:t>
              </w:r>
            </w:ins>
          </w:p>
        </w:tc>
        <w:tc>
          <w:tcPr>
            <w:tcW w:w="1540" w:type="dxa"/>
            <w:noWrap/>
            <w:hideMark/>
          </w:tcPr>
          <w:p w14:paraId="7A46C91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83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31" w:author="MKONDIWA, Maxwell (CIMMYT-India)" w:date="2024-07-23T11:10:00Z" w16du:dateUtc="2024-07-23T05:40:00Z">
                  <w:rPr>
                    <w:ins w:id="583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3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3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1.67</w:t>
              </w:r>
            </w:ins>
          </w:p>
        </w:tc>
        <w:tc>
          <w:tcPr>
            <w:tcW w:w="1360" w:type="dxa"/>
            <w:noWrap/>
            <w:hideMark/>
          </w:tcPr>
          <w:p w14:paraId="089DC051"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83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36" w:author="MKONDIWA, Maxwell (CIMMYT-India)" w:date="2024-07-23T11:10:00Z" w16du:dateUtc="2024-07-23T05:40:00Z">
                  <w:rPr>
                    <w:ins w:id="583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3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3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1.19</w:t>
              </w:r>
            </w:ins>
          </w:p>
        </w:tc>
      </w:tr>
      <w:tr w:rsidR="00A20A9C" w:rsidRPr="00A20A9C" w14:paraId="162594F9" w14:textId="77777777" w:rsidTr="00A20A9C">
        <w:trPr>
          <w:trHeight w:val="288"/>
          <w:ins w:id="5840"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1E8662BB" w14:textId="77777777" w:rsidR="00A20A9C" w:rsidRPr="00A20A9C" w:rsidRDefault="00A20A9C" w:rsidP="00A20A9C">
            <w:pPr>
              <w:jc w:val="right"/>
              <w:rPr>
                <w:ins w:id="584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42" w:author="MKONDIWA, Maxwell (CIMMYT-India)" w:date="2024-07-23T11:10:00Z" w16du:dateUtc="2024-07-23T05:40:00Z">
                  <w:rPr>
                    <w:ins w:id="584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24865210"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84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45" w:author="MKONDIWA, Maxwell (CIMMYT-India)" w:date="2024-07-23T11:10:00Z" w16du:dateUtc="2024-07-23T05:40:00Z">
                  <w:rPr>
                    <w:ins w:id="584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84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4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5006F725"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84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50" w:author="MKONDIWA, Maxwell (CIMMYT-India)" w:date="2024-07-23T11:10:00Z" w16du:dateUtc="2024-07-23T05:40:00Z">
                  <w:rPr>
                    <w:ins w:id="585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5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5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1.35</w:t>
              </w:r>
            </w:ins>
          </w:p>
        </w:tc>
        <w:tc>
          <w:tcPr>
            <w:tcW w:w="1440" w:type="dxa"/>
            <w:noWrap/>
            <w:hideMark/>
          </w:tcPr>
          <w:p w14:paraId="36441D4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85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55" w:author="MKONDIWA, Maxwell (CIMMYT-India)" w:date="2024-07-23T11:10:00Z" w16du:dateUtc="2024-07-23T05:40:00Z">
                  <w:rPr>
                    <w:ins w:id="585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5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5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1.32</w:t>
              </w:r>
            </w:ins>
          </w:p>
        </w:tc>
        <w:tc>
          <w:tcPr>
            <w:tcW w:w="1540" w:type="dxa"/>
            <w:noWrap/>
            <w:hideMark/>
          </w:tcPr>
          <w:p w14:paraId="6E24410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85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60" w:author="MKONDIWA, Maxwell (CIMMYT-India)" w:date="2024-07-23T11:10:00Z" w16du:dateUtc="2024-07-23T05:40:00Z">
                  <w:rPr>
                    <w:ins w:id="586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6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6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1.32</w:t>
              </w:r>
            </w:ins>
          </w:p>
        </w:tc>
        <w:tc>
          <w:tcPr>
            <w:tcW w:w="1360" w:type="dxa"/>
            <w:noWrap/>
            <w:hideMark/>
          </w:tcPr>
          <w:p w14:paraId="7FDE81C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86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65" w:author="MKONDIWA, Maxwell (CIMMYT-India)" w:date="2024-07-23T11:10:00Z" w16du:dateUtc="2024-07-23T05:40:00Z">
                  <w:rPr>
                    <w:ins w:id="586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6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6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1.22</w:t>
              </w:r>
            </w:ins>
          </w:p>
        </w:tc>
      </w:tr>
      <w:tr w:rsidR="00A20A9C" w:rsidRPr="00A20A9C" w14:paraId="1563B57B" w14:textId="77777777" w:rsidTr="00A20A9C">
        <w:trPr>
          <w:trHeight w:val="288"/>
          <w:ins w:id="5869"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3AD0DAAA" w14:textId="77777777" w:rsidR="00A20A9C" w:rsidRPr="00A20A9C" w:rsidRDefault="00A20A9C" w:rsidP="00A20A9C">
            <w:pPr>
              <w:jc w:val="left"/>
              <w:rPr>
                <w:ins w:id="587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71" w:author="MKONDIWA, Maxwell (CIMMYT-India)" w:date="2024-07-23T11:10:00Z" w16du:dateUtc="2024-07-23T05:40:00Z">
                  <w:rPr>
                    <w:ins w:id="587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7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7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Marginalized caste</w:t>
              </w:r>
            </w:ins>
          </w:p>
        </w:tc>
        <w:tc>
          <w:tcPr>
            <w:tcW w:w="960" w:type="dxa"/>
            <w:noWrap/>
            <w:hideMark/>
          </w:tcPr>
          <w:p w14:paraId="79618D29"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87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76" w:author="MKONDIWA, Maxwell (CIMMYT-India)" w:date="2024-07-23T11:10:00Z" w16du:dateUtc="2024-07-23T05:40:00Z">
                  <w:rPr>
                    <w:ins w:id="587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7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7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2E71633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88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81" w:author="MKONDIWA, Maxwell (CIMMYT-India)" w:date="2024-07-23T11:10:00Z" w16du:dateUtc="2024-07-23T05:40:00Z">
                  <w:rPr>
                    <w:ins w:id="588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8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8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0.76</w:t>
              </w:r>
            </w:ins>
          </w:p>
        </w:tc>
        <w:tc>
          <w:tcPr>
            <w:tcW w:w="1440" w:type="dxa"/>
            <w:noWrap/>
            <w:hideMark/>
          </w:tcPr>
          <w:p w14:paraId="4EF72E0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88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86" w:author="MKONDIWA, Maxwell (CIMMYT-India)" w:date="2024-07-23T11:10:00Z" w16du:dateUtc="2024-07-23T05:40:00Z">
                  <w:rPr>
                    <w:ins w:id="588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8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8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0.71</w:t>
              </w:r>
            </w:ins>
          </w:p>
        </w:tc>
        <w:tc>
          <w:tcPr>
            <w:tcW w:w="1540" w:type="dxa"/>
            <w:noWrap/>
            <w:hideMark/>
          </w:tcPr>
          <w:p w14:paraId="7BADE3E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89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91" w:author="MKONDIWA, Maxwell (CIMMYT-India)" w:date="2024-07-23T11:10:00Z" w16du:dateUtc="2024-07-23T05:40:00Z">
                  <w:rPr>
                    <w:ins w:id="589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9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9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0.71</w:t>
              </w:r>
            </w:ins>
          </w:p>
        </w:tc>
        <w:tc>
          <w:tcPr>
            <w:tcW w:w="1360" w:type="dxa"/>
            <w:noWrap/>
            <w:hideMark/>
          </w:tcPr>
          <w:p w14:paraId="590E51C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89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896" w:author="MKONDIWA, Maxwell (CIMMYT-India)" w:date="2024-07-23T11:10:00Z" w16du:dateUtc="2024-07-23T05:40:00Z">
                  <w:rPr>
                    <w:ins w:id="589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89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89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0.82</w:t>
              </w:r>
            </w:ins>
          </w:p>
        </w:tc>
      </w:tr>
      <w:tr w:rsidR="00A20A9C" w:rsidRPr="00A20A9C" w14:paraId="0A775779" w14:textId="77777777" w:rsidTr="00A20A9C">
        <w:trPr>
          <w:trHeight w:val="288"/>
          <w:ins w:id="5900"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2D35EB07" w14:textId="77777777" w:rsidR="00A20A9C" w:rsidRPr="00A20A9C" w:rsidRDefault="00A20A9C" w:rsidP="00A20A9C">
            <w:pPr>
              <w:jc w:val="right"/>
              <w:rPr>
                <w:ins w:id="590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02" w:author="MKONDIWA, Maxwell (CIMMYT-India)" w:date="2024-07-23T11:10:00Z" w16du:dateUtc="2024-07-23T05:40:00Z">
                  <w:rPr>
                    <w:ins w:id="590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08863FFE"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90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05" w:author="MKONDIWA, Maxwell (CIMMYT-India)" w:date="2024-07-23T11:10:00Z" w16du:dateUtc="2024-07-23T05:40:00Z">
                  <w:rPr>
                    <w:ins w:id="590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90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0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21519B9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90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10" w:author="MKONDIWA, Maxwell (CIMMYT-India)" w:date="2024-07-23T11:10:00Z" w16du:dateUtc="2024-07-23T05:40:00Z">
                  <w:rPr>
                    <w:ins w:id="591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1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1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0.43</w:t>
              </w:r>
            </w:ins>
          </w:p>
        </w:tc>
        <w:tc>
          <w:tcPr>
            <w:tcW w:w="1440" w:type="dxa"/>
            <w:noWrap/>
            <w:hideMark/>
          </w:tcPr>
          <w:p w14:paraId="52CA98B1"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91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15" w:author="MKONDIWA, Maxwell (CIMMYT-India)" w:date="2024-07-23T11:10:00Z" w16du:dateUtc="2024-07-23T05:40:00Z">
                  <w:rPr>
                    <w:ins w:id="591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1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1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0.45</w:t>
              </w:r>
            </w:ins>
          </w:p>
        </w:tc>
        <w:tc>
          <w:tcPr>
            <w:tcW w:w="1540" w:type="dxa"/>
            <w:noWrap/>
            <w:hideMark/>
          </w:tcPr>
          <w:p w14:paraId="415097EA"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91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20" w:author="MKONDIWA, Maxwell (CIMMYT-India)" w:date="2024-07-23T11:10:00Z" w16du:dateUtc="2024-07-23T05:40:00Z">
                  <w:rPr>
                    <w:ins w:id="592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2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2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0.45</w:t>
              </w:r>
            </w:ins>
          </w:p>
        </w:tc>
        <w:tc>
          <w:tcPr>
            <w:tcW w:w="1360" w:type="dxa"/>
            <w:noWrap/>
            <w:hideMark/>
          </w:tcPr>
          <w:p w14:paraId="4BE0CF2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92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25" w:author="MKONDIWA, Maxwell (CIMMYT-India)" w:date="2024-07-23T11:10:00Z" w16du:dateUtc="2024-07-23T05:40:00Z">
                  <w:rPr>
                    <w:ins w:id="592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2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2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0.38</w:t>
              </w:r>
            </w:ins>
          </w:p>
        </w:tc>
      </w:tr>
      <w:tr w:rsidR="00A20A9C" w:rsidRPr="00A20A9C" w14:paraId="29C698D4" w14:textId="77777777" w:rsidTr="00A20A9C">
        <w:trPr>
          <w:trHeight w:val="288"/>
          <w:ins w:id="5929"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1F6363B3" w14:textId="77777777" w:rsidR="00A20A9C" w:rsidRPr="00A20A9C" w:rsidRDefault="00A20A9C" w:rsidP="00A20A9C">
            <w:pPr>
              <w:jc w:val="left"/>
              <w:rPr>
                <w:ins w:id="593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31" w:author="MKONDIWA, Maxwell (CIMMYT-India)" w:date="2024-07-23T11:10:00Z" w16du:dateUtc="2024-07-23T05:40:00Z">
                  <w:rPr>
                    <w:ins w:id="593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3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3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Plot owned</w:t>
              </w:r>
            </w:ins>
          </w:p>
        </w:tc>
        <w:tc>
          <w:tcPr>
            <w:tcW w:w="960" w:type="dxa"/>
            <w:noWrap/>
            <w:hideMark/>
          </w:tcPr>
          <w:p w14:paraId="42F479FB"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93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36" w:author="MKONDIWA, Maxwell (CIMMYT-India)" w:date="2024-07-23T11:10:00Z" w16du:dateUtc="2024-07-23T05:40:00Z">
                  <w:rPr>
                    <w:ins w:id="593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3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3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37F8759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94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41" w:author="MKONDIWA, Maxwell (CIMMYT-India)" w:date="2024-07-23T11:10:00Z" w16du:dateUtc="2024-07-23T05:40:00Z">
                  <w:rPr>
                    <w:ins w:id="594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4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4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0.8</w:t>
              </w:r>
            </w:ins>
          </w:p>
        </w:tc>
        <w:tc>
          <w:tcPr>
            <w:tcW w:w="1440" w:type="dxa"/>
            <w:noWrap/>
            <w:hideMark/>
          </w:tcPr>
          <w:p w14:paraId="51C4E34C"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94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46" w:author="MKONDIWA, Maxwell (CIMMYT-India)" w:date="2024-07-23T11:10:00Z" w16du:dateUtc="2024-07-23T05:40:00Z">
                  <w:rPr>
                    <w:ins w:id="594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4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4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0.83</w:t>
              </w:r>
            </w:ins>
          </w:p>
        </w:tc>
        <w:tc>
          <w:tcPr>
            <w:tcW w:w="1540" w:type="dxa"/>
            <w:noWrap/>
            <w:hideMark/>
          </w:tcPr>
          <w:p w14:paraId="0950BD9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95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51" w:author="MKONDIWA, Maxwell (CIMMYT-India)" w:date="2024-07-23T11:10:00Z" w16du:dateUtc="2024-07-23T05:40:00Z">
                  <w:rPr>
                    <w:ins w:id="595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5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5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0.86</w:t>
              </w:r>
            </w:ins>
          </w:p>
        </w:tc>
        <w:tc>
          <w:tcPr>
            <w:tcW w:w="1360" w:type="dxa"/>
            <w:noWrap/>
            <w:hideMark/>
          </w:tcPr>
          <w:p w14:paraId="798621AB"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95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56" w:author="MKONDIWA, Maxwell (CIMMYT-India)" w:date="2024-07-23T11:10:00Z" w16du:dateUtc="2024-07-23T05:40:00Z">
                  <w:rPr>
                    <w:ins w:id="595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5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5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0.74</w:t>
              </w:r>
            </w:ins>
          </w:p>
        </w:tc>
      </w:tr>
      <w:tr w:rsidR="00A20A9C" w:rsidRPr="00A20A9C" w14:paraId="6CFC3B42" w14:textId="77777777" w:rsidTr="00A20A9C">
        <w:trPr>
          <w:trHeight w:val="288"/>
          <w:ins w:id="5960"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42E1D2A9" w14:textId="77777777" w:rsidR="00A20A9C" w:rsidRPr="00A20A9C" w:rsidRDefault="00A20A9C" w:rsidP="00A20A9C">
            <w:pPr>
              <w:jc w:val="right"/>
              <w:rPr>
                <w:ins w:id="596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62" w:author="MKONDIWA, Maxwell (CIMMYT-India)" w:date="2024-07-23T11:10:00Z" w16du:dateUtc="2024-07-23T05:40:00Z">
                  <w:rPr>
                    <w:ins w:id="596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6C5B6878"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96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65" w:author="MKONDIWA, Maxwell (CIMMYT-India)" w:date="2024-07-23T11:10:00Z" w16du:dateUtc="2024-07-23T05:40:00Z">
                  <w:rPr>
                    <w:ins w:id="596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596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6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09C3C3F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96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70" w:author="MKONDIWA, Maxwell (CIMMYT-India)" w:date="2024-07-23T11:10:00Z" w16du:dateUtc="2024-07-23T05:40:00Z">
                  <w:rPr>
                    <w:ins w:id="597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7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7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0.4</w:t>
              </w:r>
            </w:ins>
          </w:p>
        </w:tc>
        <w:tc>
          <w:tcPr>
            <w:tcW w:w="1440" w:type="dxa"/>
            <w:noWrap/>
            <w:hideMark/>
          </w:tcPr>
          <w:p w14:paraId="3640FA9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97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75" w:author="MKONDIWA, Maxwell (CIMMYT-India)" w:date="2024-07-23T11:10:00Z" w16du:dateUtc="2024-07-23T05:40:00Z">
                  <w:rPr>
                    <w:ins w:id="597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7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7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0.37</w:t>
              </w:r>
            </w:ins>
          </w:p>
        </w:tc>
        <w:tc>
          <w:tcPr>
            <w:tcW w:w="1540" w:type="dxa"/>
            <w:noWrap/>
            <w:hideMark/>
          </w:tcPr>
          <w:p w14:paraId="75DA97B2"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97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80" w:author="MKONDIWA, Maxwell (CIMMYT-India)" w:date="2024-07-23T11:10:00Z" w16du:dateUtc="2024-07-23T05:40:00Z">
                  <w:rPr>
                    <w:ins w:id="598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8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8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0.35</w:t>
              </w:r>
            </w:ins>
          </w:p>
        </w:tc>
        <w:tc>
          <w:tcPr>
            <w:tcW w:w="1360" w:type="dxa"/>
            <w:noWrap/>
            <w:hideMark/>
          </w:tcPr>
          <w:p w14:paraId="5DFA78E1"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598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85" w:author="MKONDIWA, Maxwell (CIMMYT-India)" w:date="2024-07-23T11:10:00Z" w16du:dateUtc="2024-07-23T05:40:00Z">
                  <w:rPr>
                    <w:ins w:id="598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8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8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0.44</w:t>
              </w:r>
            </w:ins>
          </w:p>
        </w:tc>
      </w:tr>
      <w:tr w:rsidR="00A20A9C" w:rsidRPr="00A20A9C" w14:paraId="5CB43236" w14:textId="77777777" w:rsidTr="00A20A9C">
        <w:trPr>
          <w:trHeight w:val="288"/>
          <w:ins w:id="5989"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237A45EB" w14:textId="77777777" w:rsidR="00A20A9C" w:rsidRPr="00A20A9C" w:rsidRDefault="00A20A9C" w:rsidP="00A20A9C">
            <w:pPr>
              <w:jc w:val="left"/>
              <w:rPr>
                <w:ins w:id="599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91" w:author="MKONDIWA, Maxwell (CIMMYT-India)" w:date="2024-07-23T11:10:00Z" w16du:dateUtc="2024-07-23T05:40:00Z">
                  <w:rPr>
                    <w:ins w:id="599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9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9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Soil nitrogen</w:t>
              </w:r>
            </w:ins>
          </w:p>
        </w:tc>
        <w:tc>
          <w:tcPr>
            <w:tcW w:w="960" w:type="dxa"/>
            <w:noWrap/>
            <w:hideMark/>
          </w:tcPr>
          <w:p w14:paraId="24D9146D"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599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5996" w:author="MKONDIWA, Maxwell (CIMMYT-India)" w:date="2024-07-23T11:10:00Z" w16du:dateUtc="2024-07-23T05:40:00Z">
                  <w:rPr>
                    <w:ins w:id="599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599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599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36F15B1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0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01" w:author="MKONDIWA, Maxwell (CIMMYT-India)" w:date="2024-07-23T11:10:00Z" w16du:dateUtc="2024-07-23T05:40:00Z">
                  <w:rPr>
                    <w:ins w:id="600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0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0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1.74</w:t>
              </w:r>
            </w:ins>
          </w:p>
        </w:tc>
        <w:tc>
          <w:tcPr>
            <w:tcW w:w="1440" w:type="dxa"/>
            <w:noWrap/>
            <w:hideMark/>
          </w:tcPr>
          <w:p w14:paraId="64402B6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0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06" w:author="MKONDIWA, Maxwell (CIMMYT-India)" w:date="2024-07-23T11:10:00Z" w16du:dateUtc="2024-07-23T05:40:00Z">
                  <w:rPr>
                    <w:ins w:id="600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0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0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1.63</w:t>
              </w:r>
            </w:ins>
          </w:p>
        </w:tc>
        <w:tc>
          <w:tcPr>
            <w:tcW w:w="1540" w:type="dxa"/>
            <w:noWrap/>
            <w:hideMark/>
          </w:tcPr>
          <w:p w14:paraId="0CCD7159"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1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11" w:author="MKONDIWA, Maxwell (CIMMYT-India)" w:date="2024-07-23T11:10:00Z" w16du:dateUtc="2024-07-23T05:40:00Z">
                  <w:rPr>
                    <w:ins w:id="601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1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1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1.59</w:t>
              </w:r>
            </w:ins>
          </w:p>
        </w:tc>
        <w:tc>
          <w:tcPr>
            <w:tcW w:w="1360" w:type="dxa"/>
            <w:noWrap/>
            <w:hideMark/>
          </w:tcPr>
          <w:p w14:paraId="40822AE4"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1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16" w:author="MKONDIWA, Maxwell (CIMMYT-India)" w:date="2024-07-23T11:10:00Z" w16du:dateUtc="2024-07-23T05:40:00Z">
                  <w:rPr>
                    <w:ins w:id="601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1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1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1.45</w:t>
              </w:r>
            </w:ins>
          </w:p>
        </w:tc>
      </w:tr>
      <w:tr w:rsidR="00A20A9C" w:rsidRPr="00A20A9C" w14:paraId="4354364C" w14:textId="77777777" w:rsidTr="00A20A9C">
        <w:trPr>
          <w:trHeight w:val="288"/>
          <w:ins w:id="6020"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07F7231A" w14:textId="77777777" w:rsidR="00A20A9C" w:rsidRPr="00A20A9C" w:rsidRDefault="00A20A9C" w:rsidP="00A20A9C">
            <w:pPr>
              <w:jc w:val="right"/>
              <w:rPr>
                <w:ins w:id="602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22" w:author="MKONDIWA, Maxwell (CIMMYT-India)" w:date="2024-07-23T11:10:00Z" w16du:dateUtc="2024-07-23T05:40:00Z">
                  <w:rPr>
                    <w:ins w:id="602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2F0A5BFC"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602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25" w:author="MKONDIWA, Maxwell (CIMMYT-India)" w:date="2024-07-23T11:10:00Z" w16du:dateUtc="2024-07-23T05:40:00Z">
                  <w:rPr>
                    <w:ins w:id="602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602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2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3B77AD9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2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30" w:author="MKONDIWA, Maxwell (CIMMYT-India)" w:date="2024-07-23T11:10:00Z" w16du:dateUtc="2024-07-23T05:40:00Z">
                  <w:rPr>
                    <w:ins w:id="603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3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3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0.19</w:t>
              </w:r>
            </w:ins>
          </w:p>
        </w:tc>
        <w:tc>
          <w:tcPr>
            <w:tcW w:w="1440" w:type="dxa"/>
            <w:noWrap/>
            <w:hideMark/>
          </w:tcPr>
          <w:p w14:paraId="794B2190"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3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35" w:author="MKONDIWA, Maxwell (CIMMYT-India)" w:date="2024-07-23T11:10:00Z" w16du:dateUtc="2024-07-23T05:40:00Z">
                  <w:rPr>
                    <w:ins w:id="603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3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3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0.21</w:t>
              </w:r>
            </w:ins>
          </w:p>
        </w:tc>
        <w:tc>
          <w:tcPr>
            <w:tcW w:w="1540" w:type="dxa"/>
            <w:noWrap/>
            <w:hideMark/>
          </w:tcPr>
          <w:p w14:paraId="52539BDB"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3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40" w:author="MKONDIWA, Maxwell (CIMMYT-India)" w:date="2024-07-23T11:10:00Z" w16du:dateUtc="2024-07-23T05:40:00Z">
                  <w:rPr>
                    <w:ins w:id="604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4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4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0.2</w:t>
              </w:r>
            </w:ins>
          </w:p>
        </w:tc>
        <w:tc>
          <w:tcPr>
            <w:tcW w:w="1360" w:type="dxa"/>
            <w:noWrap/>
            <w:hideMark/>
          </w:tcPr>
          <w:p w14:paraId="6C8EF4DA"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4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45" w:author="MKONDIWA, Maxwell (CIMMYT-India)" w:date="2024-07-23T11:10:00Z" w16du:dateUtc="2024-07-23T05:40:00Z">
                  <w:rPr>
                    <w:ins w:id="604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4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4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0.15</w:t>
              </w:r>
            </w:ins>
          </w:p>
        </w:tc>
      </w:tr>
      <w:tr w:rsidR="00A20A9C" w:rsidRPr="00A20A9C" w14:paraId="33D7E189" w14:textId="77777777" w:rsidTr="00A20A9C">
        <w:trPr>
          <w:trHeight w:val="288"/>
          <w:ins w:id="6049"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10B3D90E" w14:textId="77777777" w:rsidR="00A20A9C" w:rsidRPr="00A20A9C" w:rsidRDefault="00A20A9C" w:rsidP="00A20A9C">
            <w:pPr>
              <w:jc w:val="left"/>
              <w:rPr>
                <w:ins w:id="605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51" w:author="MKONDIWA, Maxwell (CIMMYT-India)" w:date="2024-07-23T11:10:00Z" w16du:dateUtc="2024-07-23T05:40:00Z">
                  <w:rPr>
                    <w:ins w:id="605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5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5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Soil sand</w:t>
              </w:r>
            </w:ins>
          </w:p>
        </w:tc>
        <w:tc>
          <w:tcPr>
            <w:tcW w:w="960" w:type="dxa"/>
            <w:noWrap/>
            <w:hideMark/>
          </w:tcPr>
          <w:p w14:paraId="5E9AA096"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605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56" w:author="MKONDIWA, Maxwell (CIMMYT-India)" w:date="2024-07-23T11:10:00Z" w16du:dateUtc="2024-07-23T05:40:00Z">
                  <w:rPr>
                    <w:ins w:id="605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5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5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6D0F84AA"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6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61" w:author="MKONDIWA, Maxwell (CIMMYT-India)" w:date="2024-07-23T11:10:00Z" w16du:dateUtc="2024-07-23T05:40:00Z">
                  <w:rPr>
                    <w:ins w:id="606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6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6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30.21</w:t>
              </w:r>
            </w:ins>
          </w:p>
        </w:tc>
        <w:tc>
          <w:tcPr>
            <w:tcW w:w="1440" w:type="dxa"/>
            <w:noWrap/>
            <w:hideMark/>
          </w:tcPr>
          <w:p w14:paraId="0761565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6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66" w:author="MKONDIWA, Maxwell (CIMMYT-India)" w:date="2024-07-23T11:10:00Z" w16du:dateUtc="2024-07-23T05:40:00Z">
                  <w:rPr>
                    <w:ins w:id="606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6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6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29.24</w:t>
              </w:r>
            </w:ins>
          </w:p>
        </w:tc>
        <w:tc>
          <w:tcPr>
            <w:tcW w:w="1540" w:type="dxa"/>
            <w:noWrap/>
            <w:hideMark/>
          </w:tcPr>
          <w:p w14:paraId="3C3AD0C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7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71" w:author="MKONDIWA, Maxwell (CIMMYT-India)" w:date="2024-07-23T11:10:00Z" w16du:dateUtc="2024-07-23T05:40:00Z">
                  <w:rPr>
                    <w:ins w:id="607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7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7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28.91</w:t>
              </w:r>
            </w:ins>
          </w:p>
        </w:tc>
        <w:tc>
          <w:tcPr>
            <w:tcW w:w="1360" w:type="dxa"/>
            <w:noWrap/>
            <w:hideMark/>
          </w:tcPr>
          <w:p w14:paraId="3768357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7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76" w:author="MKONDIWA, Maxwell (CIMMYT-India)" w:date="2024-07-23T11:10:00Z" w16du:dateUtc="2024-07-23T05:40:00Z">
                  <w:rPr>
                    <w:ins w:id="607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7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7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30.59</w:t>
              </w:r>
            </w:ins>
          </w:p>
        </w:tc>
      </w:tr>
      <w:tr w:rsidR="00A20A9C" w:rsidRPr="00A20A9C" w14:paraId="4D7C392B" w14:textId="77777777" w:rsidTr="00A20A9C">
        <w:trPr>
          <w:trHeight w:val="288"/>
          <w:ins w:id="6080"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7BF40D4C" w14:textId="77777777" w:rsidR="00A20A9C" w:rsidRPr="00A20A9C" w:rsidRDefault="00A20A9C" w:rsidP="00A20A9C">
            <w:pPr>
              <w:jc w:val="right"/>
              <w:rPr>
                <w:ins w:id="608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82" w:author="MKONDIWA, Maxwell (CIMMYT-India)" w:date="2024-07-23T11:10:00Z" w16du:dateUtc="2024-07-23T05:40:00Z">
                  <w:rPr>
                    <w:ins w:id="608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5CAF1637"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608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85" w:author="MKONDIWA, Maxwell (CIMMYT-India)" w:date="2024-07-23T11:10:00Z" w16du:dateUtc="2024-07-23T05:40:00Z">
                  <w:rPr>
                    <w:ins w:id="608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608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8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43F434B1"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8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90" w:author="MKONDIWA, Maxwell (CIMMYT-India)" w:date="2024-07-23T11:10:00Z" w16du:dateUtc="2024-07-23T05:40:00Z">
                  <w:rPr>
                    <w:ins w:id="609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9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9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1.8</w:t>
              </w:r>
            </w:ins>
          </w:p>
        </w:tc>
        <w:tc>
          <w:tcPr>
            <w:tcW w:w="1440" w:type="dxa"/>
            <w:noWrap/>
            <w:hideMark/>
          </w:tcPr>
          <w:p w14:paraId="0A9635AF"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9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095" w:author="MKONDIWA, Maxwell (CIMMYT-India)" w:date="2024-07-23T11:10:00Z" w16du:dateUtc="2024-07-23T05:40:00Z">
                  <w:rPr>
                    <w:ins w:id="609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09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09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2.39</w:t>
              </w:r>
            </w:ins>
          </w:p>
        </w:tc>
        <w:tc>
          <w:tcPr>
            <w:tcW w:w="1540" w:type="dxa"/>
            <w:noWrap/>
            <w:hideMark/>
          </w:tcPr>
          <w:p w14:paraId="3F9623B6"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09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00" w:author="MKONDIWA, Maxwell (CIMMYT-India)" w:date="2024-07-23T11:10:00Z" w16du:dateUtc="2024-07-23T05:40:00Z">
                  <w:rPr>
                    <w:ins w:id="610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10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10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2.86</w:t>
              </w:r>
            </w:ins>
          </w:p>
        </w:tc>
        <w:tc>
          <w:tcPr>
            <w:tcW w:w="1360" w:type="dxa"/>
            <w:noWrap/>
            <w:hideMark/>
          </w:tcPr>
          <w:p w14:paraId="7DE4CC3D"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10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05" w:author="MKONDIWA, Maxwell (CIMMYT-India)" w:date="2024-07-23T11:10:00Z" w16du:dateUtc="2024-07-23T05:40:00Z">
                  <w:rPr>
                    <w:ins w:id="610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10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10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3.04</w:t>
              </w:r>
            </w:ins>
          </w:p>
        </w:tc>
      </w:tr>
      <w:tr w:rsidR="00A20A9C" w:rsidRPr="00A20A9C" w14:paraId="75B20F91" w14:textId="77777777" w:rsidTr="00A20A9C">
        <w:trPr>
          <w:trHeight w:val="288"/>
          <w:ins w:id="6109"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31AA0DF3" w14:textId="77777777" w:rsidR="00A20A9C" w:rsidRPr="00A20A9C" w:rsidRDefault="00A20A9C" w:rsidP="00A20A9C">
            <w:pPr>
              <w:jc w:val="left"/>
              <w:rPr>
                <w:ins w:id="611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11" w:author="MKONDIWA, Maxwell (CIMMYT-India)" w:date="2024-07-23T11:10:00Z" w16du:dateUtc="2024-07-23T05:40:00Z">
                  <w:rPr>
                    <w:ins w:id="611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11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11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Soil organic carbon</w:t>
              </w:r>
            </w:ins>
          </w:p>
        </w:tc>
        <w:tc>
          <w:tcPr>
            <w:tcW w:w="960" w:type="dxa"/>
            <w:noWrap/>
            <w:hideMark/>
          </w:tcPr>
          <w:p w14:paraId="63E5E942"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611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16" w:author="MKONDIWA, Maxwell (CIMMYT-India)" w:date="2024-07-23T11:10:00Z" w16du:dateUtc="2024-07-23T05:40:00Z">
                  <w:rPr>
                    <w:ins w:id="611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11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11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Mean</w:t>
              </w:r>
            </w:ins>
          </w:p>
        </w:tc>
        <w:tc>
          <w:tcPr>
            <w:tcW w:w="1348" w:type="dxa"/>
            <w:noWrap/>
            <w:hideMark/>
          </w:tcPr>
          <w:p w14:paraId="06327BD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12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21" w:author="MKONDIWA, Maxwell (CIMMYT-India)" w:date="2024-07-23T11:10:00Z" w16du:dateUtc="2024-07-23T05:40:00Z">
                  <w:rPr>
                    <w:ins w:id="612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12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12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14.71</w:t>
              </w:r>
            </w:ins>
          </w:p>
        </w:tc>
        <w:tc>
          <w:tcPr>
            <w:tcW w:w="1440" w:type="dxa"/>
            <w:noWrap/>
            <w:hideMark/>
          </w:tcPr>
          <w:p w14:paraId="59C5D26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12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26" w:author="MKONDIWA, Maxwell (CIMMYT-India)" w:date="2024-07-23T11:10:00Z" w16du:dateUtc="2024-07-23T05:40:00Z">
                  <w:rPr>
                    <w:ins w:id="612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12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12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12.49</w:t>
              </w:r>
            </w:ins>
          </w:p>
        </w:tc>
        <w:tc>
          <w:tcPr>
            <w:tcW w:w="1540" w:type="dxa"/>
            <w:noWrap/>
            <w:hideMark/>
          </w:tcPr>
          <w:p w14:paraId="15259775"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130"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31" w:author="MKONDIWA, Maxwell (CIMMYT-India)" w:date="2024-07-23T11:10:00Z" w16du:dateUtc="2024-07-23T05:40:00Z">
                  <w:rPr>
                    <w:ins w:id="6132"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133"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134"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11.99</w:t>
              </w:r>
            </w:ins>
          </w:p>
        </w:tc>
        <w:tc>
          <w:tcPr>
            <w:tcW w:w="1360" w:type="dxa"/>
            <w:noWrap/>
            <w:hideMark/>
          </w:tcPr>
          <w:p w14:paraId="5E301568"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135"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36" w:author="MKONDIWA, Maxwell (CIMMYT-India)" w:date="2024-07-23T11:10:00Z" w16du:dateUtc="2024-07-23T05:40:00Z">
                  <w:rPr>
                    <w:ins w:id="6137"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138"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139"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11.74</w:t>
              </w:r>
            </w:ins>
          </w:p>
        </w:tc>
      </w:tr>
      <w:tr w:rsidR="00A20A9C" w:rsidRPr="00A20A9C" w14:paraId="20512687" w14:textId="77777777" w:rsidTr="00A20A9C">
        <w:trPr>
          <w:trHeight w:val="288"/>
          <w:ins w:id="6140" w:author="MKONDIWA, Maxwell (CIMMYT-India)" w:date="2024-07-23T11:10:00Z" w16du:dateUtc="2024-07-23T05:40:00Z"/>
        </w:trPr>
        <w:tc>
          <w:tcPr>
            <w:cnfStyle w:val="001000000000" w:firstRow="0" w:lastRow="0" w:firstColumn="1" w:lastColumn="0" w:oddVBand="0" w:evenVBand="0" w:oddHBand="0" w:evenHBand="0" w:firstRowFirstColumn="0" w:firstRowLastColumn="0" w:lastRowFirstColumn="0" w:lastRowLastColumn="0"/>
            <w:tcW w:w="2172" w:type="dxa"/>
            <w:hideMark/>
          </w:tcPr>
          <w:p w14:paraId="4B0C373E" w14:textId="77777777" w:rsidR="00A20A9C" w:rsidRPr="00A20A9C" w:rsidRDefault="00A20A9C" w:rsidP="00A20A9C">
            <w:pPr>
              <w:jc w:val="right"/>
              <w:rPr>
                <w:ins w:id="6141"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42" w:author="MKONDIWA, Maxwell (CIMMYT-India)" w:date="2024-07-23T11:10:00Z" w16du:dateUtc="2024-07-23T05:40:00Z">
                  <w:rPr>
                    <w:ins w:id="6143"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
        </w:tc>
        <w:tc>
          <w:tcPr>
            <w:tcW w:w="960" w:type="dxa"/>
            <w:noWrap/>
            <w:hideMark/>
          </w:tcPr>
          <w:p w14:paraId="2EB0323F" w14:textId="77777777" w:rsidR="00A20A9C" w:rsidRPr="00A20A9C" w:rsidRDefault="00A20A9C" w:rsidP="00A20A9C">
            <w:pPr>
              <w:jc w:val="left"/>
              <w:cnfStyle w:val="000000000000" w:firstRow="0" w:lastRow="0" w:firstColumn="0" w:lastColumn="0" w:oddVBand="0" w:evenVBand="0" w:oddHBand="0" w:evenHBand="0" w:firstRowFirstColumn="0" w:firstRowLastColumn="0" w:lastRowFirstColumn="0" w:lastRowLastColumn="0"/>
              <w:rPr>
                <w:ins w:id="614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45" w:author="MKONDIWA, Maxwell (CIMMYT-India)" w:date="2024-07-23T11:10:00Z" w16du:dateUtc="2024-07-23T05:40:00Z">
                  <w:rPr>
                    <w:ins w:id="614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proofErr w:type="spellStart"/>
            <w:ins w:id="614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14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Std.Dev</w:t>
              </w:r>
              <w:proofErr w:type="spellEnd"/>
            </w:ins>
          </w:p>
        </w:tc>
        <w:tc>
          <w:tcPr>
            <w:tcW w:w="1348" w:type="dxa"/>
            <w:noWrap/>
            <w:hideMark/>
          </w:tcPr>
          <w:p w14:paraId="388463DE"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14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50" w:author="MKONDIWA, Maxwell (CIMMYT-India)" w:date="2024-07-23T11:10:00Z" w16du:dateUtc="2024-07-23T05:40:00Z">
                  <w:rPr>
                    <w:ins w:id="615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15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15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1.72</w:t>
              </w:r>
            </w:ins>
          </w:p>
        </w:tc>
        <w:tc>
          <w:tcPr>
            <w:tcW w:w="1440" w:type="dxa"/>
            <w:noWrap/>
            <w:hideMark/>
          </w:tcPr>
          <w:p w14:paraId="49F81257"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15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55" w:author="MKONDIWA, Maxwell (CIMMYT-India)" w:date="2024-07-23T11:10:00Z" w16du:dateUtc="2024-07-23T05:40:00Z">
                  <w:rPr>
                    <w:ins w:id="615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15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15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2.43</w:t>
              </w:r>
            </w:ins>
          </w:p>
        </w:tc>
        <w:tc>
          <w:tcPr>
            <w:tcW w:w="1540" w:type="dxa"/>
            <w:noWrap/>
            <w:hideMark/>
          </w:tcPr>
          <w:p w14:paraId="4CE47383"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159"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60" w:author="MKONDIWA, Maxwell (CIMMYT-India)" w:date="2024-07-23T11:10:00Z" w16du:dateUtc="2024-07-23T05:40:00Z">
                  <w:rPr>
                    <w:ins w:id="6161"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162"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163"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2.26</w:t>
              </w:r>
            </w:ins>
          </w:p>
        </w:tc>
        <w:tc>
          <w:tcPr>
            <w:tcW w:w="1360" w:type="dxa"/>
            <w:noWrap/>
            <w:hideMark/>
          </w:tcPr>
          <w:p w14:paraId="7330559C" w14:textId="77777777" w:rsidR="00A20A9C" w:rsidRPr="00A20A9C" w:rsidRDefault="00A20A9C" w:rsidP="00A20A9C">
            <w:pPr>
              <w:jc w:val="right"/>
              <w:cnfStyle w:val="000000000000" w:firstRow="0" w:lastRow="0" w:firstColumn="0" w:lastColumn="0" w:oddVBand="0" w:evenVBand="0" w:oddHBand="0" w:evenHBand="0" w:firstRowFirstColumn="0" w:firstRowLastColumn="0" w:lastRowFirstColumn="0" w:lastRowLastColumn="0"/>
              <w:rPr>
                <w:ins w:id="6164" w:author="MKONDIWA, Maxwell (CIMMYT-India)" w:date="2024-07-23T11:10:00Z" w16du:dateUtc="2024-07-23T05:40:00Z"/>
                <w:rFonts w:ascii="Aptos Narrow" w:eastAsia="Times New Roman" w:hAnsi="Aptos Narrow" w:cs="Times New Roman"/>
                <w:color w:val="000000"/>
                <w:kern w:val="0"/>
                <w:sz w:val="16"/>
                <w:szCs w:val="16"/>
                <w:lang w:eastAsia="en-ZW"/>
                <w14:ligatures w14:val="none"/>
                <w:rPrChange w:id="6165" w:author="MKONDIWA, Maxwell (CIMMYT-India)" w:date="2024-07-23T11:10:00Z" w16du:dateUtc="2024-07-23T05:40:00Z">
                  <w:rPr>
                    <w:ins w:id="6166" w:author="MKONDIWA, Maxwell (CIMMYT-India)" w:date="2024-07-23T11:10:00Z" w16du:dateUtc="2024-07-23T05:40:00Z"/>
                    <w:rFonts w:ascii="Aptos Narrow" w:eastAsia="Times New Roman" w:hAnsi="Aptos Narrow" w:cs="Times New Roman"/>
                    <w:color w:val="000000"/>
                    <w:kern w:val="0"/>
                    <w:lang w:eastAsia="en-ZW"/>
                    <w14:ligatures w14:val="none"/>
                  </w:rPr>
                </w:rPrChange>
              </w:rPr>
            </w:pPr>
            <w:ins w:id="6167" w:author="MKONDIWA, Maxwell (CIMMYT-India)" w:date="2024-07-23T11:10:00Z" w16du:dateUtc="2024-07-23T05:40:00Z">
              <w:r w:rsidRPr="00A20A9C">
                <w:rPr>
                  <w:rFonts w:ascii="Aptos Narrow" w:eastAsia="Times New Roman" w:hAnsi="Aptos Narrow" w:cs="Times New Roman"/>
                  <w:color w:val="000000"/>
                  <w:kern w:val="0"/>
                  <w:sz w:val="16"/>
                  <w:szCs w:val="16"/>
                  <w:lang w:eastAsia="en-ZW"/>
                  <w14:ligatures w14:val="none"/>
                  <w:rPrChange w:id="6168" w:author="MKONDIWA, Maxwell (CIMMYT-India)" w:date="2024-07-23T11:10:00Z" w16du:dateUtc="2024-07-23T05:40:00Z">
                    <w:rPr>
                      <w:rFonts w:ascii="Aptos Narrow" w:eastAsia="Times New Roman" w:hAnsi="Aptos Narrow" w:cs="Times New Roman"/>
                      <w:color w:val="000000"/>
                      <w:kern w:val="0"/>
                      <w:lang w:eastAsia="en-ZW"/>
                      <w14:ligatures w14:val="none"/>
                    </w:rPr>
                  </w:rPrChange>
                </w:rPr>
                <w:t>1.65</w:t>
              </w:r>
            </w:ins>
          </w:p>
        </w:tc>
      </w:tr>
    </w:tbl>
    <w:p w14:paraId="10A5BAC1" w14:textId="77777777" w:rsidR="00C76331" w:rsidRDefault="00C76331">
      <w:pPr>
        <w:jc w:val="left"/>
        <w:rPr>
          <w:ins w:id="6169" w:author="MKONDIWA, Maxwell (CIMMYT-India)" w:date="2024-07-23T07:40:00Z" w16du:dateUtc="2024-07-23T02:10:00Z"/>
          <w:rFonts w:ascii="Aptos" w:hAnsi="Aptos"/>
        </w:rPr>
      </w:pPr>
    </w:p>
    <w:p w14:paraId="12CFFF1C" w14:textId="77777777" w:rsidR="00C76331" w:rsidRDefault="00C76331">
      <w:pPr>
        <w:jc w:val="left"/>
        <w:rPr>
          <w:ins w:id="6170" w:author="MKONDIWA, Maxwell (CIMMYT-India)" w:date="2024-07-23T07:40:00Z" w16du:dateUtc="2024-07-23T02:10:00Z"/>
          <w:rFonts w:ascii="Aptos" w:hAnsi="Aptos"/>
        </w:rPr>
      </w:pPr>
    </w:p>
    <w:p w14:paraId="30479876" w14:textId="3AB66C4C" w:rsidR="00903149" w:rsidRDefault="00903149">
      <w:pPr>
        <w:jc w:val="left"/>
        <w:rPr>
          <w:ins w:id="6171" w:author="MKONDIWA, Maxwell (CIMMYT-India)" w:date="2024-07-23T11:15:00Z" w16du:dateUtc="2024-07-23T05:45:00Z"/>
          <w:rFonts w:ascii="Aptos" w:hAnsi="Aptos"/>
        </w:rPr>
      </w:pPr>
      <w:ins w:id="6172" w:author="MKONDIWA, Maxwell (CIMMYT-India)" w:date="2024-07-23T11:15:00Z" w16du:dateUtc="2024-07-23T05:45:00Z">
        <w:r>
          <w:rPr>
            <w:rFonts w:ascii="Aptos" w:hAnsi="Aptos"/>
          </w:rPr>
          <w:br w:type="page"/>
        </w:r>
      </w:ins>
    </w:p>
    <w:p w14:paraId="03658059" w14:textId="77777777" w:rsidR="00C76331" w:rsidDel="00EA4783" w:rsidRDefault="00C76331">
      <w:pPr>
        <w:jc w:val="left"/>
        <w:rPr>
          <w:del w:id="6173" w:author="MKONDIWA, Maxwell (CIMMYT-India)" w:date="2024-07-23T11:14:00Z" w16du:dateUtc="2024-07-23T05:44:00Z"/>
          <w:rFonts w:ascii="Aptos" w:hAnsi="Aptos"/>
        </w:rPr>
      </w:pPr>
    </w:p>
    <w:p w14:paraId="6AEC26FF" w14:textId="37CCF058" w:rsidR="006734E0" w:rsidRPr="00674ACD" w:rsidRDefault="006734E0" w:rsidP="006734E0">
      <w:pPr>
        <w:rPr>
          <w:rFonts w:ascii="Aptos" w:hAnsi="Aptos"/>
        </w:rPr>
      </w:pPr>
      <w:r>
        <w:rPr>
          <w:rFonts w:ascii="Aptos" w:hAnsi="Aptos"/>
        </w:rPr>
        <w:t>Table A</w:t>
      </w:r>
      <w:ins w:id="6174" w:author="MKONDIWA, Maxwell (CIMMYT-India)" w:date="2024-07-23T15:20:00Z" w16du:dateUtc="2024-07-23T09:50:00Z">
        <w:r w:rsidR="00300FE8">
          <w:rPr>
            <w:rFonts w:ascii="Aptos" w:hAnsi="Aptos"/>
          </w:rPr>
          <w:t>8</w:t>
        </w:r>
      </w:ins>
      <w:del w:id="6175" w:author="MKONDIWA, Maxwell (CIMMYT-India)" w:date="2024-07-23T15:20:00Z" w16du:dateUtc="2024-07-23T09:50:00Z">
        <w:r w:rsidDel="00300FE8">
          <w:rPr>
            <w:rFonts w:ascii="Aptos" w:hAnsi="Aptos"/>
          </w:rPr>
          <w:delText>3</w:delText>
        </w:r>
      </w:del>
      <w:r>
        <w:rPr>
          <w:rFonts w:ascii="Aptos" w:hAnsi="Aptos"/>
        </w:rPr>
        <w:t xml:space="preserve">: Median percentage value of depth 2 targeted irrigation policies for out-of-sample farmers over uniform policies </w:t>
      </w:r>
    </w:p>
    <w:tbl>
      <w:tblPr>
        <w:tblStyle w:val="TableGridLight"/>
        <w:tblW w:w="5000" w:type="pct"/>
        <w:tblLayout w:type="fixed"/>
        <w:tblLook w:val="04A0" w:firstRow="1" w:lastRow="0" w:firstColumn="1" w:lastColumn="0" w:noHBand="0" w:noVBand="1"/>
      </w:tblPr>
      <w:tblGrid>
        <w:gridCol w:w="1662"/>
        <w:gridCol w:w="1663"/>
        <w:gridCol w:w="575"/>
        <w:gridCol w:w="775"/>
        <w:gridCol w:w="858"/>
        <w:gridCol w:w="1118"/>
        <w:gridCol w:w="1215"/>
        <w:gridCol w:w="1150"/>
      </w:tblGrid>
      <w:tr w:rsidR="006734E0" w:rsidRPr="00826A2A" w14:paraId="2EC2D7F7" w14:textId="77777777" w:rsidTr="0073674F">
        <w:trPr>
          <w:trHeight w:val="288"/>
        </w:trPr>
        <w:tc>
          <w:tcPr>
            <w:tcW w:w="921" w:type="pct"/>
            <w:noWrap/>
            <w:hideMark/>
          </w:tcPr>
          <w:p w14:paraId="00A0F542"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p>
        </w:tc>
        <w:tc>
          <w:tcPr>
            <w:tcW w:w="922" w:type="pct"/>
            <w:noWrap/>
            <w:hideMark/>
          </w:tcPr>
          <w:p w14:paraId="39ED98C1"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p>
        </w:tc>
        <w:tc>
          <w:tcPr>
            <w:tcW w:w="319" w:type="pct"/>
            <w:noWrap/>
            <w:hideMark/>
          </w:tcPr>
          <w:p w14:paraId="6B09EB4B" w14:textId="77777777" w:rsidR="006734E0" w:rsidRPr="00826A2A" w:rsidRDefault="006734E0" w:rsidP="0073674F">
            <w:pPr>
              <w:jc w:val="left"/>
              <w:rPr>
                <w:rFonts w:ascii="Times New Roman" w:eastAsia="Times New Roman" w:hAnsi="Times New Roman" w:cs="Times New Roman"/>
                <w:kern w:val="0"/>
                <w:sz w:val="20"/>
                <w:szCs w:val="20"/>
                <w:lang w:eastAsia="en-ZW"/>
                <w14:ligatures w14:val="none"/>
              </w:rPr>
            </w:pPr>
          </w:p>
        </w:tc>
        <w:tc>
          <w:tcPr>
            <w:tcW w:w="430" w:type="pct"/>
            <w:noWrap/>
            <w:hideMark/>
          </w:tcPr>
          <w:p w14:paraId="769496FA" w14:textId="77777777" w:rsidR="006734E0" w:rsidRPr="00826A2A" w:rsidRDefault="006734E0" w:rsidP="0073674F">
            <w:pPr>
              <w:jc w:val="left"/>
              <w:rPr>
                <w:rFonts w:ascii="Times New Roman" w:eastAsia="Times New Roman" w:hAnsi="Times New Roman" w:cs="Times New Roman"/>
                <w:kern w:val="0"/>
                <w:sz w:val="20"/>
                <w:szCs w:val="20"/>
                <w:lang w:eastAsia="en-ZW"/>
                <w14:ligatures w14:val="none"/>
              </w:rPr>
            </w:pPr>
          </w:p>
        </w:tc>
        <w:tc>
          <w:tcPr>
            <w:tcW w:w="2408" w:type="pct"/>
            <w:gridSpan w:val="4"/>
            <w:noWrap/>
            <w:hideMark/>
          </w:tcPr>
          <w:p w14:paraId="3D70E30A"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Percentage advantage of depth 2 targeted policy over uniform policies </w:t>
            </w:r>
          </w:p>
        </w:tc>
      </w:tr>
      <w:tr w:rsidR="006734E0" w:rsidRPr="00826A2A" w14:paraId="601B4130" w14:textId="77777777" w:rsidTr="0073674F">
        <w:trPr>
          <w:trHeight w:val="560"/>
        </w:trPr>
        <w:tc>
          <w:tcPr>
            <w:tcW w:w="921" w:type="pct"/>
            <w:noWrap/>
            <w:hideMark/>
          </w:tcPr>
          <w:p w14:paraId="03E3F6B3"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  Status quo irrigations</w:t>
            </w:r>
          </w:p>
        </w:tc>
        <w:tc>
          <w:tcPr>
            <w:tcW w:w="922" w:type="pct"/>
            <w:noWrap/>
            <w:hideMark/>
          </w:tcPr>
          <w:p w14:paraId="5B7BEDF1"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Targeted policy</w:t>
            </w:r>
          </w:p>
        </w:tc>
        <w:tc>
          <w:tcPr>
            <w:tcW w:w="319" w:type="pct"/>
            <w:noWrap/>
            <w:hideMark/>
          </w:tcPr>
          <w:p w14:paraId="3C642A3E"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 xml:space="preserve">N </w:t>
            </w:r>
            <w:proofErr w:type="spellStart"/>
            <w:r w:rsidRPr="00826A2A">
              <w:rPr>
                <w:rFonts w:ascii="Aptos Narrow" w:eastAsia="Times New Roman" w:hAnsi="Aptos Narrow" w:cs="Times New Roman"/>
                <w:color w:val="000000"/>
                <w:kern w:val="0"/>
                <w:sz w:val="20"/>
                <w:szCs w:val="20"/>
                <w:lang w:eastAsia="en-ZW"/>
                <w14:ligatures w14:val="none"/>
              </w:rPr>
              <w:t>obs</w:t>
            </w:r>
            <w:proofErr w:type="spellEnd"/>
          </w:p>
        </w:tc>
        <w:tc>
          <w:tcPr>
            <w:tcW w:w="430" w:type="pct"/>
            <w:noWrap/>
            <w:hideMark/>
          </w:tcPr>
          <w:p w14:paraId="69B55161"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w:t>
            </w:r>
          </w:p>
        </w:tc>
        <w:tc>
          <w:tcPr>
            <w:tcW w:w="476" w:type="pct"/>
            <w:noWrap/>
            <w:hideMark/>
          </w:tcPr>
          <w:p w14:paraId="6BFFF3AA"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One irrigation</w:t>
            </w:r>
          </w:p>
        </w:tc>
        <w:tc>
          <w:tcPr>
            <w:tcW w:w="620" w:type="pct"/>
            <w:noWrap/>
            <w:hideMark/>
          </w:tcPr>
          <w:p w14:paraId="5533C382"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Two irrigations</w:t>
            </w:r>
          </w:p>
        </w:tc>
        <w:tc>
          <w:tcPr>
            <w:tcW w:w="674" w:type="pct"/>
            <w:noWrap/>
            <w:hideMark/>
          </w:tcPr>
          <w:p w14:paraId="3DE02AB8"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Three irrigations</w:t>
            </w:r>
          </w:p>
        </w:tc>
        <w:tc>
          <w:tcPr>
            <w:tcW w:w="638" w:type="pct"/>
            <w:noWrap/>
            <w:hideMark/>
          </w:tcPr>
          <w:p w14:paraId="5BD39C2D"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Four irrigations</w:t>
            </w:r>
          </w:p>
        </w:tc>
      </w:tr>
      <w:tr w:rsidR="006734E0" w:rsidRPr="00826A2A" w14:paraId="77059370" w14:textId="77777777" w:rsidTr="0073674F">
        <w:trPr>
          <w:trHeight w:val="288"/>
        </w:trPr>
        <w:tc>
          <w:tcPr>
            <w:tcW w:w="921" w:type="pct"/>
            <w:noWrap/>
            <w:hideMark/>
          </w:tcPr>
          <w:p w14:paraId="10A0BC49"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p>
        </w:tc>
        <w:tc>
          <w:tcPr>
            <w:tcW w:w="922" w:type="pct"/>
            <w:noWrap/>
            <w:hideMark/>
          </w:tcPr>
          <w:p w14:paraId="0163FAF0" w14:textId="77777777" w:rsidR="006734E0" w:rsidRPr="00826A2A" w:rsidRDefault="006734E0" w:rsidP="0073674F">
            <w:pPr>
              <w:jc w:val="left"/>
              <w:rPr>
                <w:rFonts w:ascii="Times New Roman" w:eastAsia="Times New Roman" w:hAnsi="Times New Roman" w:cs="Times New Roman"/>
                <w:kern w:val="0"/>
                <w:sz w:val="20"/>
                <w:szCs w:val="20"/>
                <w:lang w:eastAsia="en-ZW"/>
                <w14:ligatures w14:val="none"/>
              </w:rPr>
            </w:pPr>
          </w:p>
        </w:tc>
        <w:tc>
          <w:tcPr>
            <w:tcW w:w="319" w:type="pct"/>
            <w:noWrap/>
            <w:hideMark/>
          </w:tcPr>
          <w:p w14:paraId="739E886D"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w:t>
            </w:r>
          </w:p>
        </w:tc>
        <w:tc>
          <w:tcPr>
            <w:tcW w:w="430" w:type="pct"/>
            <w:noWrap/>
            <w:hideMark/>
          </w:tcPr>
          <w:p w14:paraId="23E4A321"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w:t>
            </w:r>
          </w:p>
        </w:tc>
        <w:tc>
          <w:tcPr>
            <w:tcW w:w="476" w:type="pct"/>
            <w:noWrap/>
            <w:hideMark/>
          </w:tcPr>
          <w:p w14:paraId="1552ECCD"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w:t>
            </w:r>
          </w:p>
        </w:tc>
        <w:tc>
          <w:tcPr>
            <w:tcW w:w="620" w:type="pct"/>
            <w:noWrap/>
            <w:hideMark/>
          </w:tcPr>
          <w:p w14:paraId="295336B6"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w:t>
            </w:r>
          </w:p>
        </w:tc>
        <w:tc>
          <w:tcPr>
            <w:tcW w:w="674" w:type="pct"/>
            <w:noWrap/>
            <w:hideMark/>
          </w:tcPr>
          <w:p w14:paraId="7866AD78"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w:t>
            </w:r>
          </w:p>
        </w:tc>
        <w:tc>
          <w:tcPr>
            <w:tcW w:w="638" w:type="pct"/>
            <w:noWrap/>
            <w:hideMark/>
          </w:tcPr>
          <w:p w14:paraId="1619CE21"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(6)</w:t>
            </w:r>
          </w:p>
        </w:tc>
      </w:tr>
      <w:tr w:rsidR="006734E0" w:rsidRPr="00826A2A" w14:paraId="5C5637D5" w14:textId="77777777" w:rsidTr="0073674F">
        <w:trPr>
          <w:trHeight w:val="288"/>
        </w:trPr>
        <w:tc>
          <w:tcPr>
            <w:tcW w:w="921" w:type="pct"/>
            <w:noWrap/>
            <w:hideMark/>
          </w:tcPr>
          <w:p w14:paraId="2BF62C85"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One irrigation</w:t>
            </w:r>
          </w:p>
        </w:tc>
        <w:tc>
          <w:tcPr>
            <w:tcW w:w="922" w:type="pct"/>
            <w:noWrap/>
            <w:hideMark/>
          </w:tcPr>
          <w:p w14:paraId="1E16B579"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One irrigation</w:t>
            </w:r>
          </w:p>
        </w:tc>
        <w:tc>
          <w:tcPr>
            <w:tcW w:w="319" w:type="pct"/>
            <w:noWrap/>
            <w:hideMark/>
          </w:tcPr>
          <w:p w14:paraId="683C9D8D"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w:t>
            </w:r>
          </w:p>
        </w:tc>
        <w:tc>
          <w:tcPr>
            <w:tcW w:w="430" w:type="pct"/>
            <w:noWrap/>
            <w:hideMark/>
          </w:tcPr>
          <w:p w14:paraId="787505B5"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476" w:type="pct"/>
            <w:noWrap/>
            <w:hideMark/>
          </w:tcPr>
          <w:p w14:paraId="3C68E8A4"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p>
        </w:tc>
        <w:tc>
          <w:tcPr>
            <w:tcW w:w="620" w:type="pct"/>
            <w:noWrap/>
            <w:hideMark/>
          </w:tcPr>
          <w:p w14:paraId="1FB1A709"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p>
        </w:tc>
        <w:tc>
          <w:tcPr>
            <w:tcW w:w="674" w:type="pct"/>
            <w:noWrap/>
            <w:hideMark/>
          </w:tcPr>
          <w:p w14:paraId="7D61B45F"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p>
        </w:tc>
        <w:tc>
          <w:tcPr>
            <w:tcW w:w="638" w:type="pct"/>
            <w:noWrap/>
            <w:hideMark/>
          </w:tcPr>
          <w:p w14:paraId="285191E1"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p>
        </w:tc>
      </w:tr>
      <w:tr w:rsidR="006734E0" w:rsidRPr="00826A2A" w14:paraId="6C90802D" w14:textId="77777777" w:rsidTr="0073674F">
        <w:trPr>
          <w:trHeight w:val="288"/>
        </w:trPr>
        <w:tc>
          <w:tcPr>
            <w:tcW w:w="921" w:type="pct"/>
            <w:noWrap/>
            <w:hideMark/>
          </w:tcPr>
          <w:p w14:paraId="72A8D113"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One irrigation</w:t>
            </w:r>
          </w:p>
        </w:tc>
        <w:tc>
          <w:tcPr>
            <w:tcW w:w="922" w:type="pct"/>
            <w:noWrap/>
            <w:hideMark/>
          </w:tcPr>
          <w:p w14:paraId="5169B8EB"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Three irrigations</w:t>
            </w:r>
          </w:p>
        </w:tc>
        <w:tc>
          <w:tcPr>
            <w:tcW w:w="319" w:type="pct"/>
            <w:noWrap/>
            <w:hideMark/>
          </w:tcPr>
          <w:p w14:paraId="5FE7E251"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22</w:t>
            </w:r>
          </w:p>
        </w:tc>
        <w:tc>
          <w:tcPr>
            <w:tcW w:w="430" w:type="pct"/>
            <w:noWrap/>
            <w:hideMark/>
          </w:tcPr>
          <w:p w14:paraId="5DE21A2F"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0.60</w:t>
            </w:r>
          </w:p>
        </w:tc>
        <w:tc>
          <w:tcPr>
            <w:tcW w:w="476" w:type="pct"/>
            <w:noWrap/>
            <w:hideMark/>
          </w:tcPr>
          <w:p w14:paraId="46137855"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14.40</w:t>
            </w:r>
          </w:p>
        </w:tc>
        <w:tc>
          <w:tcPr>
            <w:tcW w:w="620" w:type="pct"/>
            <w:noWrap/>
            <w:hideMark/>
          </w:tcPr>
          <w:p w14:paraId="73FC26FF"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16.11</w:t>
            </w:r>
          </w:p>
        </w:tc>
        <w:tc>
          <w:tcPr>
            <w:tcW w:w="674" w:type="pct"/>
            <w:noWrap/>
            <w:hideMark/>
          </w:tcPr>
          <w:p w14:paraId="2B7107D6"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638" w:type="pct"/>
            <w:noWrap/>
            <w:hideMark/>
          </w:tcPr>
          <w:p w14:paraId="2A4678AE"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-22.82</w:t>
            </w:r>
          </w:p>
        </w:tc>
      </w:tr>
      <w:tr w:rsidR="006734E0" w:rsidRPr="00826A2A" w14:paraId="11566613" w14:textId="77777777" w:rsidTr="0073674F">
        <w:trPr>
          <w:trHeight w:val="288"/>
        </w:trPr>
        <w:tc>
          <w:tcPr>
            <w:tcW w:w="921" w:type="pct"/>
            <w:noWrap/>
            <w:hideMark/>
          </w:tcPr>
          <w:p w14:paraId="7E923DCC"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One irrigation</w:t>
            </w:r>
          </w:p>
        </w:tc>
        <w:tc>
          <w:tcPr>
            <w:tcW w:w="922" w:type="pct"/>
            <w:noWrap/>
            <w:hideMark/>
          </w:tcPr>
          <w:p w14:paraId="4B59BA43"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Four or more irrigations</w:t>
            </w:r>
          </w:p>
        </w:tc>
        <w:tc>
          <w:tcPr>
            <w:tcW w:w="319" w:type="pct"/>
            <w:noWrap/>
            <w:hideMark/>
          </w:tcPr>
          <w:p w14:paraId="4C4B7F9F"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436</w:t>
            </w:r>
          </w:p>
        </w:tc>
        <w:tc>
          <w:tcPr>
            <w:tcW w:w="430" w:type="pct"/>
            <w:noWrap/>
            <w:hideMark/>
          </w:tcPr>
          <w:p w14:paraId="076BC417"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11.82</w:t>
            </w:r>
          </w:p>
        </w:tc>
        <w:tc>
          <w:tcPr>
            <w:tcW w:w="476" w:type="pct"/>
            <w:noWrap/>
            <w:hideMark/>
          </w:tcPr>
          <w:p w14:paraId="4C4E6B37"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23.65</w:t>
            </w:r>
          </w:p>
        </w:tc>
        <w:tc>
          <w:tcPr>
            <w:tcW w:w="620" w:type="pct"/>
            <w:noWrap/>
            <w:hideMark/>
          </w:tcPr>
          <w:p w14:paraId="7773F40B"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36.20</w:t>
            </w:r>
          </w:p>
        </w:tc>
        <w:tc>
          <w:tcPr>
            <w:tcW w:w="674" w:type="pct"/>
            <w:noWrap/>
            <w:hideMark/>
          </w:tcPr>
          <w:p w14:paraId="36664CBF"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21.30</w:t>
            </w:r>
          </w:p>
        </w:tc>
        <w:tc>
          <w:tcPr>
            <w:tcW w:w="638" w:type="pct"/>
            <w:noWrap/>
            <w:hideMark/>
          </w:tcPr>
          <w:p w14:paraId="0D9B13E1"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r w:rsidR="006734E0" w:rsidRPr="00826A2A" w14:paraId="753BAB62" w14:textId="77777777" w:rsidTr="0073674F">
        <w:trPr>
          <w:trHeight w:val="288"/>
        </w:trPr>
        <w:tc>
          <w:tcPr>
            <w:tcW w:w="921" w:type="pct"/>
            <w:noWrap/>
            <w:hideMark/>
          </w:tcPr>
          <w:p w14:paraId="3A969762"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Two irrigations</w:t>
            </w:r>
          </w:p>
        </w:tc>
        <w:tc>
          <w:tcPr>
            <w:tcW w:w="922" w:type="pct"/>
            <w:noWrap/>
            <w:hideMark/>
          </w:tcPr>
          <w:p w14:paraId="3E3A5215"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One irrigation</w:t>
            </w:r>
          </w:p>
        </w:tc>
        <w:tc>
          <w:tcPr>
            <w:tcW w:w="319" w:type="pct"/>
            <w:noWrap/>
            <w:hideMark/>
          </w:tcPr>
          <w:p w14:paraId="5E6BD468"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7</w:t>
            </w:r>
          </w:p>
        </w:tc>
        <w:tc>
          <w:tcPr>
            <w:tcW w:w="430" w:type="pct"/>
            <w:noWrap/>
            <w:hideMark/>
          </w:tcPr>
          <w:p w14:paraId="69C07F62"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0.19</w:t>
            </w:r>
          </w:p>
        </w:tc>
        <w:tc>
          <w:tcPr>
            <w:tcW w:w="476" w:type="pct"/>
            <w:noWrap/>
            <w:hideMark/>
          </w:tcPr>
          <w:p w14:paraId="18E3B822"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620" w:type="pct"/>
            <w:noWrap/>
            <w:hideMark/>
          </w:tcPr>
          <w:p w14:paraId="731BA88C"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-1.21</w:t>
            </w:r>
          </w:p>
        </w:tc>
        <w:tc>
          <w:tcPr>
            <w:tcW w:w="674" w:type="pct"/>
            <w:noWrap/>
            <w:hideMark/>
          </w:tcPr>
          <w:p w14:paraId="071DE58B"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-17.50</w:t>
            </w:r>
          </w:p>
        </w:tc>
        <w:tc>
          <w:tcPr>
            <w:tcW w:w="638" w:type="pct"/>
            <w:noWrap/>
            <w:hideMark/>
          </w:tcPr>
          <w:p w14:paraId="20FBC184"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-40.54</w:t>
            </w:r>
          </w:p>
        </w:tc>
      </w:tr>
      <w:tr w:rsidR="006734E0" w:rsidRPr="00826A2A" w14:paraId="673BD396" w14:textId="77777777" w:rsidTr="0073674F">
        <w:trPr>
          <w:trHeight w:val="288"/>
        </w:trPr>
        <w:tc>
          <w:tcPr>
            <w:tcW w:w="921" w:type="pct"/>
            <w:noWrap/>
            <w:hideMark/>
          </w:tcPr>
          <w:p w14:paraId="0D2AC4EB"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Two irrigations</w:t>
            </w:r>
          </w:p>
        </w:tc>
        <w:tc>
          <w:tcPr>
            <w:tcW w:w="922" w:type="pct"/>
            <w:noWrap/>
            <w:hideMark/>
          </w:tcPr>
          <w:p w14:paraId="3CD117A7"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Three irrigations</w:t>
            </w:r>
          </w:p>
        </w:tc>
        <w:tc>
          <w:tcPr>
            <w:tcW w:w="319" w:type="pct"/>
            <w:noWrap/>
            <w:hideMark/>
          </w:tcPr>
          <w:p w14:paraId="3C8548EB"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53</w:t>
            </w:r>
          </w:p>
        </w:tc>
        <w:tc>
          <w:tcPr>
            <w:tcW w:w="430" w:type="pct"/>
            <w:noWrap/>
            <w:hideMark/>
          </w:tcPr>
          <w:p w14:paraId="604B44BF"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1.44</w:t>
            </w:r>
          </w:p>
        </w:tc>
        <w:tc>
          <w:tcPr>
            <w:tcW w:w="476" w:type="pct"/>
            <w:noWrap/>
            <w:hideMark/>
          </w:tcPr>
          <w:p w14:paraId="42994A5F"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34.72</w:t>
            </w:r>
          </w:p>
        </w:tc>
        <w:tc>
          <w:tcPr>
            <w:tcW w:w="620" w:type="pct"/>
            <w:noWrap/>
            <w:hideMark/>
          </w:tcPr>
          <w:p w14:paraId="0DC70970"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21.93</w:t>
            </w:r>
          </w:p>
        </w:tc>
        <w:tc>
          <w:tcPr>
            <w:tcW w:w="674" w:type="pct"/>
            <w:noWrap/>
            <w:hideMark/>
          </w:tcPr>
          <w:p w14:paraId="27C1C8E2"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638" w:type="pct"/>
            <w:noWrap/>
            <w:hideMark/>
          </w:tcPr>
          <w:p w14:paraId="50444C9C"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-24.69</w:t>
            </w:r>
          </w:p>
        </w:tc>
      </w:tr>
      <w:tr w:rsidR="006734E0" w:rsidRPr="00826A2A" w14:paraId="62451447" w14:textId="77777777" w:rsidTr="0073674F">
        <w:trPr>
          <w:trHeight w:val="288"/>
        </w:trPr>
        <w:tc>
          <w:tcPr>
            <w:tcW w:w="921" w:type="pct"/>
            <w:noWrap/>
            <w:hideMark/>
          </w:tcPr>
          <w:p w14:paraId="7D31164D"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Two irrigations</w:t>
            </w:r>
          </w:p>
        </w:tc>
        <w:tc>
          <w:tcPr>
            <w:tcW w:w="922" w:type="pct"/>
            <w:noWrap/>
            <w:hideMark/>
          </w:tcPr>
          <w:p w14:paraId="5F318EFE"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Four or more irrigations</w:t>
            </w:r>
          </w:p>
        </w:tc>
        <w:tc>
          <w:tcPr>
            <w:tcW w:w="319" w:type="pct"/>
            <w:noWrap/>
            <w:hideMark/>
          </w:tcPr>
          <w:p w14:paraId="0B478C67"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1813</w:t>
            </w:r>
          </w:p>
        </w:tc>
        <w:tc>
          <w:tcPr>
            <w:tcW w:w="430" w:type="pct"/>
            <w:noWrap/>
            <w:hideMark/>
          </w:tcPr>
          <w:p w14:paraId="52E214FF"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49.15</w:t>
            </w:r>
          </w:p>
        </w:tc>
        <w:tc>
          <w:tcPr>
            <w:tcW w:w="476" w:type="pct"/>
            <w:noWrap/>
            <w:hideMark/>
          </w:tcPr>
          <w:p w14:paraId="464C62B6"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53.86</w:t>
            </w:r>
          </w:p>
        </w:tc>
        <w:tc>
          <w:tcPr>
            <w:tcW w:w="620" w:type="pct"/>
            <w:noWrap/>
            <w:hideMark/>
          </w:tcPr>
          <w:p w14:paraId="7B73C56B"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32.63</w:t>
            </w:r>
          </w:p>
        </w:tc>
        <w:tc>
          <w:tcPr>
            <w:tcW w:w="674" w:type="pct"/>
            <w:noWrap/>
            <w:hideMark/>
          </w:tcPr>
          <w:p w14:paraId="236989E4"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20.94</w:t>
            </w:r>
          </w:p>
        </w:tc>
        <w:tc>
          <w:tcPr>
            <w:tcW w:w="638" w:type="pct"/>
            <w:noWrap/>
            <w:hideMark/>
          </w:tcPr>
          <w:p w14:paraId="22DBB896"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r w:rsidR="006734E0" w:rsidRPr="00826A2A" w14:paraId="5A030DB9" w14:textId="77777777" w:rsidTr="0073674F">
        <w:trPr>
          <w:trHeight w:val="288"/>
        </w:trPr>
        <w:tc>
          <w:tcPr>
            <w:tcW w:w="921" w:type="pct"/>
            <w:noWrap/>
            <w:hideMark/>
          </w:tcPr>
          <w:p w14:paraId="0F27D411"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Three irrigations</w:t>
            </w:r>
          </w:p>
        </w:tc>
        <w:tc>
          <w:tcPr>
            <w:tcW w:w="922" w:type="pct"/>
            <w:noWrap/>
            <w:hideMark/>
          </w:tcPr>
          <w:p w14:paraId="05FF55B7"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One irrigation</w:t>
            </w:r>
          </w:p>
        </w:tc>
        <w:tc>
          <w:tcPr>
            <w:tcW w:w="319" w:type="pct"/>
            <w:noWrap/>
            <w:hideMark/>
          </w:tcPr>
          <w:p w14:paraId="2F87F02C"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18</w:t>
            </w:r>
          </w:p>
        </w:tc>
        <w:tc>
          <w:tcPr>
            <w:tcW w:w="430" w:type="pct"/>
            <w:noWrap/>
            <w:hideMark/>
          </w:tcPr>
          <w:p w14:paraId="0D15A5A6"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0.49</w:t>
            </w:r>
          </w:p>
        </w:tc>
        <w:tc>
          <w:tcPr>
            <w:tcW w:w="476" w:type="pct"/>
            <w:noWrap/>
            <w:hideMark/>
          </w:tcPr>
          <w:p w14:paraId="128086BB"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620" w:type="pct"/>
            <w:noWrap/>
            <w:hideMark/>
          </w:tcPr>
          <w:p w14:paraId="67BD7AF7"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-11.95</w:t>
            </w:r>
          </w:p>
        </w:tc>
        <w:tc>
          <w:tcPr>
            <w:tcW w:w="674" w:type="pct"/>
            <w:noWrap/>
            <w:hideMark/>
          </w:tcPr>
          <w:p w14:paraId="6B23370F"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-18.33</w:t>
            </w:r>
          </w:p>
        </w:tc>
        <w:tc>
          <w:tcPr>
            <w:tcW w:w="638" w:type="pct"/>
            <w:noWrap/>
            <w:hideMark/>
          </w:tcPr>
          <w:p w14:paraId="410438C7"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-38.90</w:t>
            </w:r>
          </w:p>
        </w:tc>
      </w:tr>
      <w:tr w:rsidR="006734E0" w:rsidRPr="00826A2A" w14:paraId="32E7C622" w14:textId="77777777" w:rsidTr="0073674F">
        <w:trPr>
          <w:trHeight w:val="288"/>
        </w:trPr>
        <w:tc>
          <w:tcPr>
            <w:tcW w:w="921" w:type="pct"/>
            <w:noWrap/>
            <w:hideMark/>
          </w:tcPr>
          <w:p w14:paraId="42324D78"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Three irrigations</w:t>
            </w:r>
          </w:p>
        </w:tc>
        <w:tc>
          <w:tcPr>
            <w:tcW w:w="922" w:type="pct"/>
            <w:noWrap/>
            <w:hideMark/>
          </w:tcPr>
          <w:p w14:paraId="1ED2D794"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Three irrigations</w:t>
            </w:r>
          </w:p>
        </w:tc>
        <w:tc>
          <w:tcPr>
            <w:tcW w:w="319" w:type="pct"/>
            <w:noWrap/>
            <w:hideMark/>
          </w:tcPr>
          <w:p w14:paraId="19A4FA39"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19</w:t>
            </w:r>
          </w:p>
        </w:tc>
        <w:tc>
          <w:tcPr>
            <w:tcW w:w="430" w:type="pct"/>
            <w:noWrap/>
            <w:hideMark/>
          </w:tcPr>
          <w:p w14:paraId="69200BAF"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0.52</w:t>
            </w:r>
          </w:p>
        </w:tc>
        <w:tc>
          <w:tcPr>
            <w:tcW w:w="476" w:type="pct"/>
            <w:noWrap/>
            <w:hideMark/>
          </w:tcPr>
          <w:p w14:paraId="0D6D3482"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-8.39</w:t>
            </w:r>
          </w:p>
        </w:tc>
        <w:tc>
          <w:tcPr>
            <w:tcW w:w="620" w:type="pct"/>
            <w:noWrap/>
            <w:hideMark/>
          </w:tcPr>
          <w:p w14:paraId="31842356"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-23.43</w:t>
            </w:r>
          </w:p>
        </w:tc>
        <w:tc>
          <w:tcPr>
            <w:tcW w:w="674" w:type="pct"/>
            <w:noWrap/>
            <w:hideMark/>
          </w:tcPr>
          <w:p w14:paraId="354C785A"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638" w:type="pct"/>
            <w:noWrap/>
            <w:hideMark/>
          </w:tcPr>
          <w:p w14:paraId="51B1F3EE"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-63.82</w:t>
            </w:r>
          </w:p>
        </w:tc>
      </w:tr>
      <w:tr w:rsidR="006734E0" w:rsidRPr="00826A2A" w14:paraId="14D03B74" w14:textId="77777777" w:rsidTr="0073674F">
        <w:trPr>
          <w:trHeight w:val="288"/>
        </w:trPr>
        <w:tc>
          <w:tcPr>
            <w:tcW w:w="921" w:type="pct"/>
            <w:noWrap/>
            <w:hideMark/>
          </w:tcPr>
          <w:p w14:paraId="00A8C392"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Three irrigations</w:t>
            </w:r>
          </w:p>
        </w:tc>
        <w:tc>
          <w:tcPr>
            <w:tcW w:w="922" w:type="pct"/>
            <w:noWrap/>
            <w:hideMark/>
          </w:tcPr>
          <w:p w14:paraId="65637AE0"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Four or more irrigations</w:t>
            </w:r>
          </w:p>
        </w:tc>
        <w:tc>
          <w:tcPr>
            <w:tcW w:w="319" w:type="pct"/>
            <w:noWrap/>
            <w:hideMark/>
          </w:tcPr>
          <w:p w14:paraId="346DBE1E"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1117</w:t>
            </w:r>
          </w:p>
        </w:tc>
        <w:tc>
          <w:tcPr>
            <w:tcW w:w="430" w:type="pct"/>
            <w:noWrap/>
            <w:hideMark/>
          </w:tcPr>
          <w:p w14:paraId="71234290"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30.28</w:t>
            </w:r>
          </w:p>
        </w:tc>
        <w:tc>
          <w:tcPr>
            <w:tcW w:w="476" w:type="pct"/>
            <w:noWrap/>
            <w:hideMark/>
          </w:tcPr>
          <w:p w14:paraId="70BD7AF5"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52.06</w:t>
            </w:r>
          </w:p>
        </w:tc>
        <w:tc>
          <w:tcPr>
            <w:tcW w:w="620" w:type="pct"/>
            <w:noWrap/>
            <w:hideMark/>
          </w:tcPr>
          <w:p w14:paraId="3022F188"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30.49</w:t>
            </w:r>
          </w:p>
        </w:tc>
        <w:tc>
          <w:tcPr>
            <w:tcW w:w="674" w:type="pct"/>
            <w:noWrap/>
            <w:hideMark/>
          </w:tcPr>
          <w:p w14:paraId="4798B0DE"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21.70</w:t>
            </w:r>
          </w:p>
        </w:tc>
        <w:tc>
          <w:tcPr>
            <w:tcW w:w="638" w:type="pct"/>
            <w:noWrap/>
            <w:hideMark/>
          </w:tcPr>
          <w:p w14:paraId="47C612E8"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r w:rsidR="006734E0" w:rsidRPr="00826A2A" w14:paraId="4AB32649" w14:textId="77777777" w:rsidTr="0073674F">
        <w:trPr>
          <w:trHeight w:val="288"/>
        </w:trPr>
        <w:tc>
          <w:tcPr>
            <w:tcW w:w="921" w:type="pct"/>
            <w:noWrap/>
            <w:hideMark/>
          </w:tcPr>
          <w:p w14:paraId="13859D92"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Four or more irrigations</w:t>
            </w:r>
          </w:p>
        </w:tc>
        <w:tc>
          <w:tcPr>
            <w:tcW w:w="922" w:type="pct"/>
            <w:noWrap/>
            <w:hideMark/>
          </w:tcPr>
          <w:p w14:paraId="07FAA802"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One irrigation</w:t>
            </w:r>
          </w:p>
        </w:tc>
        <w:tc>
          <w:tcPr>
            <w:tcW w:w="319" w:type="pct"/>
            <w:noWrap/>
            <w:hideMark/>
          </w:tcPr>
          <w:p w14:paraId="360C1085"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3</w:t>
            </w:r>
          </w:p>
        </w:tc>
        <w:tc>
          <w:tcPr>
            <w:tcW w:w="430" w:type="pct"/>
            <w:noWrap/>
            <w:hideMark/>
          </w:tcPr>
          <w:p w14:paraId="07E29636"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0.08</w:t>
            </w:r>
          </w:p>
        </w:tc>
        <w:tc>
          <w:tcPr>
            <w:tcW w:w="476" w:type="pct"/>
            <w:noWrap/>
            <w:hideMark/>
          </w:tcPr>
          <w:p w14:paraId="1AA94B91"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620" w:type="pct"/>
            <w:noWrap/>
            <w:hideMark/>
          </w:tcPr>
          <w:p w14:paraId="6BC4CB1F"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-12.14</w:t>
            </w:r>
          </w:p>
        </w:tc>
        <w:tc>
          <w:tcPr>
            <w:tcW w:w="674" w:type="pct"/>
            <w:noWrap/>
            <w:hideMark/>
          </w:tcPr>
          <w:p w14:paraId="77B14F1B"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-19.25</w:t>
            </w:r>
          </w:p>
        </w:tc>
        <w:tc>
          <w:tcPr>
            <w:tcW w:w="638" w:type="pct"/>
            <w:noWrap/>
            <w:hideMark/>
          </w:tcPr>
          <w:p w14:paraId="6834BFE8"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140.59</w:t>
            </w:r>
          </w:p>
        </w:tc>
      </w:tr>
      <w:tr w:rsidR="006734E0" w:rsidRPr="00826A2A" w14:paraId="34A1749E" w14:textId="77777777" w:rsidTr="0073674F">
        <w:trPr>
          <w:trHeight w:val="288"/>
        </w:trPr>
        <w:tc>
          <w:tcPr>
            <w:tcW w:w="921" w:type="pct"/>
            <w:noWrap/>
            <w:hideMark/>
          </w:tcPr>
          <w:p w14:paraId="55D093C9"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Four or more irrigations</w:t>
            </w:r>
          </w:p>
        </w:tc>
        <w:tc>
          <w:tcPr>
            <w:tcW w:w="922" w:type="pct"/>
            <w:noWrap/>
            <w:hideMark/>
          </w:tcPr>
          <w:p w14:paraId="3DC27AFC"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Three irrigations</w:t>
            </w:r>
          </w:p>
        </w:tc>
        <w:tc>
          <w:tcPr>
            <w:tcW w:w="319" w:type="pct"/>
            <w:noWrap/>
            <w:hideMark/>
          </w:tcPr>
          <w:p w14:paraId="68F4DDC7"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w:t>
            </w:r>
          </w:p>
        </w:tc>
        <w:tc>
          <w:tcPr>
            <w:tcW w:w="430" w:type="pct"/>
            <w:noWrap/>
            <w:hideMark/>
          </w:tcPr>
          <w:p w14:paraId="14ECF908"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0.05</w:t>
            </w:r>
          </w:p>
        </w:tc>
        <w:tc>
          <w:tcPr>
            <w:tcW w:w="476" w:type="pct"/>
            <w:noWrap/>
            <w:hideMark/>
          </w:tcPr>
          <w:p w14:paraId="621A644C"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29.71</w:t>
            </w:r>
          </w:p>
        </w:tc>
        <w:tc>
          <w:tcPr>
            <w:tcW w:w="620" w:type="pct"/>
            <w:noWrap/>
            <w:hideMark/>
          </w:tcPr>
          <w:p w14:paraId="2986A0E3"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13.22</w:t>
            </w:r>
          </w:p>
        </w:tc>
        <w:tc>
          <w:tcPr>
            <w:tcW w:w="674" w:type="pct"/>
            <w:noWrap/>
            <w:hideMark/>
          </w:tcPr>
          <w:p w14:paraId="2CD6DFCF"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c>
          <w:tcPr>
            <w:tcW w:w="638" w:type="pct"/>
            <w:noWrap/>
            <w:hideMark/>
          </w:tcPr>
          <w:p w14:paraId="4A54DCA5"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959.60</w:t>
            </w:r>
          </w:p>
        </w:tc>
      </w:tr>
      <w:tr w:rsidR="006734E0" w:rsidRPr="00826A2A" w14:paraId="09E8B968" w14:textId="77777777" w:rsidTr="0073674F">
        <w:trPr>
          <w:trHeight w:val="288"/>
        </w:trPr>
        <w:tc>
          <w:tcPr>
            <w:tcW w:w="921" w:type="pct"/>
            <w:noWrap/>
            <w:hideMark/>
          </w:tcPr>
          <w:p w14:paraId="3103A099"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Four or more irrigations</w:t>
            </w:r>
          </w:p>
        </w:tc>
        <w:tc>
          <w:tcPr>
            <w:tcW w:w="922" w:type="pct"/>
            <w:noWrap/>
            <w:hideMark/>
          </w:tcPr>
          <w:p w14:paraId="7334E732" w14:textId="77777777" w:rsidR="006734E0" w:rsidRPr="00826A2A" w:rsidRDefault="006734E0" w:rsidP="0073674F">
            <w:pPr>
              <w:jc w:val="lef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Four or more irrigations</w:t>
            </w:r>
          </w:p>
        </w:tc>
        <w:tc>
          <w:tcPr>
            <w:tcW w:w="319" w:type="pct"/>
            <w:noWrap/>
            <w:hideMark/>
          </w:tcPr>
          <w:p w14:paraId="4F964C4B"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199</w:t>
            </w:r>
          </w:p>
        </w:tc>
        <w:tc>
          <w:tcPr>
            <w:tcW w:w="430" w:type="pct"/>
            <w:noWrap/>
            <w:hideMark/>
          </w:tcPr>
          <w:p w14:paraId="53F9BF13"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5.39</w:t>
            </w:r>
          </w:p>
        </w:tc>
        <w:tc>
          <w:tcPr>
            <w:tcW w:w="476" w:type="pct"/>
            <w:noWrap/>
            <w:hideMark/>
          </w:tcPr>
          <w:p w14:paraId="2F240FF9"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10.02</w:t>
            </w:r>
          </w:p>
        </w:tc>
        <w:tc>
          <w:tcPr>
            <w:tcW w:w="620" w:type="pct"/>
            <w:noWrap/>
            <w:hideMark/>
          </w:tcPr>
          <w:p w14:paraId="158595A8"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-7.75</w:t>
            </w:r>
          </w:p>
        </w:tc>
        <w:tc>
          <w:tcPr>
            <w:tcW w:w="674" w:type="pct"/>
            <w:noWrap/>
            <w:hideMark/>
          </w:tcPr>
          <w:p w14:paraId="40CB0B79"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-16.36</w:t>
            </w:r>
          </w:p>
        </w:tc>
        <w:tc>
          <w:tcPr>
            <w:tcW w:w="638" w:type="pct"/>
            <w:noWrap/>
            <w:hideMark/>
          </w:tcPr>
          <w:p w14:paraId="4883F8B3" w14:textId="77777777" w:rsidR="006734E0" w:rsidRPr="00826A2A" w:rsidRDefault="006734E0" w:rsidP="0073674F">
            <w:pPr>
              <w:jc w:val="right"/>
              <w:rPr>
                <w:rFonts w:ascii="Aptos Narrow" w:eastAsia="Times New Roman" w:hAnsi="Aptos Narrow" w:cs="Times New Roman"/>
                <w:color w:val="000000"/>
                <w:kern w:val="0"/>
                <w:sz w:val="20"/>
                <w:szCs w:val="20"/>
                <w:lang w:eastAsia="en-ZW"/>
                <w14:ligatures w14:val="none"/>
              </w:rPr>
            </w:pPr>
            <w:r w:rsidRPr="00826A2A">
              <w:rPr>
                <w:rFonts w:ascii="Aptos Narrow" w:eastAsia="Times New Roman" w:hAnsi="Aptos Narrow" w:cs="Times New Roman"/>
                <w:color w:val="000000"/>
                <w:kern w:val="0"/>
                <w:sz w:val="20"/>
                <w:szCs w:val="20"/>
                <w:lang w:eastAsia="en-ZW"/>
                <w14:ligatures w14:val="none"/>
              </w:rPr>
              <w:t>0.00</w:t>
            </w:r>
          </w:p>
        </w:tc>
      </w:tr>
    </w:tbl>
    <w:p w14:paraId="401D7E1C" w14:textId="77777777" w:rsidR="006734E0" w:rsidRPr="001578B0" w:rsidRDefault="006734E0" w:rsidP="006734E0">
      <w:pPr>
        <w:rPr>
          <w:rFonts w:ascii="Aptos" w:hAnsi="Aptos"/>
        </w:rPr>
      </w:pPr>
    </w:p>
    <w:p w14:paraId="467BBBE8" w14:textId="77777777" w:rsidR="006734E0" w:rsidRDefault="006734E0" w:rsidP="006734E0">
      <w:pPr>
        <w:jc w:val="left"/>
        <w:rPr>
          <w:rFonts w:ascii="Aptos" w:hAnsi="Aptos"/>
          <w:i/>
          <w:iCs/>
        </w:rPr>
      </w:pPr>
      <w:r>
        <w:rPr>
          <w:rFonts w:ascii="Aptos" w:hAnsi="Aptos"/>
          <w:i/>
          <w:iCs/>
        </w:rPr>
        <w:br w:type="page"/>
      </w:r>
    </w:p>
    <w:p w14:paraId="560320DD" w14:textId="77777777" w:rsidR="00DB4D83" w:rsidRDefault="00DB4D83" w:rsidP="00004B42">
      <w:pPr>
        <w:rPr>
          <w:rFonts w:ascii="Aptos" w:hAnsi="Aptos"/>
        </w:rPr>
      </w:pPr>
    </w:p>
    <w:p w14:paraId="7C72BE5B" w14:textId="21763661" w:rsidR="00004B42" w:rsidRPr="00674ACD" w:rsidRDefault="00DB4D83" w:rsidP="00004B42">
      <w:pPr>
        <w:rPr>
          <w:rFonts w:ascii="Aptos" w:hAnsi="Aptos"/>
        </w:rPr>
      </w:pPr>
      <w:r>
        <w:rPr>
          <w:rFonts w:ascii="Aptos" w:hAnsi="Aptos"/>
        </w:rPr>
        <w:t>Table A</w:t>
      </w:r>
      <w:ins w:id="6176" w:author="MKONDIWA, Maxwell (CIMMYT-India)" w:date="2024-07-23T15:20:00Z" w16du:dateUtc="2024-07-23T09:50:00Z">
        <w:r w:rsidR="00300FE8">
          <w:rPr>
            <w:rFonts w:ascii="Aptos" w:hAnsi="Aptos"/>
          </w:rPr>
          <w:t>9</w:t>
        </w:r>
      </w:ins>
      <w:del w:id="6177" w:author="MKONDIWA, Maxwell (CIMMYT-India)" w:date="2024-07-23T15:20:00Z" w16du:dateUtc="2024-07-23T09:50:00Z">
        <w:r w:rsidR="006734E0" w:rsidDel="00300FE8">
          <w:rPr>
            <w:rFonts w:ascii="Aptos" w:hAnsi="Aptos"/>
          </w:rPr>
          <w:delText>4</w:delText>
        </w:r>
      </w:del>
      <w:r w:rsidR="009C7387">
        <w:rPr>
          <w:rFonts w:ascii="Aptos" w:hAnsi="Aptos"/>
        </w:rPr>
        <w:t xml:space="preserve">: </w:t>
      </w:r>
      <w:r w:rsidR="00004B42">
        <w:rPr>
          <w:rFonts w:ascii="Aptos" w:hAnsi="Aptos"/>
        </w:rPr>
        <w:t xml:space="preserve">Median percentage value of depth 2 targeted varietal policies for out-of-sample farmers over uniform policies </w:t>
      </w:r>
    </w:p>
    <w:tbl>
      <w:tblPr>
        <w:tblStyle w:val="TableGridLight"/>
        <w:tblW w:w="8833" w:type="dxa"/>
        <w:tblLook w:val="06A0" w:firstRow="1" w:lastRow="0" w:firstColumn="1" w:lastColumn="0" w:noHBand="1" w:noVBand="1"/>
      </w:tblPr>
      <w:tblGrid>
        <w:gridCol w:w="2301"/>
        <w:gridCol w:w="2046"/>
        <w:gridCol w:w="680"/>
        <w:gridCol w:w="720"/>
        <w:gridCol w:w="943"/>
        <w:gridCol w:w="1200"/>
        <w:gridCol w:w="943"/>
      </w:tblGrid>
      <w:tr w:rsidR="00D4310D" w:rsidRPr="00004B42" w14:paraId="4956F673" w14:textId="77777777" w:rsidTr="00D4310D">
        <w:trPr>
          <w:trHeight w:val="288"/>
        </w:trPr>
        <w:tc>
          <w:tcPr>
            <w:tcW w:w="2301" w:type="dxa"/>
            <w:noWrap/>
            <w:hideMark/>
          </w:tcPr>
          <w:p w14:paraId="48D442B9"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p>
        </w:tc>
        <w:tc>
          <w:tcPr>
            <w:tcW w:w="2046" w:type="dxa"/>
            <w:noWrap/>
            <w:hideMark/>
          </w:tcPr>
          <w:p w14:paraId="12109C26"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p>
        </w:tc>
        <w:tc>
          <w:tcPr>
            <w:tcW w:w="680" w:type="dxa"/>
            <w:noWrap/>
            <w:hideMark/>
          </w:tcPr>
          <w:p w14:paraId="22430D03" w14:textId="77777777" w:rsidR="00004B42" w:rsidRPr="00004B42" w:rsidRDefault="00004B42" w:rsidP="00004B42">
            <w:pPr>
              <w:jc w:val="left"/>
              <w:rPr>
                <w:rFonts w:ascii="Times New Roman" w:eastAsia="Times New Roman" w:hAnsi="Times New Roman" w:cs="Times New Roman"/>
                <w:kern w:val="0"/>
                <w:sz w:val="20"/>
                <w:szCs w:val="20"/>
                <w:lang w:eastAsia="en-ZW"/>
                <w14:ligatures w14:val="none"/>
              </w:rPr>
            </w:pPr>
          </w:p>
        </w:tc>
        <w:tc>
          <w:tcPr>
            <w:tcW w:w="720" w:type="dxa"/>
            <w:noWrap/>
            <w:hideMark/>
          </w:tcPr>
          <w:p w14:paraId="0156F034" w14:textId="77777777" w:rsidR="00004B42" w:rsidRPr="00004B42" w:rsidRDefault="00004B42" w:rsidP="00004B42">
            <w:pPr>
              <w:jc w:val="left"/>
              <w:rPr>
                <w:rFonts w:ascii="Times New Roman" w:eastAsia="Times New Roman" w:hAnsi="Times New Roman" w:cs="Times New Roman"/>
                <w:kern w:val="0"/>
                <w:sz w:val="20"/>
                <w:szCs w:val="20"/>
                <w:lang w:eastAsia="en-ZW"/>
                <w14:ligatures w14:val="none"/>
              </w:rPr>
            </w:pPr>
          </w:p>
        </w:tc>
        <w:tc>
          <w:tcPr>
            <w:tcW w:w="3086" w:type="dxa"/>
            <w:gridSpan w:val="3"/>
            <w:noWrap/>
            <w:hideMark/>
          </w:tcPr>
          <w:p w14:paraId="7F49B2A2"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Percentage advantage of depth 2 targeted policy over uniform policies</w:t>
            </w:r>
          </w:p>
        </w:tc>
      </w:tr>
      <w:tr w:rsidR="00D4310D" w:rsidRPr="00004B42" w14:paraId="359882C1" w14:textId="77777777" w:rsidTr="00D4310D">
        <w:trPr>
          <w:trHeight w:val="288"/>
        </w:trPr>
        <w:tc>
          <w:tcPr>
            <w:tcW w:w="2301" w:type="dxa"/>
            <w:noWrap/>
            <w:hideMark/>
          </w:tcPr>
          <w:p w14:paraId="28397A10"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Status quo variety planted</w:t>
            </w:r>
          </w:p>
        </w:tc>
        <w:tc>
          <w:tcPr>
            <w:tcW w:w="2046" w:type="dxa"/>
            <w:noWrap/>
            <w:hideMark/>
          </w:tcPr>
          <w:p w14:paraId="400C7AF3"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Targeted varietal policy</w:t>
            </w:r>
          </w:p>
        </w:tc>
        <w:tc>
          <w:tcPr>
            <w:tcW w:w="680" w:type="dxa"/>
            <w:noWrap/>
            <w:hideMark/>
          </w:tcPr>
          <w:p w14:paraId="39D58C87"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N </w:t>
            </w:r>
            <w:proofErr w:type="spellStart"/>
            <w:r w:rsidRPr="00004B42">
              <w:rPr>
                <w:rFonts w:ascii="Aptos Narrow" w:eastAsia="Times New Roman" w:hAnsi="Aptos Narrow" w:cs="Times New Roman"/>
                <w:color w:val="000000"/>
                <w:kern w:val="0"/>
                <w:lang w:eastAsia="en-ZW"/>
                <w14:ligatures w14:val="none"/>
              </w:rPr>
              <w:t>obs</w:t>
            </w:r>
            <w:proofErr w:type="spellEnd"/>
          </w:p>
        </w:tc>
        <w:tc>
          <w:tcPr>
            <w:tcW w:w="720" w:type="dxa"/>
            <w:noWrap/>
            <w:hideMark/>
          </w:tcPr>
          <w:p w14:paraId="507CDF20"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w:t>
            </w:r>
          </w:p>
        </w:tc>
        <w:tc>
          <w:tcPr>
            <w:tcW w:w="943" w:type="dxa"/>
            <w:noWrap/>
            <w:hideMark/>
          </w:tcPr>
          <w:p w14:paraId="61889E6C"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HD2967</w:t>
            </w:r>
          </w:p>
        </w:tc>
        <w:tc>
          <w:tcPr>
            <w:tcW w:w="1200" w:type="dxa"/>
            <w:noWrap/>
            <w:hideMark/>
          </w:tcPr>
          <w:p w14:paraId="5132803B"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SUPER303</w:t>
            </w:r>
          </w:p>
        </w:tc>
        <w:tc>
          <w:tcPr>
            <w:tcW w:w="943" w:type="dxa"/>
            <w:noWrap/>
            <w:hideMark/>
          </w:tcPr>
          <w:p w14:paraId="196E3FF6"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HD2733</w:t>
            </w:r>
          </w:p>
        </w:tc>
      </w:tr>
      <w:tr w:rsidR="00D4310D" w:rsidRPr="00004B42" w14:paraId="22F8810A" w14:textId="77777777" w:rsidTr="00D4310D">
        <w:trPr>
          <w:trHeight w:val="288"/>
        </w:trPr>
        <w:tc>
          <w:tcPr>
            <w:tcW w:w="2301" w:type="dxa"/>
            <w:noWrap/>
            <w:hideMark/>
          </w:tcPr>
          <w:p w14:paraId="36DCFD68"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p>
        </w:tc>
        <w:tc>
          <w:tcPr>
            <w:tcW w:w="2046" w:type="dxa"/>
            <w:noWrap/>
            <w:hideMark/>
          </w:tcPr>
          <w:p w14:paraId="56F249B5" w14:textId="77777777" w:rsidR="00004B42" w:rsidRPr="00004B42" w:rsidRDefault="00004B42" w:rsidP="00004B42">
            <w:pPr>
              <w:jc w:val="left"/>
              <w:rPr>
                <w:rFonts w:ascii="Times New Roman" w:eastAsia="Times New Roman" w:hAnsi="Times New Roman" w:cs="Times New Roman"/>
                <w:kern w:val="0"/>
                <w:sz w:val="20"/>
                <w:szCs w:val="20"/>
                <w:lang w:eastAsia="en-ZW"/>
                <w14:ligatures w14:val="none"/>
              </w:rPr>
            </w:pPr>
          </w:p>
        </w:tc>
        <w:tc>
          <w:tcPr>
            <w:tcW w:w="680" w:type="dxa"/>
            <w:noWrap/>
            <w:hideMark/>
          </w:tcPr>
          <w:p w14:paraId="2802972C"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w:t>
            </w:r>
          </w:p>
        </w:tc>
        <w:tc>
          <w:tcPr>
            <w:tcW w:w="720" w:type="dxa"/>
            <w:noWrap/>
            <w:hideMark/>
          </w:tcPr>
          <w:p w14:paraId="066E347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w:t>
            </w:r>
          </w:p>
        </w:tc>
        <w:tc>
          <w:tcPr>
            <w:tcW w:w="943" w:type="dxa"/>
            <w:noWrap/>
            <w:hideMark/>
          </w:tcPr>
          <w:p w14:paraId="4CDFD65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w:t>
            </w:r>
          </w:p>
        </w:tc>
        <w:tc>
          <w:tcPr>
            <w:tcW w:w="1200" w:type="dxa"/>
            <w:noWrap/>
            <w:hideMark/>
          </w:tcPr>
          <w:p w14:paraId="422F371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4</w:t>
            </w:r>
          </w:p>
        </w:tc>
        <w:tc>
          <w:tcPr>
            <w:tcW w:w="943" w:type="dxa"/>
            <w:noWrap/>
            <w:hideMark/>
          </w:tcPr>
          <w:p w14:paraId="2860C1D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w:t>
            </w:r>
          </w:p>
        </w:tc>
      </w:tr>
      <w:tr w:rsidR="00D4310D" w:rsidRPr="00004B42" w14:paraId="6A4009DB" w14:textId="77777777" w:rsidTr="00D4310D">
        <w:trPr>
          <w:trHeight w:val="288"/>
        </w:trPr>
        <w:tc>
          <w:tcPr>
            <w:tcW w:w="2301" w:type="dxa"/>
            <w:noWrap/>
            <w:hideMark/>
          </w:tcPr>
          <w:p w14:paraId="327B17C1"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HD2967 </w:t>
            </w:r>
          </w:p>
        </w:tc>
        <w:tc>
          <w:tcPr>
            <w:tcW w:w="2046" w:type="dxa"/>
            <w:noWrap/>
            <w:hideMark/>
          </w:tcPr>
          <w:p w14:paraId="374B06A7"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HD2967</w:t>
            </w:r>
          </w:p>
        </w:tc>
        <w:tc>
          <w:tcPr>
            <w:tcW w:w="680" w:type="dxa"/>
            <w:noWrap/>
            <w:hideMark/>
          </w:tcPr>
          <w:p w14:paraId="544B0FB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260</w:t>
            </w:r>
          </w:p>
        </w:tc>
        <w:tc>
          <w:tcPr>
            <w:tcW w:w="720" w:type="dxa"/>
            <w:noWrap/>
            <w:hideMark/>
          </w:tcPr>
          <w:p w14:paraId="5EA660D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7.75</w:t>
            </w:r>
          </w:p>
        </w:tc>
        <w:tc>
          <w:tcPr>
            <w:tcW w:w="943" w:type="dxa"/>
            <w:noWrap/>
            <w:hideMark/>
          </w:tcPr>
          <w:p w14:paraId="2FDD893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1200" w:type="dxa"/>
            <w:noWrap/>
            <w:hideMark/>
          </w:tcPr>
          <w:p w14:paraId="60E5176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5.13</w:t>
            </w:r>
          </w:p>
        </w:tc>
        <w:tc>
          <w:tcPr>
            <w:tcW w:w="943" w:type="dxa"/>
            <w:noWrap/>
            <w:hideMark/>
          </w:tcPr>
          <w:p w14:paraId="4FBEEABC"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9.48</w:t>
            </w:r>
          </w:p>
        </w:tc>
      </w:tr>
      <w:tr w:rsidR="00D4310D" w:rsidRPr="00004B42" w14:paraId="08B10FCA" w14:textId="77777777" w:rsidTr="00D4310D">
        <w:trPr>
          <w:trHeight w:val="288"/>
        </w:trPr>
        <w:tc>
          <w:tcPr>
            <w:tcW w:w="2301" w:type="dxa"/>
            <w:noWrap/>
            <w:hideMark/>
          </w:tcPr>
          <w:p w14:paraId="35C7156A"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HD2967 </w:t>
            </w:r>
          </w:p>
        </w:tc>
        <w:tc>
          <w:tcPr>
            <w:tcW w:w="2046" w:type="dxa"/>
            <w:noWrap/>
            <w:hideMark/>
          </w:tcPr>
          <w:p w14:paraId="318D4AD7"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SUPER 303</w:t>
            </w:r>
          </w:p>
        </w:tc>
        <w:tc>
          <w:tcPr>
            <w:tcW w:w="680" w:type="dxa"/>
            <w:noWrap/>
            <w:hideMark/>
          </w:tcPr>
          <w:p w14:paraId="147CF0F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366</w:t>
            </w:r>
          </w:p>
        </w:tc>
        <w:tc>
          <w:tcPr>
            <w:tcW w:w="720" w:type="dxa"/>
            <w:noWrap/>
            <w:hideMark/>
          </w:tcPr>
          <w:p w14:paraId="183461C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10.90</w:t>
            </w:r>
          </w:p>
        </w:tc>
        <w:tc>
          <w:tcPr>
            <w:tcW w:w="943" w:type="dxa"/>
            <w:noWrap/>
            <w:hideMark/>
          </w:tcPr>
          <w:p w14:paraId="2C97344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0.03</w:t>
            </w:r>
          </w:p>
        </w:tc>
        <w:tc>
          <w:tcPr>
            <w:tcW w:w="1200" w:type="dxa"/>
            <w:noWrap/>
            <w:hideMark/>
          </w:tcPr>
          <w:p w14:paraId="3FBC8737"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3E9C2E8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7.88</w:t>
            </w:r>
          </w:p>
        </w:tc>
      </w:tr>
      <w:tr w:rsidR="00D4310D" w:rsidRPr="00004B42" w14:paraId="2D7E9F75" w14:textId="77777777" w:rsidTr="00D4310D">
        <w:trPr>
          <w:trHeight w:val="288"/>
        </w:trPr>
        <w:tc>
          <w:tcPr>
            <w:tcW w:w="2301" w:type="dxa"/>
            <w:noWrap/>
            <w:hideMark/>
          </w:tcPr>
          <w:p w14:paraId="0BB774B4"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HD2967 </w:t>
            </w:r>
          </w:p>
        </w:tc>
        <w:tc>
          <w:tcPr>
            <w:tcW w:w="2046" w:type="dxa"/>
            <w:noWrap/>
            <w:hideMark/>
          </w:tcPr>
          <w:p w14:paraId="1804D956"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HD2733</w:t>
            </w:r>
          </w:p>
        </w:tc>
        <w:tc>
          <w:tcPr>
            <w:tcW w:w="680" w:type="dxa"/>
            <w:noWrap/>
            <w:hideMark/>
          </w:tcPr>
          <w:p w14:paraId="0D1277B6"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62</w:t>
            </w:r>
          </w:p>
        </w:tc>
        <w:tc>
          <w:tcPr>
            <w:tcW w:w="720" w:type="dxa"/>
            <w:noWrap/>
            <w:hideMark/>
          </w:tcPr>
          <w:p w14:paraId="18872ED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1.85</w:t>
            </w:r>
          </w:p>
        </w:tc>
        <w:tc>
          <w:tcPr>
            <w:tcW w:w="943" w:type="dxa"/>
            <w:noWrap/>
            <w:hideMark/>
          </w:tcPr>
          <w:p w14:paraId="151C26D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-3.66</w:t>
            </w:r>
          </w:p>
        </w:tc>
        <w:tc>
          <w:tcPr>
            <w:tcW w:w="1200" w:type="dxa"/>
            <w:noWrap/>
            <w:hideMark/>
          </w:tcPr>
          <w:p w14:paraId="740B36A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-6.55</w:t>
            </w:r>
          </w:p>
        </w:tc>
        <w:tc>
          <w:tcPr>
            <w:tcW w:w="943" w:type="dxa"/>
            <w:noWrap/>
            <w:hideMark/>
          </w:tcPr>
          <w:p w14:paraId="6D3BE2F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r>
      <w:tr w:rsidR="00D4310D" w:rsidRPr="00004B42" w14:paraId="5CA637BC" w14:textId="77777777" w:rsidTr="00D4310D">
        <w:trPr>
          <w:trHeight w:val="288"/>
        </w:trPr>
        <w:tc>
          <w:tcPr>
            <w:tcW w:w="2301" w:type="dxa"/>
            <w:noWrap/>
            <w:hideMark/>
          </w:tcPr>
          <w:p w14:paraId="6DB805DF"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Local </w:t>
            </w:r>
          </w:p>
        </w:tc>
        <w:tc>
          <w:tcPr>
            <w:tcW w:w="2046" w:type="dxa"/>
            <w:noWrap/>
            <w:hideMark/>
          </w:tcPr>
          <w:p w14:paraId="47C628F5"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HD2967</w:t>
            </w:r>
          </w:p>
        </w:tc>
        <w:tc>
          <w:tcPr>
            <w:tcW w:w="680" w:type="dxa"/>
            <w:noWrap/>
            <w:hideMark/>
          </w:tcPr>
          <w:p w14:paraId="181E1D0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32</w:t>
            </w:r>
          </w:p>
        </w:tc>
        <w:tc>
          <w:tcPr>
            <w:tcW w:w="720" w:type="dxa"/>
            <w:noWrap/>
            <w:hideMark/>
          </w:tcPr>
          <w:p w14:paraId="564CE0E6"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0.95</w:t>
            </w:r>
          </w:p>
        </w:tc>
        <w:tc>
          <w:tcPr>
            <w:tcW w:w="943" w:type="dxa"/>
            <w:noWrap/>
            <w:hideMark/>
          </w:tcPr>
          <w:p w14:paraId="5E5CB05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1200" w:type="dxa"/>
            <w:noWrap/>
            <w:hideMark/>
          </w:tcPr>
          <w:p w14:paraId="24E6032D"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6.14</w:t>
            </w:r>
          </w:p>
        </w:tc>
        <w:tc>
          <w:tcPr>
            <w:tcW w:w="943" w:type="dxa"/>
            <w:noWrap/>
            <w:hideMark/>
          </w:tcPr>
          <w:p w14:paraId="27149BB5"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6.05</w:t>
            </w:r>
          </w:p>
        </w:tc>
      </w:tr>
      <w:tr w:rsidR="00D4310D" w:rsidRPr="00004B42" w14:paraId="29571D66" w14:textId="77777777" w:rsidTr="00D4310D">
        <w:trPr>
          <w:trHeight w:val="288"/>
        </w:trPr>
        <w:tc>
          <w:tcPr>
            <w:tcW w:w="2301" w:type="dxa"/>
            <w:noWrap/>
            <w:hideMark/>
          </w:tcPr>
          <w:p w14:paraId="6FB4FDFC"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Local </w:t>
            </w:r>
          </w:p>
        </w:tc>
        <w:tc>
          <w:tcPr>
            <w:tcW w:w="2046" w:type="dxa"/>
            <w:noWrap/>
            <w:hideMark/>
          </w:tcPr>
          <w:p w14:paraId="0D80B2D2"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SUPER 303</w:t>
            </w:r>
          </w:p>
        </w:tc>
        <w:tc>
          <w:tcPr>
            <w:tcW w:w="680" w:type="dxa"/>
            <w:noWrap/>
            <w:hideMark/>
          </w:tcPr>
          <w:p w14:paraId="1D58E8F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11</w:t>
            </w:r>
          </w:p>
        </w:tc>
        <w:tc>
          <w:tcPr>
            <w:tcW w:w="720" w:type="dxa"/>
            <w:noWrap/>
            <w:hideMark/>
          </w:tcPr>
          <w:p w14:paraId="76ED70C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0.33</w:t>
            </w:r>
          </w:p>
        </w:tc>
        <w:tc>
          <w:tcPr>
            <w:tcW w:w="943" w:type="dxa"/>
            <w:noWrap/>
            <w:hideMark/>
          </w:tcPr>
          <w:p w14:paraId="0E0BFBC7"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1.10</w:t>
            </w:r>
          </w:p>
        </w:tc>
        <w:tc>
          <w:tcPr>
            <w:tcW w:w="1200" w:type="dxa"/>
            <w:noWrap/>
            <w:hideMark/>
          </w:tcPr>
          <w:p w14:paraId="7CC6BC6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6F36EE0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6.21</w:t>
            </w:r>
          </w:p>
        </w:tc>
      </w:tr>
      <w:tr w:rsidR="00D4310D" w:rsidRPr="00004B42" w14:paraId="39379230" w14:textId="77777777" w:rsidTr="00D4310D">
        <w:trPr>
          <w:trHeight w:val="288"/>
        </w:trPr>
        <w:tc>
          <w:tcPr>
            <w:tcW w:w="2301" w:type="dxa"/>
            <w:noWrap/>
            <w:hideMark/>
          </w:tcPr>
          <w:p w14:paraId="0E0FA035"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Local </w:t>
            </w:r>
          </w:p>
        </w:tc>
        <w:tc>
          <w:tcPr>
            <w:tcW w:w="2046" w:type="dxa"/>
            <w:noWrap/>
            <w:hideMark/>
          </w:tcPr>
          <w:p w14:paraId="0881D60B"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HD2733</w:t>
            </w:r>
          </w:p>
        </w:tc>
        <w:tc>
          <w:tcPr>
            <w:tcW w:w="680" w:type="dxa"/>
            <w:noWrap/>
            <w:hideMark/>
          </w:tcPr>
          <w:p w14:paraId="77FD0DB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w:t>
            </w:r>
          </w:p>
        </w:tc>
        <w:tc>
          <w:tcPr>
            <w:tcW w:w="720" w:type="dxa"/>
            <w:noWrap/>
            <w:hideMark/>
          </w:tcPr>
          <w:p w14:paraId="42049F71"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46658A17"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p>
        </w:tc>
        <w:tc>
          <w:tcPr>
            <w:tcW w:w="1200" w:type="dxa"/>
            <w:noWrap/>
            <w:hideMark/>
          </w:tcPr>
          <w:p w14:paraId="406F7E9B" w14:textId="77777777" w:rsidR="00004B42" w:rsidRPr="00004B42" w:rsidRDefault="00004B42" w:rsidP="00004B42">
            <w:pPr>
              <w:jc w:val="left"/>
              <w:rPr>
                <w:rFonts w:ascii="Times New Roman" w:eastAsia="Times New Roman" w:hAnsi="Times New Roman" w:cs="Times New Roman"/>
                <w:kern w:val="0"/>
                <w:sz w:val="20"/>
                <w:szCs w:val="20"/>
                <w:lang w:eastAsia="en-ZW"/>
                <w14:ligatures w14:val="none"/>
              </w:rPr>
            </w:pPr>
          </w:p>
        </w:tc>
        <w:tc>
          <w:tcPr>
            <w:tcW w:w="943" w:type="dxa"/>
            <w:noWrap/>
            <w:hideMark/>
          </w:tcPr>
          <w:p w14:paraId="1058C984" w14:textId="77777777" w:rsidR="00004B42" w:rsidRPr="00004B42" w:rsidRDefault="00004B42" w:rsidP="00004B42">
            <w:pPr>
              <w:jc w:val="left"/>
              <w:rPr>
                <w:rFonts w:ascii="Times New Roman" w:eastAsia="Times New Roman" w:hAnsi="Times New Roman" w:cs="Times New Roman"/>
                <w:kern w:val="0"/>
                <w:sz w:val="20"/>
                <w:szCs w:val="20"/>
                <w:lang w:eastAsia="en-ZW"/>
                <w14:ligatures w14:val="none"/>
              </w:rPr>
            </w:pPr>
          </w:p>
        </w:tc>
      </w:tr>
      <w:tr w:rsidR="00D4310D" w:rsidRPr="00004B42" w14:paraId="448E17B0" w14:textId="77777777" w:rsidTr="00D4310D">
        <w:trPr>
          <w:trHeight w:val="288"/>
        </w:trPr>
        <w:tc>
          <w:tcPr>
            <w:tcW w:w="2301" w:type="dxa"/>
            <w:noWrap/>
            <w:hideMark/>
          </w:tcPr>
          <w:p w14:paraId="23F00EFC"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PBW343 </w:t>
            </w:r>
          </w:p>
        </w:tc>
        <w:tc>
          <w:tcPr>
            <w:tcW w:w="2046" w:type="dxa"/>
            <w:noWrap/>
            <w:hideMark/>
          </w:tcPr>
          <w:p w14:paraId="4B7BA154"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HD2967</w:t>
            </w:r>
          </w:p>
        </w:tc>
        <w:tc>
          <w:tcPr>
            <w:tcW w:w="680" w:type="dxa"/>
            <w:noWrap/>
            <w:hideMark/>
          </w:tcPr>
          <w:p w14:paraId="60E8EDCD"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349</w:t>
            </w:r>
          </w:p>
        </w:tc>
        <w:tc>
          <w:tcPr>
            <w:tcW w:w="720" w:type="dxa"/>
            <w:noWrap/>
            <w:hideMark/>
          </w:tcPr>
          <w:p w14:paraId="62F7CCF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10.40</w:t>
            </w:r>
          </w:p>
        </w:tc>
        <w:tc>
          <w:tcPr>
            <w:tcW w:w="943" w:type="dxa"/>
            <w:noWrap/>
            <w:hideMark/>
          </w:tcPr>
          <w:p w14:paraId="577E93A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1200" w:type="dxa"/>
            <w:noWrap/>
            <w:hideMark/>
          </w:tcPr>
          <w:p w14:paraId="2DF3D79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5.44</w:t>
            </w:r>
          </w:p>
        </w:tc>
        <w:tc>
          <w:tcPr>
            <w:tcW w:w="943" w:type="dxa"/>
            <w:noWrap/>
            <w:hideMark/>
          </w:tcPr>
          <w:p w14:paraId="7EA2BF3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5.77</w:t>
            </w:r>
          </w:p>
        </w:tc>
      </w:tr>
      <w:tr w:rsidR="00D4310D" w:rsidRPr="00004B42" w14:paraId="7C319BF7" w14:textId="77777777" w:rsidTr="00D4310D">
        <w:trPr>
          <w:trHeight w:val="288"/>
        </w:trPr>
        <w:tc>
          <w:tcPr>
            <w:tcW w:w="2301" w:type="dxa"/>
            <w:noWrap/>
            <w:hideMark/>
          </w:tcPr>
          <w:p w14:paraId="1A2FA710"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PBW343 </w:t>
            </w:r>
          </w:p>
        </w:tc>
        <w:tc>
          <w:tcPr>
            <w:tcW w:w="2046" w:type="dxa"/>
            <w:noWrap/>
            <w:hideMark/>
          </w:tcPr>
          <w:p w14:paraId="3128C869"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SUPER 303</w:t>
            </w:r>
          </w:p>
        </w:tc>
        <w:tc>
          <w:tcPr>
            <w:tcW w:w="680" w:type="dxa"/>
            <w:noWrap/>
            <w:hideMark/>
          </w:tcPr>
          <w:p w14:paraId="049D357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382</w:t>
            </w:r>
          </w:p>
        </w:tc>
        <w:tc>
          <w:tcPr>
            <w:tcW w:w="720" w:type="dxa"/>
            <w:noWrap/>
            <w:hideMark/>
          </w:tcPr>
          <w:p w14:paraId="1E180CF7"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11.38</w:t>
            </w:r>
          </w:p>
        </w:tc>
        <w:tc>
          <w:tcPr>
            <w:tcW w:w="943" w:type="dxa"/>
            <w:noWrap/>
            <w:hideMark/>
          </w:tcPr>
          <w:p w14:paraId="1BB61C3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1.57</w:t>
            </w:r>
          </w:p>
        </w:tc>
        <w:tc>
          <w:tcPr>
            <w:tcW w:w="1200" w:type="dxa"/>
            <w:noWrap/>
            <w:hideMark/>
          </w:tcPr>
          <w:p w14:paraId="34649A6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1284655F"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7.47</w:t>
            </w:r>
          </w:p>
        </w:tc>
      </w:tr>
      <w:tr w:rsidR="00D4310D" w:rsidRPr="00004B42" w14:paraId="1ED02E3E" w14:textId="77777777" w:rsidTr="00D4310D">
        <w:trPr>
          <w:trHeight w:val="288"/>
        </w:trPr>
        <w:tc>
          <w:tcPr>
            <w:tcW w:w="2301" w:type="dxa"/>
            <w:noWrap/>
            <w:hideMark/>
          </w:tcPr>
          <w:p w14:paraId="16394440"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PBW343 </w:t>
            </w:r>
          </w:p>
        </w:tc>
        <w:tc>
          <w:tcPr>
            <w:tcW w:w="2046" w:type="dxa"/>
            <w:noWrap/>
            <w:hideMark/>
          </w:tcPr>
          <w:p w14:paraId="2DFC05EC"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HD2733</w:t>
            </w:r>
          </w:p>
        </w:tc>
        <w:tc>
          <w:tcPr>
            <w:tcW w:w="680" w:type="dxa"/>
            <w:noWrap/>
            <w:hideMark/>
          </w:tcPr>
          <w:p w14:paraId="387BEAD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27</w:t>
            </w:r>
          </w:p>
        </w:tc>
        <w:tc>
          <w:tcPr>
            <w:tcW w:w="720" w:type="dxa"/>
            <w:noWrap/>
            <w:hideMark/>
          </w:tcPr>
          <w:p w14:paraId="04EC946C"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0.80</w:t>
            </w:r>
          </w:p>
        </w:tc>
        <w:tc>
          <w:tcPr>
            <w:tcW w:w="943" w:type="dxa"/>
            <w:noWrap/>
            <w:hideMark/>
          </w:tcPr>
          <w:p w14:paraId="030698B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-4.02</w:t>
            </w:r>
          </w:p>
        </w:tc>
        <w:tc>
          <w:tcPr>
            <w:tcW w:w="1200" w:type="dxa"/>
            <w:noWrap/>
            <w:hideMark/>
          </w:tcPr>
          <w:p w14:paraId="2F1CDDF9"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-4.10</w:t>
            </w:r>
          </w:p>
        </w:tc>
        <w:tc>
          <w:tcPr>
            <w:tcW w:w="943" w:type="dxa"/>
            <w:noWrap/>
            <w:hideMark/>
          </w:tcPr>
          <w:p w14:paraId="017C763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r>
      <w:tr w:rsidR="00D4310D" w:rsidRPr="00004B42" w14:paraId="2A61F606" w14:textId="77777777" w:rsidTr="00D4310D">
        <w:trPr>
          <w:trHeight w:val="288"/>
        </w:trPr>
        <w:tc>
          <w:tcPr>
            <w:tcW w:w="2301" w:type="dxa"/>
            <w:noWrap/>
            <w:hideMark/>
          </w:tcPr>
          <w:p w14:paraId="338AC995"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UP262 </w:t>
            </w:r>
          </w:p>
        </w:tc>
        <w:tc>
          <w:tcPr>
            <w:tcW w:w="2046" w:type="dxa"/>
            <w:noWrap/>
            <w:hideMark/>
          </w:tcPr>
          <w:p w14:paraId="6E641BED"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HD2967</w:t>
            </w:r>
          </w:p>
        </w:tc>
        <w:tc>
          <w:tcPr>
            <w:tcW w:w="680" w:type="dxa"/>
            <w:noWrap/>
            <w:hideMark/>
          </w:tcPr>
          <w:p w14:paraId="11903D89"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142</w:t>
            </w:r>
          </w:p>
        </w:tc>
        <w:tc>
          <w:tcPr>
            <w:tcW w:w="720" w:type="dxa"/>
            <w:noWrap/>
            <w:hideMark/>
          </w:tcPr>
          <w:p w14:paraId="6595785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4.23</w:t>
            </w:r>
          </w:p>
        </w:tc>
        <w:tc>
          <w:tcPr>
            <w:tcW w:w="943" w:type="dxa"/>
            <w:noWrap/>
            <w:hideMark/>
          </w:tcPr>
          <w:p w14:paraId="3235F3E7"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1200" w:type="dxa"/>
            <w:noWrap/>
            <w:hideMark/>
          </w:tcPr>
          <w:p w14:paraId="5ADAA009"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7.89</w:t>
            </w:r>
          </w:p>
        </w:tc>
        <w:tc>
          <w:tcPr>
            <w:tcW w:w="943" w:type="dxa"/>
            <w:noWrap/>
            <w:hideMark/>
          </w:tcPr>
          <w:p w14:paraId="103A5F2D"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6.15</w:t>
            </w:r>
          </w:p>
        </w:tc>
      </w:tr>
      <w:tr w:rsidR="00D4310D" w:rsidRPr="00004B42" w14:paraId="6C6121E3" w14:textId="77777777" w:rsidTr="00D4310D">
        <w:trPr>
          <w:trHeight w:val="288"/>
        </w:trPr>
        <w:tc>
          <w:tcPr>
            <w:tcW w:w="2301" w:type="dxa"/>
            <w:noWrap/>
            <w:hideMark/>
          </w:tcPr>
          <w:p w14:paraId="0B281242"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UP262 </w:t>
            </w:r>
          </w:p>
        </w:tc>
        <w:tc>
          <w:tcPr>
            <w:tcW w:w="2046" w:type="dxa"/>
            <w:noWrap/>
            <w:hideMark/>
          </w:tcPr>
          <w:p w14:paraId="1B512BCC"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SUPER 303</w:t>
            </w:r>
          </w:p>
        </w:tc>
        <w:tc>
          <w:tcPr>
            <w:tcW w:w="680" w:type="dxa"/>
            <w:noWrap/>
            <w:hideMark/>
          </w:tcPr>
          <w:p w14:paraId="1409DEF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265</w:t>
            </w:r>
          </w:p>
        </w:tc>
        <w:tc>
          <w:tcPr>
            <w:tcW w:w="720" w:type="dxa"/>
            <w:noWrap/>
            <w:hideMark/>
          </w:tcPr>
          <w:p w14:paraId="59BB89DD"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7.89</w:t>
            </w:r>
          </w:p>
        </w:tc>
        <w:tc>
          <w:tcPr>
            <w:tcW w:w="943" w:type="dxa"/>
            <w:noWrap/>
            <w:hideMark/>
          </w:tcPr>
          <w:p w14:paraId="0AA4BED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1.86</w:t>
            </w:r>
          </w:p>
        </w:tc>
        <w:tc>
          <w:tcPr>
            <w:tcW w:w="1200" w:type="dxa"/>
            <w:noWrap/>
            <w:hideMark/>
          </w:tcPr>
          <w:p w14:paraId="6D3A635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74012E7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7.54</w:t>
            </w:r>
          </w:p>
        </w:tc>
      </w:tr>
      <w:tr w:rsidR="00D4310D" w:rsidRPr="00004B42" w14:paraId="55D0E438" w14:textId="77777777" w:rsidTr="00D4310D">
        <w:trPr>
          <w:trHeight w:val="288"/>
        </w:trPr>
        <w:tc>
          <w:tcPr>
            <w:tcW w:w="2301" w:type="dxa"/>
            <w:noWrap/>
            <w:hideMark/>
          </w:tcPr>
          <w:p w14:paraId="655DEF62"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UP262 </w:t>
            </w:r>
          </w:p>
        </w:tc>
        <w:tc>
          <w:tcPr>
            <w:tcW w:w="2046" w:type="dxa"/>
            <w:noWrap/>
            <w:hideMark/>
          </w:tcPr>
          <w:p w14:paraId="5FB56E6C"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HD2733</w:t>
            </w:r>
          </w:p>
        </w:tc>
        <w:tc>
          <w:tcPr>
            <w:tcW w:w="680" w:type="dxa"/>
            <w:noWrap/>
            <w:hideMark/>
          </w:tcPr>
          <w:p w14:paraId="4E5A0DAF"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16</w:t>
            </w:r>
          </w:p>
        </w:tc>
        <w:tc>
          <w:tcPr>
            <w:tcW w:w="720" w:type="dxa"/>
            <w:noWrap/>
            <w:hideMark/>
          </w:tcPr>
          <w:p w14:paraId="6FCBD45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0.48</w:t>
            </w:r>
          </w:p>
        </w:tc>
        <w:tc>
          <w:tcPr>
            <w:tcW w:w="943" w:type="dxa"/>
            <w:noWrap/>
            <w:hideMark/>
          </w:tcPr>
          <w:p w14:paraId="799E827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-4.64</w:t>
            </w:r>
          </w:p>
        </w:tc>
        <w:tc>
          <w:tcPr>
            <w:tcW w:w="1200" w:type="dxa"/>
            <w:noWrap/>
            <w:hideMark/>
          </w:tcPr>
          <w:p w14:paraId="5100268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-0.50</w:t>
            </w:r>
          </w:p>
        </w:tc>
        <w:tc>
          <w:tcPr>
            <w:tcW w:w="943" w:type="dxa"/>
            <w:noWrap/>
            <w:hideMark/>
          </w:tcPr>
          <w:p w14:paraId="0DD23F3E"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r>
      <w:tr w:rsidR="00D4310D" w:rsidRPr="00004B42" w14:paraId="6321489F" w14:textId="77777777" w:rsidTr="00D4310D">
        <w:trPr>
          <w:trHeight w:val="288"/>
        </w:trPr>
        <w:tc>
          <w:tcPr>
            <w:tcW w:w="2301" w:type="dxa"/>
            <w:noWrap/>
            <w:hideMark/>
          </w:tcPr>
          <w:p w14:paraId="49D0291C"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LOK1 </w:t>
            </w:r>
          </w:p>
        </w:tc>
        <w:tc>
          <w:tcPr>
            <w:tcW w:w="2046" w:type="dxa"/>
            <w:noWrap/>
            <w:hideMark/>
          </w:tcPr>
          <w:p w14:paraId="51C5FF2C"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HD2967</w:t>
            </w:r>
          </w:p>
        </w:tc>
        <w:tc>
          <w:tcPr>
            <w:tcW w:w="680" w:type="dxa"/>
            <w:noWrap/>
            <w:hideMark/>
          </w:tcPr>
          <w:p w14:paraId="33DB195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194</w:t>
            </w:r>
          </w:p>
        </w:tc>
        <w:tc>
          <w:tcPr>
            <w:tcW w:w="720" w:type="dxa"/>
            <w:noWrap/>
            <w:hideMark/>
          </w:tcPr>
          <w:p w14:paraId="77672C90"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5.78</w:t>
            </w:r>
          </w:p>
        </w:tc>
        <w:tc>
          <w:tcPr>
            <w:tcW w:w="943" w:type="dxa"/>
            <w:noWrap/>
            <w:hideMark/>
          </w:tcPr>
          <w:p w14:paraId="4C257EF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1200" w:type="dxa"/>
            <w:noWrap/>
            <w:hideMark/>
          </w:tcPr>
          <w:p w14:paraId="558547F6"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8.33</w:t>
            </w:r>
          </w:p>
        </w:tc>
        <w:tc>
          <w:tcPr>
            <w:tcW w:w="943" w:type="dxa"/>
            <w:noWrap/>
            <w:hideMark/>
          </w:tcPr>
          <w:p w14:paraId="75268DF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6.39</w:t>
            </w:r>
          </w:p>
        </w:tc>
      </w:tr>
      <w:tr w:rsidR="00D4310D" w:rsidRPr="00004B42" w14:paraId="0364DE03" w14:textId="77777777" w:rsidTr="00D4310D">
        <w:trPr>
          <w:trHeight w:val="288"/>
        </w:trPr>
        <w:tc>
          <w:tcPr>
            <w:tcW w:w="2301" w:type="dxa"/>
            <w:noWrap/>
            <w:hideMark/>
          </w:tcPr>
          <w:p w14:paraId="0EEBDA66"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LOK1 </w:t>
            </w:r>
          </w:p>
        </w:tc>
        <w:tc>
          <w:tcPr>
            <w:tcW w:w="2046" w:type="dxa"/>
            <w:noWrap/>
            <w:hideMark/>
          </w:tcPr>
          <w:p w14:paraId="09263E58"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SUPER 303</w:t>
            </w:r>
          </w:p>
        </w:tc>
        <w:tc>
          <w:tcPr>
            <w:tcW w:w="680" w:type="dxa"/>
            <w:noWrap/>
            <w:hideMark/>
          </w:tcPr>
          <w:p w14:paraId="1B326DC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122</w:t>
            </w:r>
          </w:p>
        </w:tc>
        <w:tc>
          <w:tcPr>
            <w:tcW w:w="720" w:type="dxa"/>
            <w:noWrap/>
            <w:hideMark/>
          </w:tcPr>
          <w:p w14:paraId="78AAC495"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3.63</w:t>
            </w:r>
          </w:p>
        </w:tc>
        <w:tc>
          <w:tcPr>
            <w:tcW w:w="943" w:type="dxa"/>
            <w:noWrap/>
            <w:hideMark/>
          </w:tcPr>
          <w:p w14:paraId="4A447F0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0.40</w:t>
            </w:r>
          </w:p>
        </w:tc>
        <w:tc>
          <w:tcPr>
            <w:tcW w:w="1200" w:type="dxa"/>
            <w:noWrap/>
            <w:hideMark/>
          </w:tcPr>
          <w:p w14:paraId="40CA86A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349CEE0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5.78</w:t>
            </w:r>
          </w:p>
        </w:tc>
      </w:tr>
      <w:tr w:rsidR="00D4310D" w:rsidRPr="00004B42" w14:paraId="5DF67C4D" w14:textId="77777777" w:rsidTr="00D4310D">
        <w:trPr>
          <w:trHeight w:val="288"/>
        </w:trPr>
        <w:tc>
          <w:tcPr>
            <w:tcW w:w="2301" w:type="dxa"/>
            <w:noWrap/>
            <w:hideMark/>
          </w:tcPr>
          <w:p w14:paraId="4FA5CD8A"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LOK1 </w:t>
            </w:r>
          </w:p>
        </w:tc>
        <w:tc>
          <w:tcPr>
            <w:tcW w:w="2046" w:type="dxa"/>
            <w:noWrap/>
            <w:hideMark/>
          </w:tcPr>
          <w:p w14:paraId="26CB06AB"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HD2733</w:t>
            </w:r>
          </w:p>
        </w:tc>
        <w:tc>
          <w:tcPr>
            <w:tcW w:w="680" w:type="dxa"/>
            <w:noWrap/>
            <w:hideMark/>
          </w:tcPr>
          <w:p w14:paraId="55CB984D"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w:t>
            </w:r>
          </w:p>
        </w:tc>
        <w:tc>
          <w:tcPr>
            <w:tcW w:w="720" w:type="dxa"/>
            <w:noWrap/>
            <w:hideMark/>
          </w:tcPr>
          <w:p w14:paraId="7E9E9511"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24C997E0"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p>
        </w:tc>
        <w:tc>
          <w:tcPr>
            <w:tcW w:w="1200" w:type="dxa"/>
            <w:noWrap/>
            <w:hideMark/>
          </w:tcPr>
          <w:p w14:paraId="64D43906" w14:textId="77777777" w:rsidR="00004B42" w:rsidRPr="00004B42" w:rsidRDefault="00004B42" w:rsidP="00004B42">
            <w:pPr>
              <w:jc w:val="left"/>
              <w:rPr>
                <w:rFonts w:ascii="Times New Roman" w:eastAsia="Times New Roman" w:hAnsi="Times New Roman" w:cs="Times New Roman"/>
                <w:kern w:val="0"/>
                <w:sz w:val="20"/>
                <w:szCs w:val="20"/>
                <w:lang w:eastAsia="en-ZW"/>
                <w14:ligatures w14:val="none"/>
              </w:rPr>
            </w:pPr>
          </w:p>
        </w:tc>
        <w:tc>
          <w:tcPr>
            <w:tcW w:w="943" w:type="dxa"/>
            <w:noWrap/>
            <w:hideMark/>
          </w:tcPr>
          <w:p w14:paraId="3C9C946A" w14:textId="77777777" w:rsidR="00004B42" w:rsidRPr="00004B42" w:rsidRDefault="00004B42" w:rsidP="00004B42">
            <w:pPr>
              <w:jc w:val="left"/>
              <w:rPr>
                <w:rFonts w:ascii="Times New Roman" w:eastAsia="Times New Roman" w:hAnsi="Times New Roman" w:cs="Times New Roman"/>
                <w:kern w:val="0"/>
                <w:sz w:val="20"/>
                <w:szCs w:val="20"/>
                <w:lang w:eastAsia="en-ZW"/>
                <w14:ligatures w14:val="none"/>
              </w:rPr>
            </w:pPr>
          </w:p>
        </w:tc>
      </w:tr>
      <w:tr w:rsidR="00D4310D" w:rsidRPr="00004B42" w14:paraId="44B7FB2F" w14:textId="77777777" w:rsidTr="00D4310D">
        <w:trPr>
          <w:trHeight w:val="288"/>
        </w:trPr>
        <w:tc>
          <w:tcPr>
            <w:tcW w:w="2301" w:type="dxa"/>
            <w:noWrap/>
            <w:hideMark/>
          </w:tcPr>
          <w:p w14:paraId="540B6EFD"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PBW154 </w:t>
            </w:r>
          </w:p>
        </w:tc>
        <w:tc>
          <w:tcPr>
            <w:tcW w:w="2046" w:type="dxa"/>
            <w:noWrap/>
            <w:hideMark/>
          </w:tcPr>
          <w:p w14:paraId="55ADB1A8"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HD2967</w:t>
            </w:r>
          </w:p>
        </w:tc>
        <w:tc>
          <w:tcPr>
            <w:tcW w:w="680" w:type="dxa"/>
            <w:noWrap/>
            <w:hideMark/>
          </w:tcPr>
          <w:p w14:paraId="03855A65"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92</w:t>
            </w:r>
          </w:p>
        </w:tc>
        <w:tc>
          <w:tcPr>
            <w:tcW w:w="720" w:type="dxa"/>
            <w:noWrap/>
            <w:hideMark/>
          </w:tcPr>
          <w:p w14:paraId="2DE9786F"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2.74</w:t>
            </w:r>
          </w:p>
        </w:tc>
        <w:tc>
          <w:tcPr>
            <w:tcW w:w="943" w:type="dxa"/>
            <w:noWrap/>
            <w:hideMark/>
          </w:tcPr>
          <w:p w14:paraId="70BE067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1200" w:type="dxa"/>
            <w:noWrap/>
            <w:hideMark/>
          </w:tcPr>
          <w:p w14:paraId="450A5899"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-0.46</w:t>
            </w:r>
          </w:p>
        </w:tc>
        <w:tc>
          <w:tcPr>
            <w:tcW w:w="943" w:type="dxa"/>
            <w:noWrap/>
            <w:hideMark/>
          </w:tcPr>
          <w:p w14:paraId="38F5B1EF"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6.01</w:t>
            </w:r>
          </w:p>
        </w:tc>
      </w:tr>
      <w:tr w:rsidR="00D4310D" w:rsidRPr="00004B42" w14:paraId="0E7DFE35" w14:textId="77777777" w:rsidTr="00D4310D">
        <w:trPr>
          <w:trHeight w:val="288"/>
        </w:trPr>
        <w:tc>
          <w:tcPr>
            <w:tcW w:w="2301" w:type="dxa"/>
            <w:noWrap/>
            <w:hideMark/>
          </w:tcPr>
          <w:p w14:paraId="612C205A"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PBW154 </w:t>
            </w:r>
          </w:p>
        </w:tc>
        <w:tc>
          <w:tcPr>
            <w:tcW w:w="2046" w:type="dxa"/>
            <w:noWrap/>
            <w:hideMark/>
          </w:tcPr>
          <w:p w14:paraId="74E1F435"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SUPER 303</w:t>
            </w:r>
          </w:p>
        </w:tc>
        <w:tc>
          <w:tcPr>
            <w:tcW w:w="680" w:type="dxa"/>
            <w:noWrap/>
            <w:hideMark/>
          </w:tcPr>
          <w:p w14:paraId="1B629B7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186</w:t>
            </w:r>
          </w:p>
        </w:tc>
        <w:tc>
          <w:tcPr>
            <w:tcW w:w="720" w:type="dxa"/>
            <w:noWrap/>
            <w:hideMark/>
          </w:tcPr>
          <w:p w14:paraId="30F270E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5.54</w:t>
            </w:r>
          </w:p>
        </w:tc>
        <w:tc>
          <w:tcPr>
            <w:tcW w:w="943" w:type="dxa"/>
            <w:noWrap/>
            <w:hideMark/>
          </w:tcPr>
          <w:p w14:paraId="5FE23DDC"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1.89</w:t>
            </w:r>
          </w:p>
        </w:tc>
        <w:tc>
          <w:tcPr>
            <w:tcW w:w="1200" w:type="dxa"/>
            <w:noWrap/>
            <w:hideMark/>
          </w:tcPr>
          <w:p w14:paraId="056C0900"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1CA203F1"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7.86</w:t>
            </w:r>
          </w:p>
        </w:tc>
      </w:tr>
      <w:tr w:rsidR="00D4310D" w:rsidRPr="00004B42" w14:paraId="526800A3" w14:textId="77777777" w:rsidTr="00D4310D">
        <w:trPr>
          <w:trHeight w:val="288"/>
        </w:trPr>
        <w:tc>
          <w:tcPr>
            <w:tcW w:w="2301" w:type="dxa"/>
            <w:noWrap/>
            <w:hideMark/>
          </w:tcPr>
          <w:p w14:paraId="128DFFF0"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PBW154 </w:t>
            </w:r>
          </w:p>
        </w:tc>
        <w:tc>
          <w:tcPr>
            <w:tcW w:w="2046" w:type="dxa"/>
            <w:noWrap/>
            <w:hideMark/>
          </w:tcPr>
          <w:p w14:paraId="6CA05501"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HD2733</w:t>
            </w:r>
          </w:p>
        </w:tc>
        <w:tc>
          <w:tcPr>
            <w:tcW w:w="680" w:type="dxa"/>
            <w:noWrap/>
            <w:hideMark/>
          </w:tcPr>
          <w:p w14:paraId="5DE9F7C1"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4</w:t>
            </w:r>
          </w:p>
        </w:tc>
        <w:tc>
          <w:tcPr>
            <w:tcW w:w="720" w:type="dxa"/>
            <w:noWrap/>
            <w:hideMark/>
          </w:tcPr>
          <w:p w14:paraId="73D292A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0.12</w:t>
            </w:r>
          </w:p>
        </w:tc>
        <w:tc>
          <w:tcPr>
            <w:tcW w:w="943" w:type="dxa"/>
            <w:noWrap/>
            <w:hideMark/>
          </w:tcPr>
          <w:p w14:paraId="705043C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-3.72</w:t>
            </w:r>
          </w:p>
        </w:tc>
        <w:tc>
          <w:tcPr>
            <w:tcW w:w="1200" w:type="dxa"/>
            <w:noWrap/>
            <w:hideMark/>
          </w:tcPr>
          <w:p w14:paraId="52458ECC"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-0.72</w:t>
            </w:r>
          </w:p>
        </w:tc>
        <w:tc>
          <w:tcPr>
            <w:tcW w:w="943" w:type="dxa"/>
            <w:noWrap/>
            <w:hideMark/>
          </w:tcPr>
          <w:p w14:paraId="51841009"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r>
      <w:tr w:rsidR="00D4310D" w:rsidRPr="00004B42" w14:paraId="3C0744BA" w14:textId="77777777" w:rsidTr="00D4310D">
        <w:trPr>
          <w:trHeight w:val="288"/>
        </w:trPr>
        <w:tc>
          <w:tcPr>
            <w:tcW w:w="2301" w:type="dxa"/>
            <w:noWrap/>
            <w:hideMark/>
          </w:tcPr>
          <w:p w14:paraId="7AED3F1C"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Kedar</w:t>
            </w:r>
          </w:p>
        </w:tc>
        <w:tc>
          <w:tcPr>
            <w:tcW w:w="2046" w:type="dxa"/>
            <w:noWrap/>
            <w:hideMark/>
          </w:tcPr>
          <w:p w14:paraId="7A9B0377"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HD2967</w:t>
            </w:r>
          </w:p>
        </w:tc>
        <w:tc>
          <w:tcPr>
            <w:tcW w:w="680" w:type="dxa"/>
            <w:noWrap/>
            <w:hideMark/>
          </w:tcPr>
          <w:p w14:paraId="27E0D475"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107</w:t>
            </w:r>
          </w:p>
        </w:tc>
        <w:tc>
          <w:tcPr>
            <w:tcW w:w="720" w:type="dxa"/>
            <w:noWrap/>
            <w:hideMark/>
          </w:tcPr>
          <w:p w14:paraId="7743597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3.19</w:t>
            </w:r>
          </w:p>
        </w:tc>
        <w:tc>
          <w:tcPr>
            <w:tcW w:w="943" w:type="dxa"/>
            <w:noWrap/>
            <w:hideMark/>
          </w:tcPr>
          <w:p w14:paraId="6DCBA5E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1200" w:type="dxa"/>
            <w:noWrap/>
            <w:hideMark/>
          </w:tcPr>
          <w:p w14:paraId="38A7BAED"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3.71</w:t>
            </w:r>
          </w:p>
        </w:tc>
        <w:tc>
          <w:tcPr>
            <w:tcW w:w="943" w:type="dxa"/>
            <w:noWrap/>
            <w:hideMark/>
          </w:tcPr>
          <w:p w14:paraId="15BAD84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5.67</w:t>
            </w:r>
          </w:p>
        </w:tc>
      </w:tr>
      <w:tr w:rsidR="00D4310D" w:rsidRPr="00004B42" w14:paraId="38DB96A2" w14:textId="77777777" w:rsidTr="00D4310D">
        <w:trPr>
          <w:trHeight w:val="288"/>
        </w:trPr>
        <w:tc>
          <w:tcPr>
            <w:tcW w:w="2301" w:type="dxa"/>
            <w:noWrap/>
            <w:hideMark/>
          </w:tcPr>
          <w:p w14:paraId="7DE46ADC"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Kedar </w:t>
            </w:r>
          </w:p>
        </w:tc>
        <w:tc>
          <w:tcPr>
            <w:tcW w:w="2046" w:type="dxa"/>
            <w:noWrap/>
            <w:hideMark/>
          </w:tcPr>
          <w:p w14:paraId="3EE46B37"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SUPER 303</w:t>
            </w:r>
          </w:p>
        </w:tc>
        <w:tc>
          <w:tcPr>
            <w:tcW w:w="680" w:type="dxa"/>
            <w:noWrap/>
            <w:hideMark/>
          </w:tcPr>
          <w:p w14:paraId="5BF1E90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112</w:t>
            </w:r>
          </w:p>
        </w:tc>
        <w:tc>
          <w:tcPr>
            <w:tcW w:w="720" w:type="dxa"/>
            <w:noWrap/>
            <w:hideMark/>
          </w:tcPr>
          <w:p w14:paraId="6A85BFC1"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3.34</w:t>
            </w:r>
          </w:p>
        </w:tc>
        <w:tc>
          <w:tcPr>
            <w:tcW w:w="943" w:type="dxa"/>
            <w:noWrap/>
            <w:hideMark/>
          </w:tcPr>
          <w:p w14:paraId="281A45E0"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1.06</w:t>
            </w:r>
          </w:p>
        </w:tc>
        <w:tc>
          <w:tcPr>
            <w:tcW w:w="1200" w:type="dxa"/>
            <w:noWrap/>
            <w:hideMark/>
          </w:tcPr>
          <w:p w14:paraId="12F77865"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3AD28240"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6.40</w:t>
            </w:r>
          </w:p>
        </w:tc>
      </w:tr>
      <w:tr w:rsidR="00D4310D" w:rsidRPr="00004B42" w14:paraId="3FC120F9" w14:textId="77777777" w:rsidTr="00D4310D">
        <w:trPr>
          <w:trHeight w:val="288"/>
        </w:trPr>
        <w:tc>
          <w:tcPr>
            <w:tcW w:w="2301" w:type="dxa"/>
            <w:noWrap/>
            <w:hideMark/>
          </w:tcPr>
          <w:p w14:paraId="5B2EA655"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Kedar </w:t>
            </w:r>
          </w:p>
        </w:tc>
        <w:tc>
          <w:tcPr>
            <w:tcW w:w="2046" w:type="dxa"/>
            <w:noWrap/>
            <w:hideMark/>
          </w:tcPr>
          <w:p w14:paraId="27AFF0C8"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HD2733</w:t>
            </w:r>
          </w:p>
        </w:tc>
        <w:tc>
          <w:tcPr>
            <w:tcW w:w="680" w:type="dxa"/>
            <w:noWrap/>
            <w:hideMark/>
          </w:tcPr>
          <w:p w14:paraId="23B503B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w:t>
            </w:r>
          </w:p>
        </w:tc>
        <w:tc>
          <w:tcPr>
            <w:tcW w:w="720" w:type="dxa"/>
            <w:noWrap/>
            <w:hideMark/>
          </w:tcPr>
          <w:p w14:paraId="725B91BD"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0.06</w:t>
            </w:r>
          </w:p>
        </w:tc>
        <w:tc>
          <w:tcPr>
            <w:tcW w:w="943" w:type="dxa"/>
            <w:noWrap/>
            <w:hideMark/>
          </w:tcPr>
          <w:p w14:paraId="3DF2E3D7"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-4.92</w:t>
            </w:r>
          </w:p>
        </w:tc>
        <w:tc>
          <w:tcPr>
            <w:tcW w:w="1200" w:type="dxa"/>
            <w:noWrap/>
            <w:hideMark/>
          </w:tcPr>
          <w:p w14:paraId="2A1B8367"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5.12</w:t>
            </w:r>
          </w:p>
        </w:tc>
        <w:tc>
          <w:tcPr>
            <w:tcW w:w="943" w:type="dxa"/>
            <w:noWrap/>
            <w:hideMark/>
          </w:tcPr>
          <w:p w14:paraId="7C8CC727"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r>
      <w:tr w:rsidR="00D4310D" w:rsidRPr="00004B42" w14:paraId="20417BBF" w14:textId="77777777" w:rsidTr="00D4310D">
        <w:trPr>
          <w:trHeight w:val="288"/>
        </w:trPr>
        <w:tc>
          <w:tcPr>
            <w:tcW w:w="2301" w:type="dxa"/>
            <w:noWrap/>
            <w:hideMark/>
          </w:tcPr>
          <w:p w14:paraId="6F1AC965"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SUPER303 </w:t>
            </w:r>
          </w:p>
        </w:tc>
        <w:tc>
          <w:tcPr>
            <w:tcW w:w="2046" w:type="dxa"/>
            <w:noWrap/>
            <w:hideMark/>
          </w:tcPr>
          <w:p w14:paraId="71AD18D5"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HD2967</w:t>
            </w:r>
          </w:p>
        </w:tc>
        <w:tc>
          <w:tcPr>
            <w:tcW w:w="680" w:type="dxa"/>
            <w:noWrap/>
            <w:hideMark/>
          </w:tcPr>
          <w:p w14:paraId="189E880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92</w:t>
            </w:r>
          </w:p>
        </w:tc>
        <w:tc>
          <w:tcPr>
            <w:tcW w:w="720" w:type="dxa"/>
            <w:noWrap/>
            <w:hideMark/>
          </w:tcPr>
          <w:p w14:paraId="14D48C7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2.74</w:t>
            </w:r>
          </w:p>
        </w:tc>
        <w:tc>
          <w:tcPr>
            <w:tcW w:w="943" w:type="dxa"/>
            <w:noWrap/>
            <w:hideMark/>
          </w:tcPr>
          <w:p w14:paraId="391DA5F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1200" w:type="dxa"/>
            <w:noWrap/>
            <w:hideMark/>
          </w:tcPr>
          <w:p w14:paraId="4174F4C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5.22</w:t>
            </w:r>
          </w:p>
        </w:tc>
        <w:tc>
          <w:tcPr>
            <w:tcW w:w="943" w:type="dxa"/>
            <w:noWrap/>
            <w:hideMark/>
          </w:tcPr>
          <w:p w14:paraId="3EDF86C1"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5.34</w:t>
            </w:r>
          </w:p>
        </w:tc>
      </w:tr>
      <w:tr w:rsidR="00D4310D" w:rsidRPr="00004B42" w14:paraId="35EDFBCC" w14:textId="77777777" w:rsidTr="00D4310D">
        <w:trPr>
          <w:trHeight w:val="288"/>
        </w:trPr>
        <w:tc>
          <w:tcPr>
            <w:tcW w:w="2301" w:type="dxa"/>
            <w:noWrap/>
            <w:hideMark/>
          </w:tcPr>
          <w:p w14:paraId="0B351BDE"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SUPER303 </w:t>
            </w:r>
          </w:p>
        </w:tc>
        <w:tc>
          <w:tcPr>
            <w:tcW w:w="2046" w:type="dxa"/>
            <w:noWrap/>
            <w:hideMark/>
          </w:tcPr>
          <w:p w14:paraId="0F7AC016"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SUPER 303</w:t>
            </w:r>
          </w:p>
        </w:tc>
        <w:tc>
          <w:tcPr>
            <w:tcW w:w="680" w:type="dxa"/>
            <w:noWrap/>
            <w:hideMark/>
          </w:tcPr>
          <w:p w14:paraId="7327B47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85</w:t>
            </w:r>
          </w:p>
        </w:tc>
        <w:tc>
          <w:tcPr>
            <w:tcW w:w="720" w:type="dxa"/>
            <w:noWrap/>
            <w:hideMark/>
          </w:tcPr>
          <w:p w14:paraId="5542A347"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2.53</w:t>
            </w:r>
          </w:p>
        </w:tc>
        <w:tc>
          <w:tcPr>
            <w:tcW w:w="943" w:type="dxa"/>
            <w:noWrap/>
            <w:hideMark/>
          </w:tcPr>
          <w:p w14:paraId="787EAC3D"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-9.25</w:t>
            </w:r>
          </w:p>
        </w:tc>
        <w:tc>
          <w:tcPr>
            <w:tcW w:w="1200" w:type="dxa"/>
            <w:noWrap/>
            <w:hideMark/>
          </w:tcPr>
          <w:p w14:paraId="2EA28B0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2CBBA677"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-5.59</w:t>
            </w:r>
          </w:p>
        </w:tc>
      </w:tr>
      <w:tr w:rsidR="00D4310D" w:rsidRPr="00004B42" w14:paraId="3154DA42" w14:textId="77777777" w:rsidTr="00D4310D">
        <w:trPr>
          <w:trHeight w:val="288"/>
        </w:trPr>
        <w:tc>
          <w:tcPr>
            <w:tcW w:w="2301" w:type="dxa"/>
            <w:noWrap/>
            <w:hideMark/>
          </w:tcPr>
          <w:p w14:paraId="05E18F6A"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SUPER303 </w:t>
            </w:r>
          </w:p>
        </w:tc>
        <w:tc>
          <w:tcPr>
            <w:tcW w:w="2046" w:type="dxa"/>
            <w:noWrap/>
            <w:hideMark/>
          </w:tcPr>
          <w:p w14:paraId="394781DE"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HD2733</w:t>
            </w:r>
          </w:p>
        </w:tc>
        <w:tc>
          <w:tcPr>
            <w:tcW w:w="680" w:type="dxa"/>
            <w:noWrap/>
            <w:hideMark/>
          </w:tcPr>
          <w:p w14:paraId="074DE98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11</w:t>
            </w:r>
          </w:p>
        </w:tc>
        <w:tc>
          <w:tcPr>
            <w:tcW w:w="720" w:type="dxa"/>
            <w:noWrap/>
            <w:hideMark/>
          </w:tcPr>
          <w:p w14:paraId="5303DB1F"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0.33</w:t>
            </w:r>
          </w:p>
        </w:tc>
        <w:tc>
          <w:tcPr>
            <w:tcW w:w="943" w:type="dxa"/>
            <w:noWrap/>
            <w:hideMark/>
          </w:tcPr>
          <w:p w14:paraId="55FA054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-3.30</w:t>
            </w:r>
          </w:p>
        </w:tc>
        <w:tc>
          <w:tcPr>
            <w:tcW w:w="1200" w:type="dxa"/>
            <w:noWrap/>
            <w:hideMark/>
          </w:tcPr>
          <w:p w14:paraId="73A89C60"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-22.77</w:t>
            </w:r>
          </w:p>
        </w:tc>
        <w:tc>
          <w:tcPr>
            <w:tcW w:w="943" w:type="dxa"/>
            <w:noWrap/>
            <w:hideMark/>
          </w:tcPr>
          <w:p w14:paraId="26840231"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r>
      <w:tr w:rsidR="00D4310D" w:rsidRPr="00004B42" w14:paraId="4F191578" w14:textId="77777777" w:rsidTr="00D4310D">
        <w:trPr>
          <w:trHeight w:val="288"/>
        </w:trPr>
        <w:tc>
          <w:tcPr>
            <w:tcW w:w="2301" w:type="dxa"/>
            <w:noWrap/>
            <w:hideMark/>
          </w:tcPr>
          <w:p w14:paraId="1F45E242"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PBW502 </w:t>
            </w:r>
          </w:p>
        </w:tc>
        <w:tc>
          <w:tcPr>
            <w:tcW w:w="2046" w:type="dxa"/>
            <w:noWrap/>
            <w:hideMark/>
          </w:tcPr>
          <w:p w14:paraId="5705AE01"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HD2967</w:t>
            </w:r>
          </w:p>
        </w:tc>
        <w:tc>
          <w:tcPr>
            <w:tcW w:w="680" w:type="dxa"/>
            <w:noWrap/>
            <w:hideMark/>
          </w:tcPr>
          <w:p w14:paraId="0FF146C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84</w:t>
            </w:r>
          </w:p>
        </w:tc>
        <w:tc>
          <w:tcPr>
            <w:tcW w:w="720" w:type="dxa"/>
            <w:noWrap/>
            <w:hideMark/>
          </w:tcPr>
          <w:p w14:paraId="36347DF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2.50</w:t>
            </w:r>
          </w:p>
        </w:tc>
        <w:tc>
          <w:tcPr>
            <w:tcW w:w="943" w:type="dxa"/>
            <w:noWrap/>
            <w:hideMark/>
          </w:tcPr>
          <w:p w14:paraId="16D1E98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1200" w:type="dxa"/>
            <w:noWrap/>
            <w:hideMark/>
          </w:tcPr>
          <w:p w14:paraId="0DF9276E"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-0.53</w:t>
            </w:r>
          </w:p>
        </w:tc>
        <w:tc>
          <w:tcPr>
            <w:tcW w:w="943" w:type="dxa"/>
            <w:noWrap/>
            <w:hideMark/>
          </w:tcPr>
          <w:p w14:paraId="2A6A67B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5.87</w:t>
            </w:r>
          </w:p>
        </w:tc>
      </w:tr>
      <w:tr w:rsidR="00D4310D" w:rsidRPr="00004B42" w14:paraId="7B875D82" w14:textId="77777777" w:rsidTr="00D4310D">
        <w:trPr>
          <w:trHeight w:val="288"/>
        </w:trPr>
        <w:tc>
          <w:tcPr>
            <w:tcW w:w="2301" w:type="dxa"/>
            <w:noWrap/>
            <w:hideMark/>
          </w:tcPr>
          <w:p w14:paraId="10597576"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PBW502 </w:t>
            </w:r>
          </w:p>
        </w:tc>
        <w:tc>
          <w:tcPr>
            <w:tcW w:w="2046" w:type="dxa"/>
            <w:noWrap/>
            <w:hideMark/>
          </w:tcPr>
          <w:p w14:paraId="52FBF3AD"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SUPER 303</w:t>
            </w:r>
          </w:p>
        </w:tc>
        <w:tc>
          <w:tcPr>
            <w:tcW w:w="680" w:type="dxa"/>
            <w:noWrap/>
            <w:hideMark/>
          </w:tcPr>
          <w:p w14:paraId="26C01C7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107</w:t>
            </w:r>
          </w:p>
        </w:tc>
        <w:tc>
          <w:tcPr>
            <w:tcW w:w="720" w:type="dxa"/>
            <w:noWrap/>
            <w:hideMark/>
          </w:tcPr>
          <w:p w14:paraId="3310312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3.19</w:t>
            </w:r>
          </w:p>
        </w:tc>
        <w:tc>
          <w:tcPr>
            <w:tcW w:w="943" w:type="dxa"/>
            <w:noWrap/>
            <w:hideMark/>
          </w:tcPr>
          <w:p w14:paraId="0F39B886"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1.26</w:t>
            </w:r>
          </w:p>
        </w:tc>
        <w:tc>
          <w:tcPr>
            <w:tcW w:w="1200" w:type="dxa"/>
            <w:noWrap/>
            <w:hideMark/>
          </w:tcPr>
          <w:p w14:paraId="3468B7FC"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3067071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6.94</w:t>
            </w:r>
          </w:p>
        </w:tc>
      </w:tr>
      <w:tr w:rsidR="00D4310D" w:rsidRPr="00004B42" w14:paraId="03450383" w14:textId="77777777" w:rsidTr="00D4310D">
        <w:trPr>
          <w:trHeight w:val="288"/>
        </w:trPr>
        <w:tc>
          <w:tcPr>
            <w:tcW w:w="2301" w:type="dxa"/>
            <w:noWrap/>
            <w:hideMark/>
          </w:tcPr>
          <w:p w14:paraId="131B3CDD"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PBW502 </w:t>
            </w:r>
          </w:p>
        </w:tc>
        <w:tc>
          <w:tcPr>
            <w:tcW w:w="2046" w:type="dxa"/>
            <w:noWrap/>
            <w:hideMark/>
          </w:tcPr>
          <w:p w14:paraId="16FAAED9"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HD2733</w:t>
            </w:r>
          </w:p>
        </w:tc>
        <w:tc>
          <w:tcPr>
            <w:tcW w:w="680" w:type="dxa"/>
            <w:noWrap/>
            <w:hideMark/>
          </w:tcPr>
          <w:p w14:paraId="2A127607"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18</w:t>
            </w:r>
          </w:p>
        </w:tc>
        <w:tc>
          <w:tcPr>
            <w:tcW w:w="720" w:type="dxa"/>
            <w:noWrap/>
            <w:hideMark/>
          </w:tcPr>
          <w:p w14:paraId="2146B10D"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0.54</w:t>
            </w:r>
          </w:p>
        </w:tc>
        <w:tc>
          <w:tcPr>
            <w:tcW w:w="943" w:type="dxa"/>
            <w:noWrap/>
            <w:hideMark/>
          </w:tcPr>
          <w:p w14:paraId="300316A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-3.98</w:t>
            </w:r>
          </w:p>
        </w:tc>
        <w:tc>
          <w:tcPr>
            <w:tcW w:w="1200" w:type="dxa"/>
            <w:noWrap/>
            <w:hideMark/>
          </w:tcPr>
          <w:p w14:paraId="0188600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-4.43</w:t>
            </w:r>
          </w:p>
        </w:tc>
        <w:tc>
          <w:tcPr>
            <w:tcW w:w="943" w:type="dxa"/>
            <w:noWrap/>
            <w:hideMark/>
          </w:tcPr>
          <w:p w14:paraId="67D8CD3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r>
      <w:tr w:rsidR="00D4310D" w:rsidRPr="00004B42" w14:paraId="4DD3DD07" w14:textId="77777777" w:rsidTr="00D4310D">
        <w:trPr>
          <w:trHeight w:val="288"/>
        </w:trPr>
        <w:tc>
          <w:tcPr>
            <w:tcW w:w="2301" w:type="dxa"/>
            <w:noWrap/>
            <w:hideMark/>
          </w:tcPr>
          <w:p w14:paraId="09A45956"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HD2733 </w:t>
            </w:r>
          </w:p>
        </w:tc>
        <w:tc>
          <w:tcPr>
            <w:tcW w:w="2046" w:type="dxa"/>
            <w:noWrap/>
            <w:hideMark/>
          </w:tcPr>
          <w:p w14:paraId="0103FA30"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HD2967</w:t>
            </w:r>
          </w:p>
        </w:tc>
        <w:tc>
          <w:tcPr>
            <w:tcW w:w="680" w:type="dxa"/>
            <w:noWrap/>
            <w:hideMark/>
          </w:tcPr>
          <w:p w14:paraId="10A1A18D"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33</w:t>
            </w:r>
          </w:p>
        </w:tc>
        <w:tc>
          <w:tcPr>
            <w:tcW w:w="720" w:type="dxa"/>
            <w:noWrap/>
            <w:hideMark/>
          </w:tcPr>
          <w:p w14:paraId="23BF698F"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0.98</w:t>
            </w:r>
          </w:p>
        </w:tc>
        <w:tc>
          <w:tcPr>
            <w:tcW w:w="943" w:type="dxa"/>
            <w:noWrap/>
            <w:hideMark/>
          </w:tcPr>
          <w:p w14:paraId="01414805"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1200" w:type="dxa"/>
            <w:noWrap/>
            <w:hideMark/>
          </w:tcPr>
          <w:p w14:paraId="4074AA81"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4.09</w:t>
            </w:r>
          </w:p>
        </w:tc>
        <w:tc>
          <w:tcPr>
            <w:tcW w:w="943" w:type="dxa"/>
            <w:noWrap/>
            <w:hideMark/>
          </w:tcPr>
          <w:p w14:paraId="56BDE3A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-19.88</w:t>
            </w:r>
          </w:p>
        </w:tc>
      </w:tr>
      <w:tr w:rsidR="00D4310D" w:rsidRPr="00004B42" w14:paraId="72A418E9" w14:textId="77777777" w:rsidTr="00D4310D">
        <w:trPr>
          <w:trHeight w:val="288"/>
        </w:trPr>
        <w:tc>
          <w:tcPr>
            <w:tcW w:w="2301" w:type="dxa"/>
            <w:noWrap/>
            <w:hideMark/>
          </w:tcPr>
          <w:p w14:paraId="53D34170"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HD2733 </w:t>
            </w:r>
          </w:p>
        </w:tc>
        <w:tc>
          <w:tcPr>
            <w:tcW w:w="2046" w:type="dxa"/>
            <w:noWrap/>
            <w:hideMark/>
          </w:tcPr>
          <w:p w14:paraId="6A82551B"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SUPER 303</w:t>
            </w:r>
          </w:p>
        </w:tc>
        <w:tc>
          <w:tcPr>
            <w:tcW w:w="680" w:type="dxa"/>
            <w:noWrap/>
            <w:hideMark/>
          </w:tcPr>
          <w:p w14:paraId="2507CA79"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24</w:t>
            </w:r>
          </w:p>
        </w:tc>
        <w:tc>
          <w:tcPr>
            <w:tcW w:w="720" w:type="dxa"/>
            <w:noWrap/>
            <w:hideMark/>
          </w:tcPr>
          <w:p w14:paraId="36EF396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0.71</w:t>
            </w:r>
          </w:p>
        </w:tc>
        <w:tc>
          <w:tcPr>
            <w:tcW w:w="943" w:type="dxa"/>
            <w:noWrap/>
            <w:hideMark/>
          </w:tcPr>
          <w:p w14:paraId="12792BA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0.77</w:t>
            </w:r>
          </w:p>
        </w:tc>
        <w:tc>
          <w:tcPr>
            <w:tcW w:w="1200" w:type="dxa"/>
            <w:noWrap/>
            <w:hideMark/>
          </w:tcPr>
          <w:p w14:paraId="4D8BC72F"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06652E0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-4.96</w:t>
            </w:r>
          </w:p>
        </w:tc>
      </w:tr>
      <w:tr w:rsidR="00D4310D" w:rsidRPr="00004B42" w14:paraId="7BC87E42" w14:textId="77777777" w:rsidTr="00D4310D">
        <w:trPr>
          <w:trHeight w:val="288"/>
        </w:trPr>
        <w:tc>
          <w:tcPr>
            <w:tcW w:w="2301" w:type="dxa"/>
            <w:noWrap/>
            <w:hideMark/>
          </w:tcPr>
          <w:p w14:paraId="1C5C9656"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HD2733 </w:t>
            </w:r>
          </w:p>
        </w:tc>
        <w:tc>
          <w:tcPr>
            <w:tcW w:w="2046" w:type="dxa"/>
            <w:noWrap/>
            <w:hideMark/>
          </w:tcPr>
          <w:p w14:paraId="2700261A"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HD2733</w:t>
            </w:r>
          </w:p>
        </w:tc>
        <w:tc>
          <w:tcPr>
            <w:tcW w:w="680" w:type="dxa"/>
            <w:noWrap/>
            <w:hideMark/>
          </w:tcPr>
          <w:p w14:paraId="4BC28A8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w:t>
            </w:r>
          </w:p>
        </w:tc>
        <w:tc>
          <w:tcPr>
            <w:tcW w:w="720" w:type="dxa"/>
            <w:noWrap/>
            <w:hideMark/>
          </w:tcPr>
          <w:p w14:paraId="01489FF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0.15</w:t>
            </w:r>
          </w:p>
        </w:tc>
        <w:tc>
          <w:tcPr>
            <w:tcW w:w="943" w:type="dxa"/>
            <w:noWrap/>
            <w:hideMark/>
          </w:tcPr>
          <w:p w14:paraId="5A2E123C"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13.57</w:t>
            </w:r>
          </w:p>
        </w:tc>
        <w:tc>
          <w:tcPr>
            <w:tcW w:w="1200" w:type="dxa"/>
            <w:noWrap/>
            <w:hideMark/>
          </w:tcPr>
          <w:p w14:paraId="347E6E87"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13.21</w:t>
            </w:r>
          </w:p>
        </w:tc>
        <w:tc>
          <w:tcPr>
            <w:tcW w:w="943" w:type="dxa"/>
            <w:noWrap/>
            <w:hideMark/>
          </w:tcPr>
          <w:p w14:paraId="7162F11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r>
      <w:tr w:rsidR="00D4310D" w:rsidRPr="00004B42" w14:paraId="324C7BB1" w14:textId="77777777" w:rsidTr="00D4310D">
        <w:trPr>
          <w:trHeight w:val="288"/>
        </w:trPr>
        <w:tc>
          <w:tcPr>
            <w:tcW w:w="2301" w:type="dxa"/>
            <w:noWrap/>
            <w:hideMark/>
          </w:tcPr>
          <w:p w14:paraId="55A0A814"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HUW234 </w:t>
            </w:r>
          </w:p>
        </w:tc>
        <w:tc>
          <w:tcPr>
            <w:tcW w:w="2046" w:type="dxa"/>
            <w:noWrap/>
            <w:hideMark/>
          </w:tcPr>
          <w:p w14:paraId="0F5CFC15"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HD2967</w:t>
            </w:r>
          </w:p>
        </w:tc>
        <w:tc>
          <w:tcPr>
            <w:tcW w:w="680" w:type="dxa"/>
            <w:noWrap/>
            <w:hideMark/>
          </w:tcPr>
          <w:p w14:paraId="7D3F6BE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77</w:t>
            </w:r>
          </w:p>
        </w:tc>
        <w:tc>
          <w:tcPr>
            <w:tcW w:w="720" w:type="dxa"/>
            <w:noWrap/>
            <w:hideMark/>
          </w:tcPr>
          <w:p w14:paraId="051C22B7"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2.29</w:t>
            </w:r>
          </w:p>
        </w:tc>
        <w:tc>
          <w:tcPr>
            <w:tcW w:w="943" w:type="dxa"/>
            <w:noWrap/>
            <w:hideMark/>
          </w:tcPr>
          <w:p w14:paraId="236C823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1200" w:type="dxa"/>
            <w:noWrap/>
            <w:hideMark/>
          </w:tcPr>
          <w:p w14:paraId="14CBAF7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-0.54</w:t>
            </w:r>
          </w:p>
        </w:tc>
        <w:tc>
          <w:tcPr>
            <w:tcW w:w="943" w:type="dxa"/>
            <w:noWrap/>
            <w:hideMark/>
          </w:tcPr>
          <w:p w14:paraId="6516AF35"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5.77</w:t>
            </w:r>
          </w:p>
        </w:tc>
      </w:tr>
      <w:tr w:rsidR="00D4310D" w:rsidRPr="00004B42" w14:paraId="3524C3A9" w14:textId="77777777" w:rsidTr="00D4310D">
        <w:trPr>
          <w:trHeight w:val="288"/>
        </w:trPr>
        <w:tc>
          <w:tcPr>
            <w:tcW w:w="2301" w:type="dxa"/>
            <w:noWrap/>
            <w:hideMark/>
          </w:tcPr>
          <w:p w14:paraId="3B31FD4F"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HUW234 </w:t>
            </w:r>
          </w:p>
        </w:tc>
        <w:tc>
          <w:tcPr>
            <w:tcW w:w="2046" w:type="dxa"/>
            <w:noWrap/>
            <w:hideMark/>
          </w:tcPr>
          <w:p w14:paraId="07CF8889"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SUPER 303</w:t>
            </w:r>
          </w:p>
        </w:tc>
        <w:tc>
          <w:tcPr>
            <w:tcW w:w="680" w:type="dxa"/>
            <w:noWrap/>
            <w:hideMark/>
          </w:tcPr>
          <w:p w14:paraId="3FB59229"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24</w:t>
            </w:r>
          </w:p>
        </w:tc>
        <w:tc>
          <w:tcPr>
            <w:tcW w:w="720" w:type="dxa"/>
            <w:noWrap/>
            <w:hideMark/>
          </w:tcPr>
          <w:p w14:paraId="33B5170C"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0.71</w:t>
            </w:r>
          </w:p>
        </w:tc>
        <w:tc>
          <w:tcPr>
            <w:tcW w:w="943" w:type="dxa"/>
            <w:noWrap/>
            <w:hideMark/>
          </w:tcPr>
          <w:p w14:paraId="4541ED4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1.05</w:t>
            </w:r>
          </w:p>
        </w:tc>
        <w:tc>
          <w:tcPr>
            <w:tcW w:w="1200" w:type="dxa"/>
            <w:noWrap/>
            <w:hideMark/>
          </w:tcPr>
          <w:p w14:paraId="0D38359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406D1E00"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6.52</w:t>
            </w:r>
          </w:p>
        </w:tc>
      </w:tr>
      <w:tr w:rsidR="00D4310D" w:rsidRPr="00004B42" w14:paraId="7B3881A3" w14:textId="77777777" w:rsidTr="00D4310D">
        <w:trPr>
          <w:trHeight w:val="288"/>
        </w:trPr>
        <w:tc>
          <w:tcPr>
            <w:tcW w:w="2301" w:type="dxa"/>
            <w:noWrap/>
            <w:hideMark/>
          </w:tcPr>
          <w:p w14:paraId="5E73062E"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HUW234 </w:t>
            </w:r>
          </w:p>
        </w:tc>
        <w:tc>
          <w:tcPr>
            <w:tcW w:w="2046" w:type="dxa"/>
            <w:noWrap/>
            <w:hideMark/>
          </w:tcPr>
          <w:p w14:paraId="7DC1001A"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HD2733</w:t>
            </w:r>
          </w:p>
        </w:tc>
        <w:tc>
          <w:tcPr>
            <w:tcW w:w="680" w:type="dxa"/>
            <w:noWrap/>
            <w:hideMark/>
          </w:tcPr>
          <w:p w14:paraId="702DED2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2</w:t>
            </w:r>
          </w:p>
        </w:tc>
        <w:tc>
          <w:tcPr>
            <w:tcW w:w="720" w:type="dxa"/>
            <w:noWrap/>
            <w:hideMark/>
          </w:tcPr>
          <w:p w14:paraId="2CEF561F"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0.06</w:t>
            </w:r>
          </w:p>
        </w:tc>
        <w:tc>
          <w:tcPr>
            <w:tcW w:w="943" w:type="dxa"/>
            <w:noWrap/>
            <w:hideMark/>
          </w:tcPr>
          <w:p w14:paraId="74C7A73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-4.02</w:t>
            </w:r>
          </w:p>
        </w:tc>
        <w:tc>
          <w:tcPr>
            <w:tcW w:w="1200" w:type="dxa"/>
            <w:noWrap/>
            <w:hideMark/>
          </w:tcPr>
          <w:p w14:paraId="2A6705E2"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5.13</w:t>
            </w:r>
          </w:p>
        </w:tc>
        <w:tc>
          <w:tcPr>
            <w:tcW w:w="943" w:type="dxa"/>
            <w:noWrap/>
            <w:hideMark/>
          </w:tcPr>
          <w:p w14:paraId="4D59705D"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r>
      <w:tr w:rsidR="00D4310D" w:rsidRPr="00004B42" w14:paraId="69091E83" w14:textId="77777777" w:rsidTr="00D4310D">
        <w:trPr>
          <w:trHeight w:val="288"/>
        </w:trPr>
        <w:tc>
          <w:tcPr>
            <w:tcW w:w="2301" w:type="dxa"/>
            <w:noWrap/>
            <w:hideMark/>
          </w:tcPr>
          <w:p w14:paraId="41D252F6"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RR21 </w:t>
            </w:r>
          </w:p>
        </w:tc>
        <w:tc>
          <w:tcPr>
            <w:tcW w:w="2046" w:type="dxa"/>
            <w:noWrap/>
            <w:hideMark/>
          </w:tcPr>
          <w:p w14:paraId="3CC56DE0"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HD2967</w:t>
            </w:r>
          </w:p>
        </w:tc>
        <w:tc>
          <w:tcPr>
            <w:tcW w:w="680" w:type="dxa"/>
            <w:noWrap/>
            <w:hideMark/>
          </w:tcPr>
          <w:p w14:paraId="7D15014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31</w:t>
            </w:r>
          </w:p>
        </w:tc>
        <w:tc>
          <w:tcPr>
            <w:tcW w:w="720" w:type="dxa"/>
            <w:noWrap/>
            <w:hideMark/>
          </w:tcPr>
          <w:p w14:paraId="29DF68B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0.92</w:t>
            </w:r>
          </w:p>
        </w:tc>
        <w:tc>
          <w:tcPr>
            <w:tcW w:w="943" w:type="dxa"/>
            <w:noWrap/>
            <w:hideMark/>
          </w:tcPr>
          <w:p w14:paraId="7AC05565"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1200" w:type="dxa"/>
            <w:noWrap/>
            <w:hideMark/>
          </w:tcPr>
          <w:p w14:paraId="3F98F0A3"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8.39</w:t>
            </w:r>
          </w:p>
        </w:tc>
        <w:tc>
          <w:tcPr>
            <w:tcW w:w="943" w:type="dxa"/>
            <w:noWrap/>
            <w:hideMark/>
          </w:tcPr>
          <w:p w14:paraId="69547B3F"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6.64</w:t>
            </w:r>
          </w:p>
        </w:tc>
      </w:tr>
      <w:tr w:rsidR="00D4310D" w:rsidRPr="00004B42" w14:paraId="213B8123" w14:textId="77777777" w:rsidTr="00D4310D">
        <w:trPr>
          <w:trHeight w:val="288"/>
        </w:trPr>
        <w:tc>
          <w:tcPr>
            <w:tcW w:w="2301" w:type="dxa"/>
            <w:noWrap/>
            <w:hideMark/>
          </w:tcPr>
          <w:p w14:paraId="1DE486BF"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RR21 </w:t>
            </w:r>
          </w:p>
        </w:tc>
        <w:tc>
          <w:tcPr>
            <w:tcW w:w="2046" w:type="dxa"/>
            <w:noWrap/>
            <w:hideMark/>
          </w:tcPr>
          <w:p w14:paraId="63120A3A"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SUPER 303</w:t>
            </w:r>
          </w:p>
        </w:tc>
        <w:tc>
          <w:tcPr>
            <w:tcW w:w="680" w:type="dxa"/>
            <w:noWrap/>
            <w:hideMark/>
          </w:tcPr>
          <w:p w14:paraId="461F3FCB"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33</w:t>
            </w:r>
          </w:p>
        </w:tc>
        <w:tc>
          <w:tcPr>
            <w:tcW w:w="720" w:type="dxa"/>
            <w:noWrap/>
            <w:hideMark/>
          </w:tcPr>
          <w:p w14:paraId="37DF17BA"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0.98</w:t>
            </w:r>
          </w:p>
        </w:tc>
        <w:tc>
          <w:tcPr>
            <w:tcW w:w="943" w:type="dxa"/>
            <w:noWrap/>
            <w:hideMark/>
          </w:tcPr>
          <w:p w14:paraId="049E114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1.15</w:t>
            </w:r>
          </w:p>
        </w:tc>
        <w:tc>
          <w:tcPr>
            <w:tcW w:w="1200" w:type="dxa"/>
            <w:noWrap/>
            <w:hideMark/>
          </w:tcPr>
          <w:p w14:paraId="3F091740"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5ACDB8E8"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7.29</w:t>
            </w:r>
          </w:p>
        </w:tc>
      </w:tr>
      <w:tr w:rsidR="00D4310D" w:rsidRPr="00004B42" w14:paraId="421B707C" w14:textId="77777777" w:rsidTr="00D4310D">
        <w:trPr>
          <w:trHeight w:val="288"/>
        </w:trPr>
        <w:tc>
          <w:tcPr>
            <w:tcW w:w="2301" w:type="dxa"/>
            <w:noWrap/>
            <w:hideMark/>
          </w:tcPr>
          <w:p w14:paraId="02D5E1ED"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 xml:space="preserve">RR21 </w:t>
            </w:r>
          </w:p>
        </w:tc>
        <w:tc>
          <w:tcPr>
            <w:tcW w:w="2046" w:type="dxa"/>
            <w:noWrap/>
            <w:hideMark/>
          </w:tcPr>
          <w:p w14:paraId="6248FC24" w14:textId="77777777" w:rsidR="00004B42" w:rsidRPr="00004B42" w:rsidRDefault="00004B42" w:rsidP="00004B42">
            <w:pPr>
              <w:jc w:val="lef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HD2733</w:t>
            </w:r>
          </w:p>
        </w:tc>
        <w:tc>
          <w:tcPr>
            <w:tcW w:w="680" w:type="dxa"/>
            <w:noWrap/>
            <w:hideMark/>
          </w:tcPr>
          <w:p w14:paraId="24FDD004"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w:t>
            </w:r>
          </w:p>
        </w:tc>
        <w:tc>
          <w:tcPr>
            <w:tcW w:w="720" w:type="dxa"/>
            <w:noWrap/>
            <w:hideMark/>
          </w:tcPr>
          <w:p w14:paraId="3821F941"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r w:rsidRPr="00004B42">
              <w:rPr>
                <w:rFonts w:ascii="Aptos Narrow" w:eastAsia="Times New Roman" w:hAnsi="Aptos Narrow" w:cs="Times New Roman"/>
                <w:color w:val="000000"/>
                <w:kern w:val="0"/>
                <w:lang w:eastAsia="en-ZW"/>
                <w14:ligatures w14:val="none"/>
              </w:rPr>
              <w:t>0.00</w:t>
            </w:r>
          </w:p>
        </w:tc>
        <w:tc>
          <w:tcPr>
            <w:tcW w:w="943" w:type="dxa"/>
            <w:noWrap/>
            <w:hideMark/>
          </w:tcPr>
          <w:p w14:paraId="0A63F740" w14:textId="77777777" w:rsidR="00004B42" w:rsidRPr="00004B42" w:rsidRDefault="00004B42" w:rsidP="00004B42">
            <w:pPr>
              <w:jc w:val="right"/>
              <w:rPr>
                <w:rFonts w:ascii="Aptos Narrow" w:eastAsia="Times New Roman" w:hAnsi="Aptos Narrow" w:cs="Times New Roman"/>
                <w:color w:val="000000"/>
                <w:kern w:val="0"/>
                <w:lang w:eastAsia="en-ZW"/>
                <w14:ligatures w14:val="none"/>
              </w:rPr>
            </w:pPr>
          </w:p>
        </w:tc>
        <w:tc>
          <w:tcPr>
            <w:tcW w:w="1200" w:type="dxa"/>
            <w:noWrap/>
            <w:hideMark/>
          </w:tcPr>
          <w:p w14:paraId="3811146A" w14:textId="77777777" w:rsidR="00004B42" w:rsidRPr="00004B42" w:rsidRDefault="00004B42" w:rsidP="00004B42">
            <w:pPr>
              <w:jc w:val="left"/>
              <w:rPr>
                <w:rFonts w:ascii="Times New Roman" w:eastAsia="Times New Roman" w:hAnsi="Times New Roman" w:cs="Times New Roman"/>
                <w:kern w:val="0"/>
                <w:sz w:val="20"/>
                <w:szCs w:val="20"/>
                <w:lang w:eastAsia="en-ZW"/>
                <w14:ligatures w14:val="none"/>
              </w:rPr>
            </w:pPr>
          </w:p>
        </w:tc>
        <w:tc>
          <w:tcPr>
            <w:tcW w:w="943" w:type="dxa"/>
            <w:noWrap/>
            <w:hideMark/>
          </w:tcPr>
          <w:p w14:paraId="0248E8E6" w14:textId="77777777" w:rsidR="00004B42" w:rsidRPr="00004B42" w:rsidRDefault="00004B42" w:rsidP="00004B42">
            <w:pPr>
              <w:jc w:val="left"/>
              <w:rPr>
                <w:rFonts w:ascii="Times New Roman" w:eastAsia="Times New Roman" w:hAnsi="Times New Roman" w:cs="Times New Roman"/>
                <w:kern w:val="0"/>
                <w:sz w:val="20"/>
                <w:szCs w:val="20"/>
                <w:lang w:eastAsia="en-ZW"/>
                <w14:ligatures w14:val="none"/>
              </w:rPr>
            </w:pPr>
          </w:p>
        </w:tc>
      </w:tr>
    </w:tbl>
    <w:p w14:paraId="504BE533" w14:textId="77777777" w:rsidR="00004B42" w:rsidRDefault="00004B42" w:rsidP="00231041">
      <w:pPr>
        <w:rPr>
          <w:ins w:id="6178" w:author="MKONDIWA, Maxwell (CIMMYT-India)" w:date="2024-07-22T22:58:00Z" w16du:dateUtc="2024-07-22T17:28:00Z"/>
          <w:rFonts w:ascii="Aptos" w:hAnsi="Aptos"/>
        </w:rPr>
      </w:pPr>
    </w:p>
    <w:p w14:paraId="52B0705F" w14:textId="4DA053AA" w:rsidR="00432D33" w:rsidDel="00613C99" w:rsidRDefault="00432D33" w:rsidP="00231041">
      <w:pPr>
        <w:rPr>
          <w:del w:id="6179" w:author="MKONDIWA, Maxwell (CIMMYT-India)" w:date="2024-07-23T07:15:00Z" w16du:dateUtc="2024-07-23T01:45:00Z"/>
          <w:rFonts w:ascii="Aptos" w:hAnsi="Aptos"/>
        </w:rPr>
      </w:pPr>
    </w:p>
    <w:p w14:paraId="03127FBE" w14:textId="77777777" w:rsidR="00C66C13" w:rsidRDefault="00C66C13" w:rsidP="00231041">
      <w:pPr>
        <w:rPr>
          <w:rFonts w:ascii="Aptos" w:hAnsi="Aptos"/>
        </w:rPr>
      </w:pPr>
    </w:p>
    <w:p w14:paraId="0BE473F5" w14:textId="7A2ADAC4" w:rsidR="00C66C13" w:rsidRDefault="00C66C13" w:rsidP="001578B0">
      <w:pPr>
        <w:pStyle w:val="Heading2"/>
      </w:pPr>
      <w:r>
        <w:t>Figures</w:t>
      </w:r>
    </w:p>
    <w:p w14:paraId="102D9D95" w14:textId="5035E4D4" w:rsidR="001C5C44" w:rsidRDefault="00A42F64" w:rsidP="0050251E">
      <w:pPr>
        <w:rPr>
          <w:ins w:id="6180" w:author="MKONDIWA, Maxwell (CIMMYT-India)" w:date="2024-07-24T12:26:00Z" w16du:dateUtc="2024-07-24T06:56:00Z"/>
          <w:rFonts w:ascii="Aptos" w:hAnsi="Aptos"/>
        </w:rPr>
      </w:pPr>
      <w:r w:rsidRPr="00A42F64">
        <w:rPr>
          <w:noProof/>
        </w:rPr>
        <w:drawing>
          <wp:inline distT="0" distB="0" distL="0" distR="0" wp14:anchorId="0E6EFFEF" wp14:editId="02D9C418">
            <wp:extent cx="4772025" cy="4187814"/>
            <wp:effectExtent l="0" t="0" r="0" b="3810"/>
            <wp:docPr id="61706171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61714" name="Picture 1" descr="A graph with blue dots&#10;&#10;Description automatically generated"/>
                    <pic:cNvPicPr/>
                  </pic:nvPicPr>
                  <pic:blipFill>
                    <a:blip r:embed="rId37"/>
                    <a:stretch>
                      <a:fillRect/>
                    </a:stretch>
                  </pic:blipFill>
                  <pic:spPr>
                    <a:xfrm>
                      <a:off x="0" y="0"/>
                      <a:ext cx="4779186" cy="4194098"/>
                    </a:xfrm>
                    <a:prstGeom prst="rect">
                      <a:avLst/>
                    </a:prstGeom>
                  </pic:spPr>
                </pic:pic>
              </a:graphicData>
            </a:graphic>
          </wp:inline>
        </w:drawing>
      </w:r>
    </w:p>
    <w:p w14:paraId="33CE9C6B" w14:textId="77777777" w:rsidR="00AA0CEA" w:rsidRPr="001578B0" w:rsidRDefault="00AA0CEA" w:rsidP="0050251E">
      <w:pPr>
        <w:rPr>
          <w:rFonts w:ascii="Aptos" w:hAnsi="Aptos"/>
        </w:rPr>
      </w:pPr>
    </w:p>
    <w:p w14:paraId="576B5508" w14:textId="06769116" w:rsidR="00B34FD4" w:rsidRDefault="00B34FD4" w:rsidP="001D4C5A">
      <w:pPr>
        <w:rPr>
          <w:rFonts w:ascii="Aptos" w:hAnsi="Aptos"/>
        </w:rPr>
      </w:pPr>
      <w:r w:rsidRPr="001578B0">
        <w:rPr>
          <w:rFonts w:ascii="Aptos" w:hAnsi="Aptos"/>
        </w:rPr>
        <w:t xml:space="preserve">Figure </w:t>
      </w:r>
      <w:r w:rsidR="00997C9F" w:rsidRPr="001578B0">
        <w:rPr>
          <w:rFonts w:ascii="Aptos" w:hAnsi="Aptos"/>
        </w:rPr>
        <w:t>A</w:t>
      </w:r>
      <w:r w:rsidR="001C5C44" w:rsidRPr="001578B0">
        <w:rPr>
          <w:rFonts w:ascii="Aptos" w:hAnsi="Aptos"/>
        </w:rPr>
        <w:t>1</w:t>
      </w:r>
      <w:r w:rsidR="002A6484" w:rsidRPr="001578B0">
        <w:rPr>
          <w:rFonts w:ascii="Aptos" w:hAnsi="Aptos"/>
        </w:rPr>
        <w:t xml:space="preserve">: </w:t>
      </w:r>
      <w:r w:rsidR="001C5C44" w:rsidRPr="001578B0">
        <w:rPr>
          <w:rFonts w:ascii="Aptos" w:hAnsi="Aptos"/>
        </w:rPr>
        <w:t>V</w:t>
      </w:r>
      <w:r w:rsidR="00DA55F8" w:rsidRPr="001578B0">
        <w:rPr>
          <w:rFonts w:ascii="Aptos" w:hAnsi="Aptos"/>
        </w:rPr>
        <w:t>ariable importance plot</w:t>
      </w:r>
      <w:r w:rsidR="00A42F64">
        <w:rPr>
          <w:rFonts w:ascii="Aptos" w:hAnsi="Aptos"/>
        </w:rPr>
        <w:t xml:space="preserve"> for weed management model</w:t>
      </w:r>
      <w:r w:rsidR="001D457C" w:rsidRPr="001578B0">
        <w:rPr>
          <w:rFonts w:ascii="Aptos" w:hAnsi="Aptos"/>
        </w:rPr>
        <w:t xml:space="preserve">. Note: The variable importance plot shows the variables that interact with </w:t>
      </w:r>
      <w:r w:rsidR="00CC24DB" w:rsidRPr="001578B0">
        <w:rPr>
          <w:rFonts w:ascii="Aptos" w:hAnsi="Aptos"/>
        </w:rPr>
        <w:t xml:space="preserve">the respective </w:t>
      </w:r>
      <w:r w:rsidR="00E37807" w:rsidRPr="001578B0">
        <w:rPr>
          <w:rFonts w:ascii="Aptos" w:hAnsi="Aptos"/>
        </w:rPr>
        <w:t xml:space="preserve">treatment variable. </w:t>
      </w:r>
      <w:r w:rsidR="00CC24DB" w:rsidRPr="001578B0">
        <w:rPr>
          <w:rFonts w:ascii="Aptos" w:hAnsi="Aptos"/>
        </w:rPr>
        <w:t xml:space="preserve"> </w:t>
      </w:r>
    </w:p>
    <w:p w14:paraId="09E3A1ED" w14:textId="77777777" w:rsidR="00BB5235" w:rsidRDefault="00BB5235" w:rsidP="001D4C5A">
      <w:pPr>
        <w:rPr>
          <w:rFonts w:ascii="Aptos" w:hAnsi="Aptos"/>
        </w:rPr>
      </w:pPr>
    </w:p>
    <w:p w14:paraId="29A8722A" w14:textId="77777777" w:rsidR="00BB5235" w:rsidRDefault="00BB5235" w:rsidP="001D4C5A">
      <w:pPr>
        <w:rPr>
          <w:rFonts w:ascii="Aptos" w:hAnsi="Aptos"/>
        </w:rPr>
      </w:pPr>
    </w:p>
    <w:p w14:paraId="020DD100" w14:textId="77777777" w:rsidR="00BB5235" w:rsidRDefault="00BB5235" w:rsidP="001D4C5A">
      <w:pPr>
        <w:rPr>
          <w:rFonts w:ascii="Aptos" w:hAnsi="Aptos"/>
        </w:rPr>
      </w:pPr>
    </w:p>
    <w:p w14:paraId="4E3049EE" w14:textId="77777777" w:rsidR="00BB5235" w:rsidRDefault="00BB5235" w:rsidP="001D4C5A">
      <w:pPr>
        <w:rPr>
          <w:rFonts w:ascii="Aptos" w:hAnsi="Aptos"/>
        </w:rPr>
      </w:pPr>
    </w:p>
    <w:p w14:paraId="49173D2A" w14:textId="77777777" w:rsidR="00BB5235" w:rsidRDefault="00BB5235" w:rsidP="001D4C5A">
      <w:pPr>
        <w:rPr>
          <w:rFonts w:ascii="Aptos" w:hAnsi="Aptos"/>
        </w:rPr>
      </w:pPr>
    </w:p>
    <w:p w14:paraId="029A35BB" w14:textId="77777777" w:rsidR="00BB5235" w:rsidRDefault="00BB5235" w:rsidP="001D4C5A">
      <w:pPr>
        <w:rPr>
          <w:rFonts w:ascii="Aptos" w:hAnsi="Aptos"/>
        </w:rPr>
      </w:pPr>
    </w:p>
    <w:p w14:paraId="6494926A" w14:textId="77777777" w:rsidR="00BB5235" w:rsidRDefault="00BB5235" w:rsidP="001D4C5A">
      <w:pPr>
        <w:rPr>
          <w:rFonts w:ascii="Aptos" w:hAnsi="Aptos"/>
        </w:rPr>
      </w:pPr>
    </w:p>
    <w:p w14:paraId="1960F5B9" w14:textId="77777777" w:rsidR="00BB5235" w:rsidRDefault="00BB5235" w:rsidP="001D4C5A">
      <w:pPr>
        <w:rPr>
          <w:rFonts w:ascii="Aptos" w:hAnsi="Aptos"/>
        </w:rPr>
      </w:pPr>
    </w:p>
    <w:p w14:paraId="2AEC753E" w14:textId="77777777" w:rsidR="00BB5235" w:rsidRDefault="00BB5235" w:rsidP="001D4C5A">
      <w:pPr>
        <w:rPr>
          <w:rFonts w:ascii="Aptos" w:hAnsi="Aptos"/>
        </w:rPr>
      </w:pPr>
    </w:p>
    <w:p w14:paraId="7EDEF5EB" w14:textId="77777777" w:rsidR="00BB5235" w:rsidRDefault="00BB5235" w:rsidP="001D4C5A">
      <w:pPr>
        <w:rPr>
          <w:rFonts w:ascii="Aptos" w:hAnsi="Aptos"/>
        </w:rPr>
      </w:pPr>
    </w:p>
    <w:p w14:paraId="274499E5" w14:textId="77777777" w:rsidR="0091046C" w:rsidRDefault="0091046C" w:rsidP="001D4C5A">
      <w:pPr>
        <w:rPr>
          <w:rFonts w:ascii="Aptos" w:hAnsi="Aptos"/>
        </w:rPr>
      </w:pPr>
    </w:p>
    <w:p w14:paraId="0D03C4A5" w14:textId="765A9A19" w:rsidR="0091046C" w:rsidRDefault="0091046C" w:rsidP="001D4C5A">
      <w:pPr>
        <w:rPr>
          <w:rFonts w:ascii="Aptos" w:hAnsi="Aptos"/>
        </w:rPr>
      </w:pPr>
      <w:r w:rsidRPr="0091046C">
        <w:rPr>
          <w:noProof/>
        </w:rPr>
        <w:lastRenderedPageBreak/>
        <w:drawing>
          <wp:inline distT="0" distB="0" distL="0" distR="0" wp14:anchorId="0CD6B868" wp14:editId="09001525">
            <wp:extent cx="5731510" cy="5029835"/>
            <wp:effectExtent l="0" t="0" r="2540" b="0"/>
            <wp:docPr id="187392293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22933" name="Picture 1" descr="A graph with blue dots&#10;&#10;Description automatically generated"/>
                    <pic:cNvPicPr/>
                  </pic:nvPicPr>
                  <pic:blipFill>
                    <a:blip r:embed="rId38"/>
                    <a:stretch>
                      <a:fillRect/>
                    </a:stretch>
                  </pic:blipFill>
                  <pic:spPr>
                    <a:xfrm>
                      <a:off x="0" y="0"/>
                      <a:ext cx="5731510" cy="5029835"/>
                    </a:xfrm>
                    <a:prstGeom prst="rect">
                      <a:avLst/>
                    </a:prstGeom>
                  </pic:spPr>
                </pic:pic>
              </a:graphicData>
            </a:graphic>
          </wp:inline>
        </w:drawing>
      </w:r>
    </w:p>
    <w:p w14:paraId="79F4FE67" w14:textId="69FE17CD" w:rsidR="00BB5235" w:rsidRDefault="00BB5235" w:rsidP="00BB5235">
      <w:pPr>
        <w:rPr>
          <w:rFonts w:ascii="Aptos" w:hAnsi="Aptos"/>
        </w:rPr>
      </w:pPr>
      <w:r w:rsidRPr="001578B0">
        <w:rPr>
          <w:rFonts w:ascii="Aptos" w:hAnsi="Aptos"/>
        </w:rPr>
        <w:t>Figure A</w:t>
      </w:r>
      <w:r w:rsidR="008E7836">
        <w:rPr>
          <w:rFonts w:ascii="Aptos" w:hAnsi="Aptos"/>
        </w:rPr>
        <w:t>2</w:t>
      </w:r>
      <w:r w:rsidRPr="001578B0">
        <w:rPr>
          <w:rFonts w:ascii="Aptos" w:hAnsi="Aptos"/>
        </w:rPr>
        <w:t>: Variable importance plot</w:t>
      </w:r>
      <w:r>
        <w:rPr>
          <w:rFonts w:ascii="Aptos" w:hAnsi="Aptos"/>
        </w:rPr>
        <w:t xml:space="preserve"> for </w:t>
      </w:r>
      <w:r w:rsidR="0091046C">
        <w:rPr>
          <w:rFonts w:ascii="Aptos" w:hAnsi="Aptos"/>
        </w:rPr>
        <w:t>sowing date</w:t>
      </w:r>
      <w:r>
        <w:rPr>
          <w:rFonts w:ascii="Aptos" w:hAnsi="Aptos"/>
        </w:rPr>
        <w:t xml:space="preserve"> model</w:t>
      </w:r>
      <w:r w:rsidRPr="001578B0">
        <w:rPr>
          <w:rFonts w:ascii="Aptos" w:hAnsi="Aptos"/>
        </w:rPr>
        <w:t xml:space="preserve">. Note: The variable importance plot shows the variables that interact with the respective treatment variable.  </w:t>
      </w:r>
    </w:p>
    <w:p w14:paraId="2DE161E3" w14:textId="77777777" w:rsidR="00BB5235" w:rsidRDefault="00BB5235" w:rsidP="001D4C5A">
      <w:pPr>
        <w:rPr>
          <w:rFonts w:ascii="Aptos" w:hAnsi="Aptos"/>
        </w:rPr>
      </w:pPr>
    </w:p>
    <w:p w14:paraId="5E381984" w14:textId="77777777" w:rsidR="00C66C13" w:rsidRDefault="00C66C13" w:rsidP="001D4C5A">
      <w:pPr>
        <w:rPr>
          <w:rFonts w:ascii="Aptos" w:hAnsi="Aptos"/>
        </w:rPr>
      </w:pPr>
    </w:p>
    <w:p w14:paraId="1100ED37" w14:textId="6ED7B6E4" w:rsidR="00C66C13" w:rsidRDefault="00AA4710" w:rsidP="001D4C5A">
      <w:pPr>
        <w:rPr>
          <w:rFonts w:ascii="Aptos" w:hAnsi="Aptos"/>
        </w:rPr>
      </w:pPr>
      <w:r w:rsidRPr="00AA4710">
        <w:rPr>
          <w:noProof/>
        </w:rPr>
        <w:lastRenderedPageBreak/>
        <w:drawing>
          <wp:inline distT="0" distB="0" distL="0" distR="0" wp14:anchorId="649035B2" wp14:editId="0B68EB06">
            <wp:extent cx="5380952" cy="4723809"/>
            <wp:effectExtent l="0" t="0" r="0" b="635"/>
            <wp:docPr id="130918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84920" name=""/>
                    <pic:cNvPicPr/>
                  </pic:nvPicPr>
                  <pic:blipFill>
                    <a:blip r:embed="rId39"/>
                    <a:stretch>
                      <a:fillRect/>
                    </a:stretch>
                  </pic:blipFill>
                  <pic:spPr>
                    <a:xfrm>
                      <a:off x="0" y="0"/>
                      <a:ext cx="5380952" cy="4723809"/>
                    </a:xfrm>
                    <a:prstGeom prst="rect">
                      <a:avLst/>
                    </a:prstGeom>
                  </pic:spPr>
                </pic:pic>
              </a:graphicData>
            </a:graphic>
          </wp:inline>
        </w:drawing>
      </w:r>
    </w:p>
    <w:p w14:paraId="2CCE84BE" w14:textId="5AE7D66B" w:rsidR="00015215" w:rsidRDefault="00015215" w:rsidP="00015215">
      <w:pPr>
        <w:rPr>
          <w:rFonts w:ascii="Aptos" w:hAnsi="Aptos"/>
        </w:rPr>
      </w:pPr>
      <w:r w:rsidRPr="001578B0">
        <w:rPr>
          <w:rFonts w:ascii="Aptos" w:hAnsi="Aptos"/>
        </w:rPr>
        <w:t>Figure A</w:t>
      </w:r>
      <w:r>
        <w:rPr>
          <w:rFonts w:ascii="Aptos" w:hAnsi="Aptos"/>
        </w:rPr>
        <w:t>3</w:t>
      </w:r>
      <w:r w:rsidRPr="001578B0">
        <w:rPr>
          <w:rFonts w:ascii="Aptos" w:hAnsi="Aptos"/>
        </w:rPr>
        <w:t>: Variable importance plot</w:t>
      </w:r>
      <w:r>
        <w:rPr>
          <w:rFonts w:ascii="Aptos" w:hAnsi="Aptos"/>
        </w:rPr>
        <w:t xml:space="preserve"> for </w:t>
      </w:r>
      <w:r w:rsidR="00DA106D">
        <w:rPr>
          <w:rFonts w:ascii="Aptos" w:hAnsi="Aptos"/>
        </w:rPr>
        <w:t>irrigation</w:t>
      </w:r>
      <w:r>
        <w:rPr>
          <w:rFonts w:ascii="Aptos" w:hAnsi="Aptos"/>
        </w:rPr>
        <w:t xml:space="preserve"> model</w:t>
      </w:r>
      <w:r w:rsidRPr="001578B0">
        <w:rPr>
          <w:rFonts w:ascii="Aptos" w:hAnsi="Aptos"/>
        </w:rPr>
        <w:t xml:space="preserve">. Note: The variable importance plot shows the variables that interact with the respective treatment variable.  </w:t>
      </w:r>
    </w:p>
    <w:p w14:paraId="662CF580" w14:textId="2CBA7345" w:rsidR="00C66C13" w:rsidRPr="001578B0" w:rsidRDefault="006C7BEF" w:rsidP="001D4C5A">
      <w:pPr>
        <w:rPr>
          <w:rFonts w:ascii="Aptos" w:hAnsi="Aptos"/>
        </w:rPr>
      </w:pPr>
      <w:r w:rsidRPr="006C7BEF">
        <w:rPr>
          <w:noProof/>
        </w:rPr>
        <w:lastRenderedPageBreak/>
        <w:drawing>
          <wp:inline distT="0" distB="0" distL="0" distR="0" wp14:anchorId="07E4F643" wp14:editId="36417D39">
            <wp:extent cx="5731510" cy="5029835"/>
            <wp:effectExtent l="0" t="0" r="2540" b="0"/>
            <wp:docPr id="1302480874" name="Picture 1" descr="A graph with a graph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80874" name="Picture 1" descr="A graph with a graph and text&#10;&#10;Description automatically generated with medium confidence"/>
                    <pic:cNvPicPr/>
                  </pic:nvPicPr>
                  <pic:blipFill>
                    <a:blip r:embed="rId40"/>
                    <a:stretch>
                      <a:fillRect/>
                    </a:stretch>
                  </pic:blipFill>
                  <pic:spPr>
                    <a:xfrm>
                      <a:off x="0" y="0"/>
                      <a:ext cx="5731510" cy="5029835"/>
                    </a:xfrm>
                    <a:prstGeom prst="rect">
                      <a:avLst/>
                    </a:prstGeom>
                  </pic:spPr>
                </pic:pic>
              </a:graphicData>
            </a:graphic>
          </wp:inline>
        </w:drawing>
      </w:r>
    </w:p>
    <w:p w14:paraId="638F395F" w14:textId="3C42F778" w:rsidR="006C7BEF" w:rsidRDefault="006C7BEF" w:rsidP="006C7BEF">
      <w:pPr>
        <w:rPr>
          <w:ins w:id="6181" w:author="MKONDIWA, Maxwell (CIMMYT-India)" w:date="2024-07-23T21:09:00Z" w16du:dateUtc="2024-07-23T15:39:00Z"/>
          <w:rFonts w:ascii="Aptos" w:hAnsi="Aptos"/>
        </w:rPr>
      </w:pPr>
      <w:r w:rsidRPr="001578B0">
        <w:rPr>
          <w:rFonts w:ascii="Aptos" w:hAnsi="Aptos"/>
        </w:rPr>
        <w:t>Figure A</w:t>
      </w:r>
      <w:r w:rsidR="00BE315A">
        <w:rPr>
          <w:rFonts w:ascii="Aptos" w:hAnsi="Aptos"/>
        </w:rPr>
        <w:t>4</w:t>
      </w:r>
      <w:r w:rsidRPr="001578B0">
        <w:rPr>
          <w:rFonts w:ascii="Aptos" w:hAnsi="Aptos"/>
        </w:rPr>
        <w:t>: Variable importance plot</w:t>
      </w:r>
      <w:r>
        <w:rPr>
          <w:rFonts w:ascii="Aptos" w:hAnsi="Aptos"/>
        </w:rPr>
        <w:t xml:space="preserve"> for </w:t>
      </w:r>
      <w:r w:rsidR="00BE315A">
        <w:rPr>
          <w:rFonts w:ascii="Aptos" w:hAnsi="Aptos"/>
        </w:rPr>
        <w:t>variety</w:t>
      </w:r>
      <w:r>
        <w:rPr>
          <w:rFonts w:ascii="Aptos" w:hAnsi="Aptos"/>
        </w:rPr>
        <w:t xml:space="preserve"> model</w:t>
      </w:r>
      <w:r w:rsidRPr="001578B0">
        <w:rPr>
          <w:rFonts w:ascii="Aptos" w:hAnsi="Aptos"/>
        </w:rPr>
        <w:t xml:space="preserve">. Note: The variable importance plot shows the variables that interact with the respective treatment variable.  </w:t>
      </w:r>
    </w:p>
    <w:p w14:paraId="590D27E5" w14:textId="77777777" w:rsidR="00650DBC" w:rsidRDefault="00650DBC" w:rsidP="006C7BEF">
      <w:pPr>
        <w:rPr>
          <w:ins w:id="6182" w:author="MKONDIWA, Maxwell (CIMMYT-India)" w:date="2024-07-23T21:09:00Z" w16du:dateUtc="2024-07-23T15:39:00Z"/>
          <w:rFonts w:ascii="Aptos" w:hAnsi="Aptos"/>
        </w:rPr>
      </w:pPr>
    </w:p>
    <w:p w14:paraId="27A1D832" w14:textId="77777777" w:rsidR="00650DBC" w:rsidRDefault="00650DBC" w:rsidP="006C7BEF">
      <w:pPr>
        <w:rPr>
          <w:ins w:id="6183" w:author="MKONDIWA, Maxwell (CIMMYT-India)" w:date="2024-07-23T21:09:00Z" w16du:dateUtc="2024-07-23T15:39:00Z"/>
          <w:rFonts w:ascii="Aptos" w:hAnsi="Aptos"/>
        </w:rPr>
      </w:pPr>
    </w:p>
    <w:p w14:paraId="33957197" w14:textId="77777777" w:rsidR="00650DBC" w:rsidRDefault="00650DBC" w:rsidP="006C7BEF">
      <w:pPr>
        <w:rPr>
          <w:ins w:id="6184" w:author="MKONDIWA, Maxwell (CIMMYT-India)" w:date="2024-07-23T21:09:00Z" w16du:dateUtc="2024-07-23T15:39:00Z"/>
          <w:rFonts w:ascii="Aptos" w:hAnsi="Aptos"/>
        </w:rPr>
      </w:pPr>
    </w:p>
    <w:p w14:paraId="4FFB3B18" w14:textId="77777777" w:rsidR="00650DBC" w:rsidRDefault="00650DBC" w:rsidP="006C7BEF">
      <w:pPr>
        <w:rPr>
          <w:ins w:id="6185" w:author="MKONDIWA, Maxwell (CIMMYT-India)" w:date="2024-07-23T21:09:00Z" w16du:dateUtc="2024-07-23T15:39:00Z"/>
          <w:rFonts w:ascii="Aptos" w:hAnsi="Aptos"/>
        </w:rPr>
      </w:pPr>
    </w:p>
    <w:p w14:paraId="45DF9C4C" w14:textId="77777777" w:rsidR="00650DBC" w:rsidRDefault="00650DBC">
      <w:pPr>
        <w:jc w:val="left"/>
        <w:rPr>
          <w:ins w:id="6186" w:author="MKONDIWA, Maxwell (CIMMYT-India)" w:date="2024-07-23T21:10:00Z" w16du:dateUtc="2024-07-23T15:40:00Z"/>
          <w:rFonts w:ascii="Aptos" w:hAnsi="Aptos"/>
        </w:rPr>
      </w:pPr>
    </w:p>
    <w:p w14:paraId="0A6503BC" w14:textId="77777777" w:rsidR="00650DBC" w:rsidRDefault="00650DBC">
      <w:pPr>
        <w:jc w:val="left"/>
        <w:rPr>
          <w:ins w:id="6187" w:author="MKONDIWA, Maxwell (CIMMYT-India)" w:date="2024-07-23T21:10:00Z" w16du:dateUtc="2024-07-23T15:40:00Z"/>
          <w:rFonts w:ascii="Aptos" w:hAnsi="Aptos"/>
        </w:rPr>
      </w:pPr>
    </w:p>
    <w:p w14:paraId="0D27F78E" w14:textId="77777777" w:rsidR="00650DBC" w:rsidRDefault="00650DBC">
      <w:pPr>
        <w:jc w:val="left"/>
        <w:rPr>
          <w:ins w:id="6188" w:author="MKONDIWA, Maxwell (CIMMYT-India)" w:date="2024-07-23T21:10:00Z" w16du:dateUtc="2024-07-23T15:40:00Z"/>
          <w:rFonts w:ascii="Aptos" w:hAnsi="Aptos"/>
        </w:rPr>
      </w:pPr>
    </w:p>
    <w:p w14:paraId="368FC782" w14:textId="77777777" w:rsidR="00650DBC" w:rsidRDefault="00650DBC">
      <w:pPr>
        <w:jc w:val="left"/>
        <w:rPr>
          <w:ins w:id="6189" w:author="MKONDIWA, Maxwell (CIMMYT-India)" w:date="2024-07-23T21:10:00Z" w16du:dateUtc="2024-07-23T15:40:00Z"/>
          <w:rFonts w:ascii="Aptos" w:hAnsi="Aptos"/>
        </w:rPr>
      </w:pPr>
    </w:p>
    <w:p w14:paraId="7D80B9EB" w14:textId="77777777" w:rsidR="00650DBC" w:rsidRDefault="00650DBC">
      <w:pPr>
        <w:jc w:val="left"/>
        <w:rPr>
          <w:ins w:id="6190" w:author="MKONDIWA, Maxwell (CIMMYT-India)" w:date="2024-07-23T21:10:00Z" w16du:dateUtc="2024-07-23T15:40:00Z"/>
          <w:rFonts w:ascii="Aptos" w:hAnsi="Aptos"/>
        </w:rPr>
      </w:pPr>
    </w:p>
    <w:p w14:paraId="220B506A" w14:textId="77777777" w:rsidR="00650DBC" w:rsidRDefault="00650DBC">
      <w:pPr>
        <w:jc w:val="left"/>
        <w:rPr>
          <w:ins w:id="6191" w:author="MKONDIWA, Maxwell (CIMMYT-India)" w:date="2024-07-23T21:10:00Z" w16du:dateUtc="2024-07-23T15:40:00Z"/>
          <w:rFonts w:ascii="Aptos" w:hAnsi="Aptos"/>
        </w:rPr>
      </w:pPr>
    </w:p>
    <w:p w14:paraId="7200E81A" w14:textId="77777777" w:rsidR="00650DBC" w:rsidRDefault="00650DBC">
      <w:pPr>
        <w:jc w:val="left"/>
        <w:rPr>
          <w:ins w:id="6192" w:author="MKONDIWA, Maxwell (CIMMYT-India)" w:date="2024-07-23T21:10:00Z" w16du:dateUtc="2024-07-23T15:40:00Z"/>
          <w:rFonts w:ascii="Aptos" w:hAnsi="Aptos"/>
        </w:rPr>
      </w:pPr>
    </w:p>
    <w:p w14:paraId="76CC61AF" w14:textId="77777777" w:rsidR="00D9732C" w:rsidRDefault="00650DBC">
      <w:pPr>
        <w:jc w:val="left"/>
        <w:rPr>
          <w:ins w:id="6193" w:author="MKONDIWA, Maxwell (CIMMYT-India)" w:date="2024-07-23T21:10:00Z" w16du:dateUtc="2024-07-23T15:40:00Z"/>
          <w:rFonts w:ascii="Aptos" w:hAnsi="Aptos"/>
        </w:rPr>
      </w:pPr>
      <w:ins w:id="6194" w:author="MKONDIWA, Maxwell (CIMMYT-India)" w:date="2024-07-23T21:10:00Z">
        <w:r w:rsidRPr="00650DBC">
          <w:lastRenderedPageBreak/>
          <w:drawing>
            <wp:inline distT="0" distB="0" distL="0" distR="0" wp14:anchorId="5ADFC0B1" wp14:editId="04BB772D">
              <wp:extent cx="4571429" cy="4752381"/>
              <wp:effectExtent l="0" t="0" r="635" b="0"/>
              <wp:docPr id="1080824768" name="Picture 1" descr="A graph of a number of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24768" name="Picture 1" descr="A graph of a number of plants&#10;&#10;Description automatically generated"/>
                      <pic:cNvPicPr/>
                    </pic:nvPicPr>
                    <pic:blipFill>
                      <a:blip r:embed="rId41"/>
                      <a:stretch>
                        <a:fillRect/>
                      </a:stretch>
                    </pic:blipFill>
                    <pic:spPr>
                      <a:xfrm>
                        <a:off x="0" y="0"/>
                        <a:ext cx="4571429" cy="4752381"/>
                      </a:xfrm>
                      <a:prstGeom prst="rect">
                        <a:avLst/>
                      </a:prstGeom>
                    </pic:spPr>
                  </pic:pic>
                </a:graphicData>
              </a:graphic>
            </wp:inline>
          </w:drawing>
        </w:r>
      </w:ins>
    </w:p>
    <w:p w14:paraId="11CA8F64" w14:textId="2BBF8BD9" w:rsidR="00650DBC" w:rsidRDefault="00650DBC" w:rsidP="006C7BEF">
      <w:pPr>
        <w:rPr>
          <w:ins w:id="6195" w:author="MKONDIWA, Maxwell (CIMMYT-India)" w:date="2024-07-23T21:11:00Z" w16du:dateUtc="2024-07-23T15:41:00Z"/>
          <w:rFonts w:ascii="Aptos" w:hAnsi="Aptos"/>
        </w:rPr>
      </w:pPr>
      <w:ins w:id="6196" w:author="MKONDIWA, Maxwell (CIMMYT-India)" w:date="2024-07-23T21:09:00Z" w16du:dateUtc="2024-07-23T15:39:00Z">
        <w:r>
          <w:rPr>
            <w:rFonts w:ascii="Aptos" w:hAnsi="Aptos"/>
          </w:rPr>
          <w:t xml:space="preserve">Figure A5: </w:t>
        </w:r>
      </w:ins>
      <w:ins w:id="6197" w:author="MKONDIWA, Maxwell (CIMMYT-India)" w:date="2024-07-23T21:10:00Z" w16du:dateUtc="2024-07-23T15:40:00Z">
        <w:r w:rsidR="00D9732C">
          <w:rPr>
            <w:rFonts w:ascii="Aptos" w:hAnsi="Aptos"/>
          </w:rPr>
          <w:t xml:space="preserve">Difference of standardized </w:t>
        </w:r>
      </w:ins>
      <w:ins w:id="6198" w:author="MKONDIWA, Maxwell (CIMMYT-India)" w:date="2024-07-23T21:19:00Z" w16du:dateUtc="2024-07-23T15:49:00Z">
        <w:r w:rsidR="00BD1328">
          <w:rPr>
            <w:rFonts w:ascii="Aptos" w:hAnsi="Aptos"/>
          </w:rPr>
          <w:t xml:space="preserve">predictors </w:t>
        </w:r>
      </w:ins>
      <w:ins w:id="6199" w:author="MKONDIWA, Maxwell (CIMMYT-India)" w:date="2024-07-23T21:11:00Z" w16du:dateUtc="2024-07-23T15:41:00Z">
        <w:r w:rsidR="003C2231">
          <w:rPr>
            <w:rFonts w:ascii="Aptos" w:hAnsi="Aptos"/>
          </w:rPr>
          <w:t>between highest and lowest quartile</w:t>
        </w:r>
      </w:ins>
      <w:ins w:id="6200" w:author="MKONDIWA, Maxwell (CIMMYT-India)" w:date="2024-07-23T21:18:00Z" w16du:dateUtc="2024-07-23T15:48:00Z">
        <w:r w:rsidR="0037751A">
          <w:rPr>
            <w:rFonts w:ascii="Aptos" w:hAnsi="Aptos"/>
          </w:rPr>
          <w:t xml:space="preserve"> of yield gains </w:t>
        </w:r>
        <w:r w:rsidR="00BD1328">
          <w:rPr>
            <w:rFonts w:ascii="Aptos" w:hAnsi="Aptos"/>
          </w:rPr>
          <w:t xml:space="preserve">between S&amp;M herbicide </w:t>
        </w:r>
      </w:ins>
      <w:ins w:id="6201" w:author="MKONDIWA, Maxwell (CIMMYT-India)" w:date="2024-07-23T21:19:00Z" w16du:dateUtc="2024-07-23T15:49:00Z">
        <w:r w:rsidR="00BD1328">
          <w:rPr>
            <w:rFonts w:ascii="Aptos" w:hAnsi="Aptos"/>
          </w:rPr>
          <w:t>and no weeding</w:t>
        </w:r>
      </w:ins>
    </w:p>
    <w:p w14:paraId="26A4CB83" w14:textId="5E76338F" w:rsidR="00BB6893" w:rsidRDefault="00434B22" w:rsidP="006C7BEF">
      <w:pPr>
        <w:rPr>
          <w:ins w:id="6202" w:author="MKONDIWA, Maxwell (CIMMYT-India)" w:date="2024-07-23T21:10:00Z" w16du:dateUtc="2024-07-23T15:40:00Z"/>
          <w:rFonts w:ascii="Aptos" w:hAnsi="Aptos"/>
        </w:rPr>
      </w:pPr>
      <w:ins w:id="6203" w:author="MKONDIWA, Maxwell (CIMMYT-India)" w:date="2024-07-23T21:12:00Z">
        <w:r w:rsidRPr="00434B22">
          <w:lastRenderedPageBreak/>
          <w:drawing>
            <wp:inline distT="0" distB="0" distL="0" distR="0" wp14:anchorId="77A4D60E" wp14:editId="7198FA9E">
              <wp:extent cx="4609524" cy="5257143"/>
              <wp:effectExtent l="0" t="0" r="635" b="1270"/>
              <wp:docPr id="1472310539" name="Picture 1" descr="A graph of growing cr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0539" name="Picture 1" descr="A graph of growing crops&#10;&#10;Description automatically generated"/>
                      <pic:cNvPicPr/>
                    </pic:nvPicPr>
                    <pic:blipFill>
                      <a:blip r:embed="rId42"/>
                      <a:stretch>
                        <a:fillRect/>
                      </a:stretch>
                    </pic:blipFill>
                    <pic:spPr>
                      <a:xfrm>
                        <a:off x="0" y="0"/>
                        <a:ext cx="4609524" cy="5257143"/>
                      </a:xfrm>
                      <a:prstGeom prst="rect">
                        <a:avLst/>
                      </a:prstGeom>
                    </pic:spPr>
                  </pic:pic>
                </a:graphicData>
              </a:graphic>
            </wp:inline>
          </w:drawing>
        </w:r>
      </w:ins>
    </w:p>
    <w:p w14:paraId="12E7DBFA" w14:textId="66093F75" w:rsidR="00650DBC" w:rsidDel="00434B22" w:rsidRDefault="00650DBC" w:rsidP="006C7BEF">
      <w:pPr>
        <w:rPr>
          <w:del w:id="6204" w:author="MKONDIWA, Maxwell (CIMMYT-India)" w:date="2024-07-23T21:12:00Z" w16du:dateUtc="2024-07-23T15:42:00Z"/>
          <w:rFonts w:ascii="Aptos" w:hAnsi="Aptos"/>
        </w:rPr>
      </w:pPr>
    </w:p>
    <w:p w14:paraId="2E777691" w14:textId="7D7775F5" w:rsidR="00BB6893" w:rsidRDefault="00BB6893" w:rsidP="00BB6893">
      <w:pPr>
        <w:rPr>
          <w:ins w:id="6205" w:author="MKONDIWA, Maxwell (CIMMYT-India)" w:date="2024-07-23T21:11:00Z" w16du:dateUtc="2024-07-23T15:41:00Z"/>
          <w:rFonts w:ascii="Aptos" w:hAnsi="Aptos"/>
        </w:rPr>
      </w:pPr>
      <w:ins w:id="6206" w:author="MKONDIWA, Maxwell (CIMMYT-India)" w:date="2024-07-23T21:11:00Z" w16du:dateUtc="2024-07-23T15:41:00Z">
        <w:r>
          <w:rPr>
            <w:rFonts w:ascii="Aptos" w:hAnsi="Aptos"/>
          </w:rPr>
          <w:t>Figure A</w:t>
        </w:r>
        <w:r>
          <w:rPr>
            <w:rFonts w:ascii="Aptos" w:hAnsi="Aptos"/>
          </w:rPr>
          <w:t>6</w:t>
        </w:r>
        <w:r>
          <w:rPr>
            <w:rFonts w:ascii="Aptos" w:hAnsi="Aptos"/>
          </w:rPr>
          <w:t>: Difference of standardized estimates between highest and lowest quartile</w:t>
        </w:r>
      </w:ins>
      <w:ins w:id="6207" w:author="MKONDIWA, Maxwell (CIMMYT-India)" w:date="2024-07-23T21:17:00Z" w16du:dateUtc="2024-07-23T15:47:00Z">
        <w:r w:rsidR="00805D9B">
          <w:rPr>
            <w:rFonts w:ascii="Aptos" w:hAnsi="Aptos"/>
          </w:rPr>
          <w:t xml:space="preserve"> of yield gains between </w:t>
        </w:r>
        <w:r w:rsidR="00B51CAE">
          <w:rPr>
            <w:rFonts w:ascii="Aptos" w:hAnsi="Aptos"/>
          </w:rPr>
          <w:t xml:space="preserve">early sowing (1-10 Nov) and late sowing </w:t>
        </w:r>
      </w:ins>
      <w:ins w:id="6208" w:author="MKONDIWA, Maxwell (CIMMYT-India)" w:date="2024-07-23T21:18:00Z" w16du:dateUtc="2024-07-23T15:48:00Z">
        <w:r w:rsidR="00B51CAE">
          <w:rPr>
            <w:rFonts w:ascii="Aptos" w:hAnsi="Aptos"/>
          </w:rPr>
          <w:t xml:space="preserve">(after 16 Dec). </w:t>
        </w:r>
      </w:ins>
    </w:p>
    <w:p w14:paraId="6D868150" w14:textId="64F98BF9" w:rsidR="00997C9F" w:rsidRDefault="00997C9F" w:rsidP="001D4C5A">
      <w:pPr>
        <w:rPr>
          <w:ins w:id="6209" w:author="MKONDIWA, Maxwell (CIMMYT-India)" w:date="2024-07-23T21:13:00Z" w16du:dateUtc="2024-07-23T15:43:00Z"/>
          <w:rFonts w:ascii="Aptos" w:hAnsi="Aptos"/>
        </w:rPr>
      </w:pPr>
    </w:p>
    <w:p w14:paraId="34FC3CB5" w14:textId="1EBAC039" w:rsidR="00434B22" w:rsidRDefault="002E1BE0" w:rsidP="001D4C5A">
      <w:pPr>
        <w:rPr>
          <w:ins w:id="6210" w:author="MKONDIWA, Maxwell (CIMMYT-India)" w:date="2024-07-23T21:13:00Z" w16du:dateUtc="2024-07-23T15:43:00Z"/>
          <w:rFonts w:ascii="Aptos" w:hAnsi="Aptos"/>
        </w:rPr>
      </w:pPr>
      <w:ins w:id="6211" w:author="MKONDIWA, Maxwell (CIMMYT-India)" w:date="2024-07-23T21:14:00Z">
        <w:r w:rsidRPr="002E1BE0">
          <w:lastRenderedPageBreak/>
          <w:drawing>
            <wp:inline distT="0" distB="0" distL="0" distR="0" wp14:anchorId="7D6CFF4E" wp14:editId="7C44C63D">
              <wp:extent cx="4180952" cy="5466667"/>
              <wp:effectExtent l="0" t="0" r="0" b="1270"/>
              <wp:docPr id="18628059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05930" name="Picture 1" descr="A screenshot of a graph&#10;&#10;Description automatically generated"/>
                      <pic:cNvPicPr/>
                    </pic:nvPicPr>
                    <pic:blipFill>
                      <a:blip r:embed="rId43"/>
                      <a:stretch>
                        <a:fillRect/>
                      </a:stretch>
                    </pic:blipFill>
                    <pic:spPr>
                      <a:xfrm>
                        <a:off x="0" y="0"/>
                        <a:ext cx="4180952" cy="5466667"/>
                      </a:xfrm>
                      <a:prstGeom prst="rect">
                        <a:avLst/>
                      </a:prstGeom>
                    </pic:spPr>
                  </pic:pic>
                </a:graphicData>
              </a:graphic>
            </wp:inline>
          </w:drawing>
        </w:r>
      </w:ins>
    </w:p>
    <w:p w14:paraId="62EC3E70" w14:textId="755214FC" w:rsidR="00434B22" w:rsidRDefault="00434B22" w:rsidP="001D4C5A">
      <w:pPr>
        <w:rPr>
          <w:ins w:id="6212" w:author="MKONDIWA, Maxwell (CIMMYT-India)" w:date="2024-07-23T21:15:00Z" w16du:dateUtc="2024-07-23T15:45:00Z"/>
          <w:rFonts w:ascii="Aptos" w:hAnsi="Aptos"/>
        </w:rPr>
      </w:pPr>
      <w:ins w:id="6213" w:author="MKONDIWA, Maxwell (CIMMYT-India)" w:date="2024-07-23T21:13:00Z" w16du:dateUtc="2024-07-23T15:43:00Z">
        <w:r>
          <w:rPr>
            <w:rFonts w:ascii="Aptos" w:hAnsi="Aptos"/>
          </w:rPr>
          <w:t>Figure A</w:t>
        </w:r>
        <w:r>
          <w:rPr>
            <w:rFonts w:ascii="Aptos" w:hAnsi="Aptos"/>
          </w:rPr>
          <w:t>7</w:t>
        </w:r>
        <w:r>
          <w:rPr>
            <w:rFonts w:ascii="Aptos" w:hAnsi="Aptos"/>
          </w:rPr>
          <w:t>: Difference of standardized estimates between highest and lowest quartil</w:t>
        </w:r>
      </w:ins>
      <w:ins w:id="6214" w:author="MKONDIWA, Maxwell (CIMMYT-India)" w:date="2024-07-23T21:17:00Z" w16du:dateUtc="2024-07-23T15:47:00Z">
        <w:r w:rsidR="00805D9B">
          <w:rPr>
            <w:rFonts w:ascii="Aptos" w:hAnsi="Aptos"/>
          </w:rPr>
          <w:t xml:space="preserve">e of yield gains of four irrigations as compared to one irrigation. </w:t>
        </w:r>
      </w:ins>
    </w:p>
    <w:p w14:paraId="7F078A73" w14:textId="77777777" w:rsidR="00096680" w:rsidRDefault="00096680" w:rsidP="001D4C5A">
      <w:pPr>
        <w:rPr>
          <w:ins w:id="6215" w:author="MKONDIWA, Maxwell (CIMMYT-India)" w:date="2024-07-23T21:15:00Z" w16du:dateUtc="2024-07-23T15:45:00Z"/>
          <w:rFonts w:ascii="Aptos" w:hAnsi="Aptos"/>
        </w:rPr>
      </w:pPr>
    </w:p>
    <w:p w14:paraId="3D877F18" w14:textId="3D99DD77" w:rsidR="00096680" w:rsidRDefault="00B84D11" w:rsidP="001D4C5A">
      <w:pPr>
        <w:rPr>
          <w:ins w:id="6216" w:author="MKONDIWA, Maxwell (CIMMYT-India)" w:date="2024-07-23T21:15:00Z" w16du:dateUtc="2024-07-23T15:45:00Z"/>
          <w:rFonts w:ascii="Aptos" w:hAnsi="Aptos"/>
        </w:rPr>
      </w:pPr>
      <w:ins w:id="6217" w:author="MKONDIWA, Maxwell (CIMMYT-India)" w:date="2024-07-23T21:16:00Z">
        <w:r w:rsidRPr="00B84D11">
          <w:lastRenderedPageBreak/>
          <w:drawing>
            <wp:inline distT="0" distB="0" distL="0" distR="0" wp14:anchorId="52D1FC6A" wp14:editId="311F3F39">
              <wp:extent cx="4580952" cy="5323809"/>
              <wp:effectExtent l="0" t="0" r="0" b="0"/>
              <wp:docPr id="15383567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56750" name="Picture 1" descr="A screenshot of a graph&#10;&#10;Description automatically generated"/>
                      <pic:cNvPicPr/>
                    </pic:nvPicPr>
                    <pic:blipFill>
                      <a:blip r:embed="rId44"/>
                      <a:stretch>
                        <a:fillRect/>
                      </a:stretch>
                    </pic:blipFill>
                    <pic:spPr>
                      <a:xfrm>
                        <a:off x="0" y="0"/>
                        <a:ext cx="4580952" cy="5323809"/>
                      </a:xfrm>
                      <a:prstGeom prst="rect">
                        <a:avLst/>
                      </a:prstGeom>
                    </pic:spPr>
                  </pic:pic>
                </a:graphicData>
              </a:graphic>
            </wp:inline>
          </w:drawing>
        </w:r>
      </w:ins>
    </w:p>
    <w:p w14:paraId="3828F08A" w14:textId="071945F8" w:rsidR="00096680" w:rsidRPr="001578B0" w:rsidRDefault="00096680" w:rsidP="00096680">
      <w:pPr>
        <w:rPr>
          <w:ins w:id="6218" w:author="MKONDIWA, Maxwell (CIMMYT-India)" w:date="2024-07-23T21:15:00Z" w16du:dateUtc="2024-07-23T15:45:00Z"/>
          <w:rFonts w:ascii="Aptos" w:hAnsi="Aptos"/>
        </w:rPr>
      </w:pPr>
      <w:ins w:id="6219" w:author="MKONDIWA, Maxwell (CIMMYT-India)" w:date="2024-07-23T21:15:00Z" w16du:dateUtc="2024-07-23T15:45:00Z">
        <w:r>
          <w:rPr>
            <w:rFonts w:ascii="Aptos" w:hAnsi="Aptos"/>
          </w:rPr>
          <w:t>Figure A</w:t>
        </w:r>
        <w:r>
          <w:rPr>
            <w:rFonts w:ascii="Aptos" w:hAnsi="Aptos"/>
          </w:rPr>
          <w:t>8</w:t>
        </w:r>
        <w:r>
          <w:rPr>
            <w:rFonts w:ascii="Aptos" w:hAnsi="Aptos"/>
          </w:rPr>
          <w:t>: Difference of standardized estimates between highest and lowest quartile</w:t>
        </w:r>
      </w:ins>
      <w:ins w:id="6220" w:author="MKONDIWA, Maxwell (CIMMYT-India)" w:date="2024-07-23T21:16:00Z" w16du:dateUtc="2024-07-23T15:46:00Z">
        <w:r w:rsidR="00805D9B">
          <w:rPr>
            <w:rFonts w:ascii="Aptos" w:hAnsi="Aptos"/>
          </w:rPr>
          <w:t xml:space="preserve"> of yield gains of SUPER 303 as compared to HD 2967</w:t>
        </w:r>
      </w:ins>
      <w:ins w:id="6221" w:author="MKONDIWA, Maxwell (CIMMYT-India)" w:date="2024-07-23T21:15:00Z" w16du:dateUtc="2024-07-23T15:45:00Z">
        <w:r>
          <w:rPr>
            <w:rFonts w:ascii="Aptos" w:hAnsi="Aptos"/>
          </w:rPr>
          <w:t>.</w:t>
        </w:r>
      </w:ins>
    </w:p>
    <w:p w14:paraId="65CC34FF" w14:textId="77777777" w:rsidR="00096680" w:rsidRPr="001578B0" w:rsidRDefault="00096680" w:rsidP="001D4C5A">
      <w:pPr>
        <w:rPr>
          <w:rFonts w:ascii="Aptos" w:hAnsi="Aptos"/>
        </w:rPr>
      </w:pPr>
    </w:p>
    <w:p w14:paraId="4C3894C4" w14:textId="4F09A9D4" w:rsidR="00997C9F" w:rsidRPr="001578B0" w:rsidRDefault="00970AD2" w:rsidP="00997C9F">
      <w:pPr>
        <w:rPr>
          <w:rFonts w:ascii="Aptos" w:hAnsi="Aptos"/>
        </w:rPr>
      </w:pPr>
      <w:r w:rsidRPr="00970AD2">
        <w:rPr>
          <w:noProof/>
        </w:rPr>
        <w:lastRenderedPageBreak/>
        <w:drawing>
          <wp:inline distT="0" distB="0" distL="0" distR="0" wp14:anchorId="40C509B3" wp14:editId="4F1FD225">
            <wp:extent cx="6104169" cy="4176074"/>
            <wp:effectExtent l="0" t="0" r="0" b="0"/>
            <wp:docPr id="1681067610" name="Picture 1" descr="A group of map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67610" name="Picture 1" descr="A group of maps with different colored dots&#10;&#10;Description automatically generated"/>
                    <pic:cNvPicPr/>
                  </pic:nvPicPr>
                  <pic:blipFill>
                    <a:blip r:embed="rId45"/>
                    <a:stretch>
                      <a:fillRect/>
                    </a:stretch>
                  </pic:blipFill>
                  <pic:spPr>
                    <a:xfrm>
                      <a:off x="0" y="0"/>
                      <a:ext cx="6109815" cy="4179936"/>
                    </a:xfrm>
                    <a:prstGeom prst="rect">
                      <a:avLst/>
                    </a:prstGeom>
                  </pic:spPr>
                </pic:pic>
              </a:graphicData>
            </a:graphic>
          </wp:inline>
        </w:drawing>
      </w:r>
    </w:p>
    <w:p w14:paraId="31B0006A" w14:textId="0BE83A5A" w:rsidR="00997C9F" w:rsidRDefault="00997C9F" w:rsidP="00997C9F">
      <w:pPr>
        <w:rPr>
          <w:ins w:id="6222" w:author="MKONDIWA, Maxwell (CIMMYT-India)" w:date="2024-07-23T10:01:00Z" w16du:dateUtc="2024-07-23T04:31:00Z"/>
          <w:rFonts w:ascii="Aptos" w:hAnsi="Aptos"/>
        </w:rPr>
      </w:pPr>
      <w:r w:rsidRPr="001578B0">
        <w:rPr>
          <w:rFonts w:ascii="Aptos" w:hAnsi="Aptos"/>
        </w:rPr>
        <w:t>Figure A</w:t>
      </w:r>
      <w:ins w:id="6223" w:author="MKONDIWA, Maxwell (CIMMYT-India)" w:date="2024-07-23T21:19:00Z" w16du:dateUtc="2024-07-23T15:49:00Z">
        <w:r w:rsidR="00885F08">
          <w:rPr>
            <w:rFonts w:ascii="Aptos" w:hAnsi="Aptos"/>
          </w:rPr>
          <w:t>9</w:t>
        </w:r>
      </w:ins>
      <w:del w:id="6224" w:author="MKONDIWA, Maxwell (CIMMYT-India)" w:date="2024-07-23T15:49:00Z" w16du:dateUtc="2024-07-23T10:19:00Z">
        <w:r w:rsidR="00BE315A" w:rsidDel="008B4850">
          <w:rPr>
            <w:rFonts w:ascii="Aptos" w:hAnsi="Aptos"/>
          </w:rPr>
          <w:delText>5</w:delText>
        </w:r>
      </w:del>
      <w:r w:rsidRPr="001578B0">
        <w:rPr>
          <w:rFonts w:ascii="Aptos" w:hAnsi="Aptos"/>
        </w:rPr>
        <w:t xml:space="preserve">: Maximal average yield treatment choice for each individual farmer. </w:t>
      </w:r>
    </w:p>
    <w:p w14:paraId="4D61DD8E" w14:textId="77777777" w:rsidR="00243671" w:rsidRDefault="00243671" w:rsidP="00997C9F">
      <w:pPr>
        <w:rPr>
          <w:ins w:id="6225" w:author="MKONDIWA, Maxwell (CIMMYT-India)" w:date="2024-07-23T10:01:00Z" w16du:dateUtc="2024-07-23T04:31:00Z"/>
          <w:rFonts w:ascii="Aptos" w:hAnsi="Aptos"/>
        </w:rPr>
      </w:pPr>
    </w:p>
    <w:p w14:paraId="19774218" w14:textId="77777777" w:rsidR="00243671" w:rsidRDefault="00243671" w:rsidP="00997C9F">
      <w:pPr>
        <w:rPr>
          <w:ins w:id="6226" w:author="MKONDIWA, Maxwell (CIMMYT-India)" w:date="2024-07-23T10:01:00Z" w16du:dateUtc="2024-07-23T04:31:00Z"/>
          <w:rFonts w:ascii="Aptos" w:hAnsi="Aptos"/>
        </w:rPr>
      </w:pPr>
    </w:p>
    <w:p w14:paraId="6B48349F" w14:textId="77777777" w:rsidR="00243671" w:rsidRDefault="00243671" w:rsidP="00997C9F">
      <w:pPr>
        <w:rPr>
          <w:ins w:id="6227" w:author="MKONDIWA, Maxwell (CIMMYT-India)" w:date="2024-07-23T10:01:00Z" w16du:dateUtc="2024-07-23T04:31:00Z"/>
          <w:rFonts w:ascii="Aptos" w:hAnsi="Aptos"/>
        </w:rPr>
      </w:pPr>
    </w:p>
    <w:p w14:paraId="48E2BC81" w14:textId="77777777" w:rsidR="00243671" w:rsidRDefault="00243671" w:rsidP="00997C9F">
      <w:pPr>
        <w:rPr>
          <w:ins w:id="6228" w:author="MKONDIWA, Maxwell (CIMMYT-India)" w:date="2024-07-23T10:01:00Z" w16du:dateUtc="2024-07-23T04:31:00Z"/>
          <w:rFonts w:ascii="Aptos" w:hAnsi="Aptos"/>
        </w:rPr>
      </w:pPr>
    </w:p>
    <w:p w14:paraId="7B228505" w14:textId="77777777" w:rsidR="00243671" w:rsidRDefault="00243671" w:rsidP="00997C9F">
      <w:pPr>
        <w:rPr>
          <w:ins w:id="6229" w:author="MKONDIWA, Maxwell (CIMMYT-India)" w:date="2024-07-23T10:01:00Z" w16du:dateUtc="2024-07-23T04:31:00Z"/>
          <w:rFonts w:ascii="Aptos" w:hAnsi="Aptos"/>
        </w:rPr>
      </w:pPr>
    </w:p>
    <w:p w14:paraId="2DE3CADE" w14:textId="77777777" w:rsidR="00243671" w:rsidRDefault="00243671" w:rsidP="00997C9F">
      <w:pPr>
        <w:rPr>
          <w:ins w:id="6230" w:author="MKONDIWA, Maxwell (CIMMYT-India)" w:date="2024-07-23T10:01:00Z" w16du:dateUtc="2024-07-23T04:31:00Z"/>
          <w:rFonts w:ascii="Aptos" w:hAnsi="Aptos"/>
        </w:rPr>
      </w:pPr>
    </w:p>
    <w:p w14:paraId="2D2F9AE6" w14:textId="77777777" w:rsidR="00243671" w:rsidRDefault="00243671" w:rsidP="00997C9F">
      <w:pPr>
        <w:rPr>
          <w:ins w:id="6231" w:author="MKONDIWA, Maxwell (CIMMYT-India)" w:date="2024-07-23T10:01:00Z" w16du:dateUtc="2024-07-23T04:31:00Z"/>
          <w:rFonts w:ascii="Aptos" w:hAnsi="Aptos"/>
        </w:rPr>
      </w:pPr>
    </w:p>
    <w:p w14:paraId="0CC96029" w14:textId="77777777" w:rsidR="00243671" w:rsidRDefault="00243671" w:rsidP="00997C9F">
      <w:pPr>
        <w:rPr>
          <w:ins w:id="6232" w:author="MKONDIWA, Maxwell (CIMMYT-India)" w:date="2024-07-23T10:01:00Z" w16du:dateUtc="2024-07-23T04:31:00Z"/>
          <w:rFonts w:ascii="Aptos" w:hAnsi="Aptos"/>
        </w:rPr>
      </w:pPr>
    </w:p>
    <w:p w14:paraId="428C23EF" w14:textId="77777777" w:rsidR="00243671" w:rsidRDefault="00243671" w:rsidP="00997C9F">
      <w:pPr>
        <w:rPr>
          <w:ins w:id="6233" w:author="MKONDIWA, Maxwell (CIMMYT-India)" w:date="2024-07-23T10:01:00Z" w16du:dateUtc="2024-07-23T04:31:00Z"/>
          <w:rFonts w:ascii="Aptos" w:hAnsi="Aptos"/>
        </w:rPr>
      </w:pPr>
    </w:p>
    <w:p w14:paraId="53228965" w14:textId="77777777" w:rsidR="00243671" w:rsidRDefault="00243671" w:rsidP="00997C9F">
      <w:pPr>
        <w:rPr>
          <w:ins w:id="6234" w:author="MKONDIWA, Maxwell (CIMMYT-India)" w:date="2024-07-23T10:01:00Z" w16du:dateUtc="2024-07-23T04:31:00Z"/>
          <w:rFonts w:ascii="Aptos" w:hAnsi="Aptos"/>
        </w:rPr>
      </w:pPr>
    </w:p>
    <w:p w14:paraId="3CEF45AD" w14:textId="77777777" w:rsidR="00243671" w:rsidRDefault="00243671" w:rsidP="00997C9F">
      <w:pPr>
        <w:rPr>
          <w:ins w:id="6235" w:author="MKONDIWA, Maxwell (CIMMYT-India)" w:date="2024-07-23T10:01:00Z" w16du:dateUtc="2024-07-23T04:31:00Z"/>
          <w:rFonts w:ascii="Aptos" w:hAnsi="Aptos"/>
        </w:rPr>
      </w:pPr>
    </w:p>
    <w:p w14:paraId="3E9A706E" w14:textId="77777777" w:rsidR="00243671" w:rsidRDefault="00243671" w:rsidP="00997C9F">
      <w:pPr>
        <w:rPr>
          <w:ins w:id="6236" w:author="MKONDIWA, Maxwell (CIMMYT-India)" w:date="2024-07-23T10:01:00Z" w16du:dateUtc="2024-07-23T04:31:00Z"/>
          <w:rFonts w:ascii="Aptos" w:hAnsi="Aptos"/>
        </w:rPr>
      </w:pPr>
    </w:p>
    <w:p w14:paraId="04D7A1CA" w14:textId="77777777" w:rsidR="00243671" w:rsidRDefault="00243671" w:rsidP="00997C9F">
      <w:pPr>
        <w:rPr>
          <w:ins w:id="6237" w:author="MKONDIWA, Maxwell (CIMMYT-India)" w:date="2024-07-23T10:01:00Z" w16du:dateUtc="2024-07-23T04:31:00Z"/>
          <w:rFonts w:ascii="Aptos" w:hAnsi="Aptos"/>
        </w:rPr>
      </w:pPr>
    </w:p>
    <w:p w14:paraId="3C1E5F61" w14:textId="77777777" w:rsidR="00243671" w:rsidRDefault="00243671" w:rsidP="00997C9F">
      <w:pPr>
        <w:rPr>
          <w:ins w:id="6238" w:author="MKONDIWA, Maxwell (CIMMYT-India)" w:date="2024-07-23T10:01:00Z" w16du:dateUtc="2024-07-23T04:31:00Z"/>
          <w:rFonts w:ascii="Aptos" w:hAnsi="Aptos"/>
        </w:rPr>
      </w:pPr>
    </w:p>
    <w:p w14:paraId="402E58DA" w14:textId="77777777" w:rsidR="00243671" w:rsidRDefault="00243671" w:rsidP="00997C9F">
      <w:pPr>
        <w:rPr>
          <w:ins w:id="6239" w:author="MKONDIWA, Maxwell (CIMMYT-India)" w:date="2024-07-23T10:01:00Z" w16du:dateUtc="2024-07-23T04:31:00Z"/>
          <w:rFonts w:ascii="Aptos" w:hAnsi="Aptos"/>
        </w:rPr>
      </w:pPr>
    </w:p>
    <w:p w14:paraId="2612C192" w14:textId="2540ED33" w:rsidR="009B1E14" w:rsidRDefault="00C4506C" w:rsidP="00997C9F">
      <w:pPr>
        <w:rPr>
          <w:ins w:id="6240" w:author="MKONDIWA, Maxwell (CIMMYT-India)" w:date="2024-07-23T17:52:00Z" w16du:dateUtc="2024-07-23T12:22:00Z"/>
          <w:rFonts w:ascii="Aptos" w:hAnsi="Aptos"/>
        </w:rPr>
      </w:pPr>
      <w:ins w:id="6241" w:author="MKONDIWA, Maxwell (CIMMYT-India)" w:date="2024-07-23T17:53:00Z" w16du:dateUtc="2024-07-23T12:23:00Z">
        <w:r w:rsidRPr="00C4506C">
          <w:lastRenderedPageBreak/>
          <w:drawing>
            <wp:inline distT="0" distB="0" distL="0" distR="0" wp14:anchorId="46D8871B" wp14:editId="2C542F8D">
              <wp:extent cx="5731510" cy="5029835"/>
              <wp:effectExtent l="0" t="0" r="2540" b="0"/>
              <wp:docPr id="214506422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64222" name="Picture 1" descr="A graph with blue dots&#10;&#10;Description automatically generated"/>
                      <pic:cNvPicPr/>
                    </pic:nvPicPr>
                    <pic:blipFill>
                      <a:blip r:embed="rId46"/>
                      <a:stretch>
                        <a:fillRect/>
                      </a:stretch>
                    </pic:blipFill>
                    <pic:spPr>
                      <a:xfrm>
                        <a:off x="0" y="0"/>
                        <a:ext cx="5731510" cy="5029835"/>
                      </a:xfrm>
                      <a:prstGeom prst="rect">
                        <a:avLst/>
                      </a:prstGeom>
                    </pic:spPr>
                  </pic:pic>
                </a:graphicData>
              </a:graphic>
            </wp:inline>
          </w:drawing>
        </w:r>
      </w:ins>
    </w:p>
    <w:p w14:paraId="2EF2AEC8" w14:textId="484FD204" w:rsidR="006365AC" w:rsidRDefault="008B4850" w:rsidP="00997C9F">
      <w:pPr>
        <w:rPr>
          <w:ins w:id="6242" w:author="MKONDIWA, Maxwell (CIMMYT-India)" w:date="2024-07-23T17:52:00Z" w16du:dateUtc="2024-07-23T12:22:00Z"/>
          <w:rFonts w:ascii="Aptos" w:hAnsi="Aptos"/>
        </w:rPr>
      </w:pPr>
      <w:ins w:id="6243" w:author="MKONDIWA, Maxwell (CIMMYT-India)" w:date="2024-07-23T15:49:00Z" w16du:dateUtc="2024-07-23T10:19:00Z">
        <w:r>
          <w:rPr>
            <w:rFonts w:ascii="Aptos" w:hAnsi="Aptos"/>
          </w:rPr>
          <w:t>Figure A</w:t>
        </w:r>
      </w:ins>
      <w:ins w:id="6244" w:author="MKONDIWA, Maxwell (CIMMYT-India)" w:date="2024-07-24T07:43:00Z" w16du:dateUtc="2024-07-24T02:13:00Z">
        <w:r w:rsidR="00507D34">
          <w:rPr>
            <w:rFonts w:ascii="Aptos" w:hAnsi="Aptos"/>
          </w:rPr>
          <w:t>10</w:t>
        </w:r>
      </w:ins>
      <w:ins w:id="6245" w:author="MKONDIWA, Maxwell (CIMMYT-India)" w:date="2024-07-23T15:49:00Z" w16du:dateUtc="2024-07-23T10:19:00Z">
        <w:r>
          <w:rPr>
            <w:rFonts w:ascii="Aptos" w:hAnsi="Aptos"/>
          </w:rPr>
          <w:t xml:space="preserve">: </w:t>
        </w:r>
      </w:ins>
      <w:ins w:id="6246" w:author="MKONDIWA, Maxwell (CIMMYT-India)" w:date="2024-07-23T17:51:00Z" w16du:dateUtc="2024-07-23T12:21:00Z">
        <w:r w:rsidR="009D41FD">
          <w:rPr>
            <w:rFonts w:ascii="Aptos" w:hAnsi="Aptos"/>
          </w:rPr>
          <w:t>Y</w:t>
        </w:r>
      </w:ins>
      <w:ins w:id="6247" w:author="MKONDIWA, Maxwell (CIMMYT-India)" w:date="2024-07-23T17:52:00Z" w16du:dateUtc="2024-07-23T12:22:00Z">
        <w:r w:rsidR="009B1E14">
          <w:rPr>
            <w:rFonts w:ascii="Aptos" w:hAnsi="Aptos"/>
          </w:rPr>
          <w:t>ield predictors (RF)</w:t>
        </w:r>
      </w:ins>
    </w:p>
    <w:p w14:paraId="7015FFEF" w14:textId="77777777" w:rsidR="009B1E14" w:rsidRDefault="009B1E14" w:rsidP="00997C9F">
      <w:pPr>
        <w:rPr>
          <w:ins w:id="6248" w:author="MKONDIWA, Maxwell (CIMMYT-India)" w:date="2024-07-23T10:02:00Z" w16du:dateUtc="2024-07-23T04:32:00Z"/>
          <w:rFonts w:ascii="Aptos" w:hAnsi="Aptos"/>
        </w:rPr>
      </w:pPr>
    </w:p>
    <w:p w14:paraId="28525051" w14:textId="77777777" w:rsidR="00507D34" w:rsidRDefault="00507D34">
      <w:pPr>
        <w:jc w:val="left"/>
        <w:rPr>
          <w:ins w:id="6249" w:author="MKONDIWA, Maxwell (CIMMYT-India)" w:date="2024-07-24T07:44:00Z" w16du:dateUtc="2024-07-24T02:14:00Z"/>
          <w:rFonts w:ascii="Aptos" w:hAnsi="Aptos"/>
        </w:rPr>
      </w:pPr>
      <w:ins w:id="6250" w:author="MKONDIWA, Maxwell (CIMMYT-India)" w:date="2024-07-24T07:44:00Z" w16du:dateUtc="2024-07-24T02:14:00Z">
        <w:r>
          <w:rPr>
            <w:rFonts w:ascii="Aptos" w:hAnsi="Aptos"/>
          </w:rPr>
          <w:br w:type="page"/>
        </w:r>
      </w:ins>
    </w:p>
    <w:p w14:paraId="156DECE5" w14:textId="12642E56" w:rsidR="00243671" w:rsidRPr="001578B0" w:rsidRDefault="00243671" w:rsidP="00997C9F">
      <w:pPr>
        <w:rPr>
          <w:rFonts w:ascii="Aptos" w:hAnsi="Aptos"/>
        </w:rPr>
      </w:pPr>
      <w:ins w:id="6251" w:author="MKONDIWA, Maxwell (CIMMYT-India)" w:date="2024-07-23T10:01:00Z" w16du:dateUtc="2024-07-23T04:31:00Z">
        <w:r>
          <w:rPr>
            <w:rFonts w:ascii="Aptos" w:hAnsi="Aptos"/>
          </w:rPr>
          <w:lastRenderedPageBreak/>
          <w:t xml:space="preserve">Figure </w:t>
        </w:r>
      </w:ins>
      <w:ins w:id="6252" w:author="MKONDIWA, Maxwell (CIMMYT-India)" w:date="2024-07-23T10:02:00Z" w16du:dateUtc="2024-07-23T04:32:00Z">
        <w:r w:rsidR="006365AC">
          <w:rPr>
            <w:rFonts w:ascii="Aptos" w:hAnsi="Aptos"/>
          </w:rPr>
          <w:t>A</w:t>
        </w:r>
      </w:ins>
      <w:ins w:id="6253" w:author="MKONDIWA, Maxwell (CIMMYT-India)" w:date="2024-07-23T15:49:00Z" w16du:dateUtc="2024-07-23T10:19:00Z">
        <w:r w:rsidR="008B4850">
          <w:rPr>
            <w:rFonts w:ascii="Aptos" w:hAnsi="Aptos"/>
          </w:rPr>
          <w:t>7</w:t>
        </w:r>
      </w:ins>
      <w:ins w:id="6254" w:author="MKONDIWA, Maxwell (CIMMYT-India)" w:date="2024-07-23T10:02:00Z" w16du:dateUtc="2024-07-23T04:32:00Z">
        <w:r w:rsidR="006365AC">
          <w:rPr>
            <w:rFonts w:ascii="Aptos" w:hAnsi="Aptos"/>
          </w:rPr>
          <w:t>: Depth 2 prioritization without latitude and longitude variables in the specification</w:t>
        </w:r>
      </w:ins>
    </w:p>
    <w:p w14:paraId="77164BCD" w14:textId="77777777" w:rsidR="00427317" w:rsidRPr="001578B0" w:rsidRDefault="00427317" w:rsidP="00997C9F">
      <w:pPr>
        <w:rPr>
          <w:rFonts w:ascii="Aptos" w:hAnsi="Aptos"/>
        </w:rPr>
      </w:pPr>
    </w:p>
    <w:p w14:paraId="72A7DFF8" w14:textId="77777777" w:rsidR="00427317" w:rsidRPr="001578B0" w:rsidRDefault="00427317" w:rsidP="00997C9F">
      <w:pPr>
        <w:rPr>
          <w:rFonts w:ascii="Aptos" w:hAnsi="Aptos"/>
        </w:rPr>
      </w:pPr>
    </w:p>
    <w:p w14:paraId="191EA638" w14:textId="77777777" w:rsidR="00861E03" w:rsidRPr="001578B0" w:rsidRDefault="00861E03" w:rsidP="001D75C7">
      <w:pPr>
        <w:rPr>
          <w:rFonts w:ascii="Aptos" w:hAnsi="Aptos"/>
          <w:sz w:val="24"/>
          <w:szCs w:val="24"/>
        </w:rPr>
      </w:pPr>
    </w:p>
    <w:p w14:paraId="360793B0" w14:textId="198D2C3C" w:rsidR="00861E03" w:rsidRPr="001578B0" w:rsidRDefault="00861E03" w:rsidP="001D75C7">
      <w:pPr>
        <w:rPr>
          <w:rFonts w:ascii="Aptos" w:hAnsi="Aptos"/>
          <w:sz w:val="24"/>
          <w:szCs w:val="24"/>
        </w:rPr>
      </w:pPr>
    </w:p>
    <w:p w14:paraId="17221D09" w14:textId="77777777" w:rsidR="009D42F1" w:rsidRPr="001578B0" w:rsidRDefault="009D42F1" w:rsidP="001A1AE4">
      <w:pPr>
        <w:rPr>
          <w:rFonts w:ascii="Aptos" w:hAnsi="Aptos"/>
        </w:rPr>
      </w:pPr>
    </w:p>
    <w:p w14:paraId="01CA6BBA" w14:textId="77777777" w:rsidR="009D42F1" w:rsidRPr="001578B0" w:rsidRDefault="009D42F1" w:rsidP="001A1AE4">
      <w:pPr>
        <w:rPr>
          <w:rFonts w:ascii="Aptos" w:hAnsi="Aptos"/>
        </w:rPr>
      </w:pPr>
    </w:p>
    <w:p w14:paraId="1BB98E41" w14:textId="77777777" w:rsidR="00861E03" w:rsidRPr="001578B0" w:rsidRDefault="00861E03" w:rsidP="001A1AE4">
      <w:pPr>
        <w:rPr>
          <w:rFonts w:ascii="Aptos" w:hAnsi="Aptos"/>
        </w:rPr>
      </w:pPr>
    </w:p>
    <w:p w14:paraId="0C93CBB4" w14:textId="77777777" w:rsidR="000A47E8" w:rsidRPr="001578B0" w:rsidRDefault="000A47E8" w:rsidP="00772262">
      <w:pPr>
        <w:rPr>
          <w:rFonts w:ascii="Aptos" w:hAnsi="Aptos"/>
        </w:rPr>
      </w:pPr>
    </w:p>
    <w:sectPr w:rsidR="000A47E8" w:rsidRPr="001578B0">
      <w:footerReference w:type="default" r:id="rId4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2" w:author="Jordan Chamberlin" w:date="2023-11-15T12:54:00Z" w:initials="JC">
    <w:p w14:paraId="0B7BD0EE" w14:textId="220CD803" w:rsidR="009E44DC" w:rsidRDefault="009E44DC">
      <w:pPr>
        <w:pStyle w:val="CommentText"/>
      </w:pPr>
      <w:r>
        <w:rPr>
          <w:rStyle w:val="CommentReference"/>
        </w:rPr>
        <w:annotationRef/>
      </w:r>
      <w:r>
        <w:t>Good to emphasize this aspect. But one question: we can only estimate recommendations for individuals in the sample used for model estimation, if I understand. We should explain how we use the framework to estimate for out-of-sample individuals (I guess this means just updating values for observed characteristics and then generating a prediction, but good to walk through the steps involved.)</w:t>
      </w:r>
    </w:p>
  </w:comment>
  <w:comment w:id="3" w:author="MKONDIWA, Maxwell (CIMMYT-India)" w:date="2024-07-14T15:55:00Z" w:initials="MM">
    <w:p w14:paraId="3D04C1B3" w14:textId="77777777" w:rsidR="00245EE4" w:rsidRDefault="00245EE4" w:rsidP="00245EE4">
      <w:pPr>
        <w:pStyle w:val="CommentText"/>
        <w:jc w:val="left"/>
      </w:pPr>
      <w:r>
        <w:rPr>
          <w:rStyle w:val="CommentReference"/>
        </w:rPr>
        <w:annotationRef/>
      </w:r>
      <w:r>
        <w:t>Yes</w:t>
      </w:r>
    </w:p>
  </w:comment>
  <w:comment w:id="4" w:author="Jordan Chamberlin" w:date="2023-11-15T12:54:00Z" w:initials="JC">
    <w:p w14:paraId="605F521D" w14:textId="742D7D5F" w:rsidR="009E44DC" w:rsidRDefault="009E44DC">
      <w:pPr>
        <w:pStyle w:val="CommentText"/>
      </w:pPr>
      <w:r>
        <w:rPr>
          <w:rStyle w:val="CommentReference"/>
        </w:rPr>
        <w:annotationRef/>
      </w:r>
      <w:r>
        <w:t>We want to show this by comparing targeting results from this vs conventional approach and then summarize the predicted gains in yield, net income, etc..</w:t>
      </w:r>
    </w:p>
  </w:comment>
  <w:comment w:id="5" w:author="MKONDIWA, Maxwell (CIMMYT-India)" w:date="2024-07-18T20:10:00Z" w:initials="MM(I">
    <w:p w14:paraId="2012E37E" w14:textId="77777777" w:rsidR="00311BA5" w:rsidRDefault="00311BA5" w:rsidP="00311BA5">
      <w:pPr>
        <w:pStyle w:val="CommentText"/>
        <w:jc w:val="left"/>
      </w:pPr>
      <w:r>
        <w:rPr>
          <w:rStyle w:val="CommentReference"/>
        </w:rPr>
        <w:annotationRef/>
      </w:r>
      <w:r>
        <w:t>Showed using out of sample prediction of the gains to the targeted policy versus uniform policies</w:t>
      </w:r>
    </w:p>
  </w:comment>
  <w:comment w:id="6" w:author="Jordan Chamberlin" w:date="2023-11-16T14:18:00Z" w:initials="JC">
    <w:p w14:paraId="29495702" w14:textId="4D86457A" w:rsidR="007E2185" w:rsidRDefault="007E2185">
      <w:pPr>
        <w:pStyle w:val="CommentText"/>
      </w:pPr>
      <w:r>
        <w:rPr>
          <w:rStyle w:val="CommentReference"/>
        </w:rPr>
        <w:annotationRef/>
      </w:r>
      <w:r>
        <w:t xml:space="preserve">I would propose following Kieth Head’s introduction formula here… Let us discuss. </w:t>
      </w:r>
    </w:p>
  </w:comment>
  <w:comment w:id="7" w:author="MKONDIWA, Maxwell (CIMMYT-India)" w:date="2024-07-18T20:11:00Z" w:initials="MM(I">
    <w:p w14:paraId="473B275A" w14:textId="77777777" w:rsidR="0082357A" w:rsidRDefault="0082357A" w:rsidP="0082357A">
      <w:pPr>
        <w:pStyle w:val="CommentText"/>
        <w:jc w:val="left"/>
      </w:pPr>
      <w:r>
        <w:rPr>
          <w:rStyle w:val="CommentReference"/>
        </w:rPr>
        <w:annotationRef/>
      </w:r>
      <w:r>
        <w:t>Yes, tried to follow this. But not yet there</w:t>
      </w:r>
    </w:p>
  </w:comment>
  <w:comment w:id="26" w:author="Andrew James McDonald" w:date="2023-06-14T21:56:00Z" w:initials="AJM">
    <w:p w14:paraId="614643DF" w14:textId="7096B421" w:rsidR="00655B10" w:rsidRDefault="00655B10" w:rsidP="00655B10">
      <w:r>
        <w:rPr>
          <w:rStyle w:val="CommentReference"/>
        </w:rPr>
        <w:annotationRef/>
      </w:r>
      <w:hyperlink r:id="rId1" w:history="1">
        <w:r w:rsidRPr="001C1B0C">
          <w:rPr>
            <w:rStyle w:val="Hyperlink"/>
            <w:sz w:val="20"/>
            <w:szCs w:val="20"/>
          </w:rPr>
          <w:t>https://www.nature.com/articles/s41893-019-0396-x</w:t>
        </w:r>
      </w:hyperlink>
    </w:p>
  </w:comment>
  <w:comment w:id="27" w:author="Maxwell Mkondiwa" w:date="2023-07-17T20:23:00Z" w:initials="MM">
    <w:p w14:paraId="5FA6BAB8" w14:textId="77777777" w:rsidR="00655B10" w:rsidRDefault="00655B10" w:rsidP="00655B10">
      <w:pPr>
        <w:pStyle w:val="CommentText"/>
      </w:pPr>
      <w:r>
        <w:rPr>
          <w:rStyle w:val="CommentReference"/>
        </w:rPr>
        <w:annotationRef/>
      </w:r>
      <w:r>
        <w:t>Good one</w:t>
      </w:r>
    </w:p>
  </w:comment>
  <w:comment w:id="28"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29" w:author="MKONDIWA, Maxwell (CIMMYT-India)" w:date="2024-07-11T10:56:00Z" w:initials="MM">
    <w:p w14:paraId="3444AB3A" w14:textId="77777777" w:rsidR="00D51C00" w:rsidRDefault="00D51C00" w:rsidP="00D51C00">
      <w:pPr>
        <w:pStyle w:val="CommentText"/>
      </w:pPr>
      <w:r>
        <w:rPr>
          <w:rStyle w:val="CommentReference"/>
        </w:rPr>
        <w:annotationRef/>
      </w:r>
      <w:r>
        <w:t>Edited</w:t>
      </w:r>
    </w:p>
  </w:comment>
  <w:comment w:id="30" w:author="Jordan Chamberlin" w:date="2023-11-16T13:51:00Z" w:initials="JC">
    <w:p w14:paraId="0F29A967" w14:textId="748E3607" w:rsidR="001220C0" w:rsidRDefault="001220C0">
      <w:pPr>
        <w:pStyle w:val="CommentText"/>
      </w:pPr>
      <w:r>
        <w:rPr>
          <w:rStyle w:val="CommentReference"/>
        </w:rPr>
        <w:annotationRef/>
      </w:r>
      <w:r>
        <w:t>What were the reasons given? Improved accuracy of predictions</w:t>
      </w:r>
      <w:r w:rsidR="0084544E">
        <w:t xml:space="preserve">? If so, relative to </w:t>
      </w:r>
      <w:r>
        <w:t xml:space="preserve">what </w:t>
      </w:r>
      <w:r w:rsidR="0084544E">
        <w:t>reference</w:t>
      </w:r>
      <w:r w:rsidR="00B36C48">
        <w:t>/</w:t>
      </w:r>
      <w:r w:rsidR="0084544E">
        <w:t>comparison?</w:t>
      </w:r>
      <w:r w:rsidR="00B36C48">
        <w:t xml:space="preserve"> </w:t>
      </w:r>
    </w:p>
  </w:comment>
  <w:comment w:id="31" w:author="MKONDIWA, Maxwell (CIMMYT-India)" w:date="2024-07-11T10:55:00Z" w:initials="MM">
    <w:p w14:paraId="47E56EB8" w14:textId="77777777" w:rsidR="00E76014" w:rsidRDefault="00E76014" w:rsidP="00E76014">
      <w:pPr>
        <w:pStyle w:val="CommentText"/>
      </w:pPr>
      <w:r>
        <w:rPr>
          <w:rStyle w:val="CommentReference"/>
        </w:rPr>
        <w:annotationRef/>
      </w:r>
      <w:r>
        <w:t>Statistical approaches like ANOVA</w:t>
      </w:r>
    </w:p>
  </w:comment>
  <w:comment w:id="32"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33" w:author="MKONDIWA, Maxwell (CIMMYT-India)" w:date="2024-07-18T15:38:00Z" w:initials="MM(I">
    <w:p w14:paraId="711E5F8A" w14:textId="77777777" w:rsidR="004D13E8" w:rsidRDefault="004D13E8" w:rsidP="004D13E8">
      <w:pPr>
        <w:pStyle w:val="CommentText"/>
        <w:jc w:val="left"/>
      </w:pPr>
      <w:r>
        <w:rPr>
          <w:rStyle w:val="CommentReference"/>
        </w:rPr>
        <w:annotationRef/>
      </w:r>
      <w:r>
        <w:t>Done</w:t>
      </w:r>
    </w:p>
  </w:comment>
  <w:comment w:id="35" w:author="Andrew James McDonald" w:date="2023-06-15T13:14:00Z" w:initials="AJM">
    <w:p w14:paraId="1CDF4CCD" w14:textId="3A6B837F" w:rsidR="00B9502A" w:rsidRDefault="00B9502A" w:rsidP="004D150A">
      <w:r>
        <w:rPr>
          <w:rStyle w:val="CommentReference"/>
        </w:rPr>
        <w:annotationRef/>
      </w:r>
      <w:r>
        <w:rPr>
          <w:color w:val="000000"/>
          <w:sz w:val="20"/>
          <w:szCs w:val="20"/>
        </w:rPr>
        <w:t>Max - are ‘treatments’ limited to binary variables in causal tree ML?</w:t>
      </w:r>
    </w:p>
  </w:comment>
  <w:comment w:id="36"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37" w:author="Jordan Chamberlin" w:date="2023-11-16T14:02:00Z" w:initials="JC">
    <w:p w14:paraId="5111BC50" w14:textId="49A6212B" w:rsidR="00CC51B5" w:rsidRDefault="00CC51B5">
      <w:pPr>
        <w:pStyle w:val="CommentText"/>
      </w:pPr>
      <w:r>
        <w:rPr>
          <w:rStyle w:val="CommentReference"/>
        </w:rPr>
        <w:annotationRef/>
      </w:r>
      <w:r>
        <w:t>Let us be explicit about the difference… how different?</w:t>
      </w:r>
    </w:p>
  </w:comment>
  <w:comment w:id="38" w:author="MKONDIWA, Maxwell (CIMMYT-India)" w:date="2024-07-18T15:38:00Z" w:initials="MM(I">
    <w:p w14:paraId="7E40137D" w14:textId="77777777" w:rsidR="004D13E8" w:rsidRDefault="004D13E8" w:rsidP="004D13E8">
      <w:pPr>
        <w:pStyle w:val="CommentText"/>
        <w:jc w:val="left"/>
      </w:pPr>
      <w:r>
        <w:rPr>
          <w:rStyle w:val="CommentReference"/>
        </w:rPr>
        <w:annotationRef/>
      </w:r>
      <w:r>
        <w:t>Done</w:t>
      </w:r>
    </w:p>
  </w:comment>
  <w:comment w:id="41" w:author="Andrew James McDonald" w:date="2023-06-15T10:20:00Z" w:initials="AM">
    <w:p w14:paraId="2ACF7A42" w14:textId="617F5633" w:rsidR="00215226" w:rsidRDefault="00215226" w:rsidP="00215226">
      <w:r>
        <w:rPr>
          <w:rStyle w:val="CommentReference"/>
        </w:rPr>
        <w:annotationRef/>
      </w:r>
      <w:r>
        <w:rPr>
          <w:color w:val="000000"/>
          <w:sz w:val="20"/>
          <w:szCs w:val="20"/>
        </w:rPr>
        <w:t>Needs elaboration….</w:t>
      </w:r>
    </w:p>
  </w:comment>
  <w:comment w:id="42" w:author="MKONDIWA, Maxwell (CIMMYT-India)" w:date="2024-07-18T15:39:00Z" w:initials="MM(I">
    <w:p w14:paraId="4CAF0A1D" w14:textId="77777777" w:rsidR="008364ED" w:rsidRDefault="008364ED" w:rsidP="008364ED">
      <w:pPr>
        <w:pStyle w:val="CommentText"/>
        <w:jc w:val="left"/>
      </w:pPr>
      <w:r>
        <w:rPr>
          <w:rStyle w:val="CommentReference"/>
        </w:rPr>
        <w:annotationRef/>
      </w:r>
      <w:r>
        <w:t>Added some more explaination</w:t>
      </w:r>
    </w:p>
  </w:comment>
  <w:comment w:id="39" w:author="Jordan Chamberlin" w:date="2023-11-16T14:13:00Z" w:initials="JC">
    <w:p w14:paraId="7926D9CD" w14:textId="075C863B" w:rsidR="00ED2F7D" w:rsidRDefault="00D27E4C">
      <w:pPr>
        <w:pStyle w:val="CommentText"/>
      </w:pPr>
      <w:r>
        <w:rPr>
          <w:rStyle w:val="CommentReference"/>
        </w:rPr>
        <w:annotationRef/>
      </w:r>
      <w:r>
        <w:t xml:space="preserve">We need </w:t>
      </w:r>
      <w:r w:rsidR="003B3097">
        <w:t xml:space="preserve">more detail. Isn’t the core idea that CART is just </w:t>
      </w:r>
      <w:r w:rsidR="000410F9">
        <w:t>portioning variance to max intercluster distance</w:t>
      </w:r>
      <w:r w:rsidR="00817363">
        <w:t xml:space="preserve"> / min intracluster distance, while policy trees work with </w:t>
      </w:r>
      <w:r w:rsidR="00817363" w:rsidRPr="00817363">
        <w:t xml:space="preserve">constraints, </w:t>
      </w:r>
      <w:r w:rsidR="00817363">
        <w:t xml:space="preserve">like </w:t>
      </w:r>
      <w:r w:rsidR="00817363" w:rsidRPr="00817363">
        <w:t>budget</w:t>
      </w:r>
      <w:r w:rsidR="00817363">
        <w:t>ary</w:t>
      </w:r>
      <w:r w:rsidR="00817363" w:rsidRPr="00817363">
        <w:t>, fairness, functional form constraints</w:t>
      </w:r>
      <w:r w:rsidR="00817363">
        <w:t>, etc.?</w:t>
      </w:r>
    </w:p>
  </w:comment>
  <w:comment w:id="40" w:author="MKONDIWA, Maxwell (CIMMYT-India)" w:date="2024-07-18T10:48:00Z" w:initials="MM">
    <w:p w14:paraId="3026FF2B" w14:textId="77777777" w:rsidR="00EF0A98" w:rsidRDefault="00EF0A98" w:rsidP="00EF0A98">
      <w:pPr>
        <w:pStyle w:val="CommentText"/>
        <w:jc w:val="left"/>
      </w:pPr>
      <w:r>
        <w:rPr>
          <w:rStyle w:val="CommentReference"/>
        </w:rPr>
        <w:annotationRef/>
      </w:r>
      <w:r>
        <w:t>Yes, edited accordingly</w:t>
      </w:r>
    </w:p>
  </w:comment>
  <w:comment w:id="43" w:author="Jordan Chamberlin" w:date="2023-11-16T14:04:00Z" w:initials="JC">
    <w:p w14:paraId="0F05D7B5" w14:textId="5B2363BB" w:rsidR="002B289C" w:rsidRDefault="002B289C" w:rsidP="002B289C">
      <w:pPr>
        <w:pStyle w:val="CommentText"/>
      </w:pPr>
      <w:r>
        <w:rPr>
          <w:rStyle w:val="CommentReference"/>
        </w:rPr>
        <w:annotationRef/>
      </w:r>
      <w:r>
        <w:t xml:space="preserve">But let us explain the takeaway. I think it is: </w:t>
      </w:r>
    </w:p>
  </w:comment>
  <w:comment w:id="44" w:author="Jordan Chamberlin" w:date="2023-11-16T14:03:00Z" w:initials="JC">
    <w:p w14:paraId="6E30E28A" w14:textId="77777777" w:rsidR="002B289C" w:rsidRDefault="002B289C" w:rsidP="002B289C">
      <w:pPr>
        <w:pStyle w:val="CommentText"/>
      </w:pPr>
      <w:r>
        <w:rPr>
          <w:rStyle w:val="CommentReference"/>
        </w:rPr>
        <w:annotationRef/>
      </w:r>
      <w:r>
        <w:t>Why? Just because they address selection bias? Or something else in addition?</w:t>
      </w:r>
    </w:p>
  </w:comment>
  <w:comment w:id="45" w:author="MKONDIWA, Maxwell (CIMMYT-India)" w:date="2024-07-18T15:40:00Z" w:initials="MM(I">
    <w:p w14:paraId="5ACDD958" w14:textId="77777777" w:rsidR="009A2092" w:rsidRDefault="009A2092" w:rsidP="009A2092">
      <w:pPr>
        <w:pStyle w:val="CommentText"/>
        <w:jc w:val="left"/>
      </w:pPr>
      <w:r>
        <w:rPr>
          <w:rStyle w:val="CommentReference"/>
        </w:rPr>
        <w:annotationRef/>
      </w:r>
      <w:r>
        <w:t>Not really. The honest trees</w:t>
      </w:r>
    </w:p>
  </w:comment>
  <w:comment w:id="73" w:author="Andrew James McDonald" w:date="2023-06-15T13:15:00Z" w:initials="AJM">
    <w:p w14:paraId="35E544AD" w14:textId="2E9CB7C0" w:rsidR="00B9502A" w:rsidRDefault="00B9502A" w:rsidP="00497F88">
      <w:r>
        <w:rPr>
          <w:rStyle w:val="CommentReference"/>
        </w:rPr>
        <w:annotationRef/>
      </w:r>
      <w:r>
        <w:rPr>
          <w:color w:val="000000"/>
          <w:sz w:val="20"/>
          <w:szCs w:val="20"/>
        </w:rPr>
        <w:t>Better DSM soils information available from the SIS work; ask Harshit</w:t>
      </w:r>
    </w:p>
  </w:comment>
  <w:comment w:id="74" w:author="MKONDIWA, Maxwell (CIMMYT-India)" w:date="2024-07-15T14:53:00Z" w:initials="MM(I">
    <w:p w14:paraId="2F7C71A6" w14:textId="77777777" w:rsidR="005F4FC4" w:rsidRDefault="005F4FC4" w:rsidP="005F4FC4">
      <w:pPr>
        <w:pStyle w:val="CommentText"/>
        <w:jc w:val="left"/>
      </w:pPr>
      <w:r>
        <w:rPr>
          <w:rStyle w:val="CommentReference"/>
        </w:rPr>
        <w:annotationRef/>
      </w:r>
      <w:r>
        <w:t>Not available for Eastern UP. Probably just compare</w:t>
      </w:r>
    </w:p>
  </w:comment>
  <w:comment w:id="83" w:author="Andrew James McDonald" w:date="2023-06-15T13:19:00Z" w:initials="AJM">
    <w:p w14:paraId="0DD2D000" w14:textId="1F6F59BD" w:rsidR="00F62B1B" w:rsidRDefault="00F62B1B" w:rsidP="00F62B1B">
      <w:r>
        <w:rPr>
          <w:rStyle w:val="CommentReference"/>
        </w:rPr>
        <w:annotationRef/>
      </w:r>
      <w:r>
        <w:rPr>
          <w:color w:val="000000"/>
          <w:sz w:val="20"/>
          <w:szCs w:val="20"/>
        </w:rPr>
        <w:t>Helpful to substitute in agronomic terminology where possible; i.e. ‘treatment effects for individual production fields’</w:t>
      </w:r>
    </w:p>
  </w:comment>
  <w:comment w:id="84" w:author="Andrew James McDonald" w:date="2023-06-15T13:20:00Z" w:initials="AJM">
    <w:p w14:paraId="6B825801" w14:textId="77777777" w:rsidR="00F62B1B" w:rsidRDefault="00F62B1B" w:rsidP="00F62B1B">
      <w:r>
        <w:rPr>
          <w:rStyle w:val="CommentReference"/>
        </w:rPr>
        <w:annotationRef/>
      </w:r>
      <w:r>
        <w:rPr>
          <w:color w:val="000000"/>
          <w:sz w:val="20"/>
          <w:szCs w:val="20"/>
        </w:rPr>
        <w:t>So these consider both anticipated crop yield responses and economic factors?</w:t>
      </w:r>
    </w:p>
  </w:comment>
  <w:comment w:id="85" w:author="Andrew James McDonald" w:date="2023-06-15T13:21:00Z" w:initials="AJM">
    <w:p w14:paraId="02770D90" w14:textId="77777777" w:rsidR="00F62B1B" w:rsidRDefault="00F62B1B" w:rsidP="00F62B1B">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86" w:author="Maxwell Mkondiwa" w:date="2023-11-02T20:39:00Z" w:initials="MM(I">
    <w:p w14:paraId="2C4FEFB5" w14:textId="77777777" w:rsidR="00F62B1B" w:rsidRDefault="00F62B1B" w:rsidP="00F62B1B">
      <w:pPr>
        <w:pStyle w:val="CommentText"/>
      </w:pPr>
      <w:r>
        <w:rPr>
          <w:rStyle w:val="CommentReference"/>
        </w:rPr>
        <w:annotationRef/>
      </w:r>
      <w:r>
        <w:t>Hhsize, market distance, gender, farm size</w:t>
      </w:r>
    </w:p>
  </w:comment>
  <w:comment w:id="87" w:author="Maxwell Mkondiwa" w:date="2023-11-02T20:44:00Z" w:initials="MM(I">
    <w:p w14:paraId="11ABB48C" w14:textId="77777777" w:rsidR="00F62B1B" w:rsidRDefault="00F62B1B" w:rsidP="00F62B1B">
      <w:pPr>
        <w:pStyle w:val="CommentText"/>
      </w:pPr>
      <w:r>
        <w:rPr>
          <w:rStyle w:val="CommentReference"/>
        </w:rPr>
        <w:annotationRef/>
      </w:r>
      <w:r>
        <w:t>Educ, ownership type</w:t>
      </w:r>
    </w:p>
  </w:comment>
  <w:comment w:id="96" w:author="Jordan Chamberlin" w:date="2023-11-16T14:25:00Z" w:initials="JC">
    <w:p w14:paraId="06D408D4" w14:textId="266B4C7C" w:rsidR="004F550C" w:rsidRDefault="004F550C">
      <w:pPr>
        <w:pStyle w:val="CommentText"/>
      </w:pPr>
      <w:r>
        <w:rPr>
          <w:rStyle w:val="CommentReference"/>
        </w:rPr>
        <w:annotationRef/>
      </w:r>
      <w:r>
        <w:t>This may be more effectively shown as a graph of estimates (</w:t>
      </w:r>
      <w:r w:rsidR="005E2761">
        <w:t>with CIs)</w:t>
      </w:r>
    </w:p>
  </w:comment>
  <w:comment w:id="97" w:author="MKONDIWA, Maxwell (CIMMYT-India)" w:date="2024-07-18T20:51:00Z" w:initials="MM(I">
    <w:p w14:paraId="7167645E" w14:textId="77777777" w:rsidR="0072630F" w:rsidRDefault="0072630F" w:rsidP="0072630F">
      <w:pPr>
        <w:pStyle w:val="CommentText"/>
        <w:jc w:val="left"/>
      </w:pPr>
      <w:r>
        <w:rPr>
          <w:rStyle w:val="CommentReference"/>
        </w:rPr>
        <w:annotationRef/>
      </w:r>
      <w:r>
        <w:t>Next iteration</w:t>
      </w:r>
    </w:p>
  </w:comment>
  <w:comment w:id="99" w:author="Jordan Chamberlin" w:date="2023-11-16T14:26:00Z" w:initials="JC">
    <w:p w14:paraId="3B11DD38" w14:textId="3F4CD76B" w:rsidR="005E2761" w:rsidRDefault="005E2761">
      <w:pPr>
        <w:pStyle w:val="CommentText"/>
      </w:pPr>
      <w:r>
        <w:rPr>
          <w:rStyle w:val="CommentReference"/>
        </w:rPr>
        <w:annotationRef/>
      </w:r>
      <w:r>
        <w:t xml:space="preserve">We need a figure note on how to interpret these. </w:t>
      </w:r>
    </w:p>
  </w:comment>
  <w:comment w:id="100" w:author="MKONDIWA, Maxwell (CIMMYT-India)" w:date="2024-07-10T16:10:00Z" w:initials="MM(I">
    <w:p w14:paraId="4D1D00B1" w14:textId="77777777" w:rsidR="005E1B2A" w:rsidRDefault="005E1B2A" w:rsidP="005E1B2A">
      <w:pPr>
        <w:pStyle w:val="CommentText"/>
      </w:pPr>
      <w:r>
        <w:rPr>
          <w:rStyle w:val="CommentReference"/>
        </w:rPr>
        <w:annotationRef/>
      </w:r>
      <w:r>
        <w:t>Done</w:t>
      </w:r>
    </w:p>
  </w:comment>
  <w:comment w:id="194" w:author="Jordan Chamberlin" w:date="2023-11-16T14:29:00Z" w:initials="JC">
    <w:p w14:paraId="1C3C0C37" w14:textId="77777777" w:rsidR="00253C5E" w:rsidRDefault="00253C5E" w:rsidP="00253C5E">
      <w:pPr>
        <w:pStyle w:val="CommentText"/>
      </w:pPr>
      <w:r>
        <w:rPr>
          <w:rStyle w:val="CommentReference"/>
        </w:rPr>
        <w:annotationRef/>
      </w:r>
      <w:r>
        <w:t>How many different combinations are there? It may be most effective to show the mapped recommendations as the intersections of each set….</w:t>
      </w:r>
    </w:p>
  </w:comment>
  <w:comment w:id="195" w:author="MKONDIWA, Maxwell (CIMMYT-India)" w:date="2024-07-16T21:30:00Z" w:initials="MM(I">
    <w:p w14:paraId="2DC1F949" w14:textId="77777777" w:rsidR="00C40179" w:rsidRDefault="00C40179" w:rsidP="00C40179">
      <w:pPr>
        <w:pStyle w:val="CommentText"/>
        <w:jc w:val="left"/>
      </w:pPr>
      <w:r>
        <w:rPr>
          <w:rStyle w:val="CommentReference"/>
        </w:rPr>
        <w:annotationRef/>
      </w:r>
      <w:r>
        <w:t>Produced new maps</w:t>
      </w:r>
    </w:p>
  </w:comment>
  <w:comment w:id="200" w:author="Jordan Chamberlin" w:date="2023-11-16T14:31:00Z" w:initials="JC">
    <w:p w14:paraId="1D895779" w14:textId="7F647F83" w:rsidR="00FB3A2A" w:rsidRDefault="00FB3A2A">
      <w:pPr>
        <w:pStyle w:val="CommentText"/>
      </w:pPr>
      <w:r>
        <w:rPr>
          <w:rStyle w:val="CommentReference"/>
        </w:rPr>
        <w:annotationRef/>
      </w:r>
      <w:r>
        <w:t>Can we show how this is embedded?</w:t>
      </w:r>
    </w:p>
  </w:comment>
  <w:comment w:id="201" w:author="MKONDIWA, Maxwell (CIMMYT-India)" w:date="2024-07-18T20:52:00Z" w:initials="MM(I">
    <w:p w14:paraId="4AE1BB5E" w14:textId="77777777" w:rsidR="0072630F" w:rsidRDefault="0072630F" w:rsidP="0072630F">
      <w:pPr>
        <w:pStyle w:val="CommentText"/>
        <w:jc w:val="left"/>
      </w:pPr>
      <w:r>
        <w:rPr>
          <w:rStyle w:val="CommentReference"/>
        </w:rPr>
        <w:annotationRef/>
      </w:r>
      <w:r>
        <w:t>Done through explaination</w:t>
      </w:r>
    </w:p>
  </w:comment>
  <w:comment w:id="208" w:author="Jordan Chamberlin" w:date="2023-11-16T14:46:00Z" w:initials="JC">
    <w:p w14:paraId="1F9F78AE" w14:textId="757282F4" w:rsidR="007609B4" w:rsidRDefault="007609B4" w:rsidP="007609B4">
      <w:pPr>
        <w:pStyle w:val="CommentText"/>
      </w:pPr>
      <w:r>
        <w:rPr>
          <w:rStyle w:val="CommentReference"/>
        </w:rPr>
        <w:annotationRef/>
      </w:r>
      <w:r>
        <w:t>Something on how to use the results to generate new reccomendations for farmers not already in the sample, i.e., doing out of sample predictions for new data points.</w:t>
      </w:r>
    </w:p>
  </w:comment>
  <w:comment w:id="209" w:author="MKONDIWA, Maxwell (CIMMYT-India)" w:date="2024-07-15T16:21:00Z" w:initials="MM">
    <w:p w14:paraId="428380D5" w14:textId="77777777" w:rsidR="00BB28B2" w:rsidRDefault="00BB28B2" w:rsidP="00BB28B2">
      <w:pPr>
        <w:pStyle w:val="CommentText"/>
        <w:jc w:val="lef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47F205" w15:done="1"/>
  <w15:commentEx w15:paraId="4277879B" w15:paraIdParent="7747F205" w15:done="1"/>
  <w15:commentEx w15:paraId="0B7BD0EE" w15:done="1"/>
  <w15:commentEx w15:paraId="3D04C1B3" w15:paraIdParent="0B7BD0EE" w15:done="1"/>
  <w15:commentEx w15:paraId="605F521D" w15:done="1"/>
  <w15:commentEx w15:paraId="2012E37E" w15:paraIdParent="605F521D" w15:done="1"/>
  <w15:commentEx w15:paraId="29495702" w15:done="1"/>
  <w15:commentEx w15:paraId="473B275A" w15:paraIdParent="29495702" w15:done="1"/>
  <w15:commentEx w15:paraId="614643DF" w15:done="1"/>
  <w15:commentEx w15:paraId="5FA6BAB8" w15:paraIdParent="614643DF" w15:done="1"/>
  <w15:commentEx w15:paraId="698BC6A9" w15:done="1"/>
  <w15:commentEx w15:paraId="3444AB3A" w15:paraIdParent="698BC6A9" w15:done="1"/>
  <w15:commentEx w15:paraId="0F29A967" w15:done="1"/>
  <w15:commentEx w15:paraId="47E56EB8" w15:paraIdParent="0F29A967" w15:done="1"/>
  <w15:commentEx w15:paraId="15E59FF9" w15:done="1"/>
  <w15:commentEx w15:paraId="711E5F8A" w15:paraIdParent="15E59FF9" w15:done="1"/>
  <w15:commentEx w15:paraId="1CDF4CCD" w15:done="1"/>
  <w15:commentEx w15:paraId="12287ABC" w15:paraIdParent="1CDF4CCD" w15:done="1"/>
  <w15:commentEx w15:paraId="5111BC50" w15:done="1"/>
  <w15:commentEx w15:paraId="7E40137D" w15:paraIdParent="5111BC50" w15:done="1"/>
  <w15:commentEx w15:paraId="2ACF7A42" w15:done="1"/>
  <w15:commentEx w15:paraId="4CAF0A1D" w15:paraIdParent="2ACF7A42" w15:done="1"/>
  <w15:commentEx w15:paraId="7926D9CD" w15:done="1"/>
  <w15:commentEx w15:paraId="3026FF2B" w15:paraIdParent="7926D9CD" w15:done="1"/>
  <w15:commentEx w15:paraId="0F05D7B5" w15:done="0"/>
  <w15:commentEx w15:paraId="6E30E28A" w15:done="1"/>
  <w15:commentEx w15:paraId="5ACDD958" w15:paraIdParent="6E30E28A" w15:done="1"/>
  <w15:commentEx w15:paraId="35E544AD" w15:done="1"/>
  <w15:commentEx w15:paraId="2F7C71A6" w15:paraIdParent="35E544AD" w15:done="1"/>
  <w15:commentEx w15:paraId="0DD2D000" w15:done="1"/>
  <w15:commentEx w15:paraId="6B825801" w15:done="1"/>
  <w15:commentEx w15:paraId="02770D90" w15:paraIdParent="6B825801" w15:done="1"/>
  <w15:commentEx w15:paraId="2C4FEFB5" w15:paraIdParent="6B825801" w15:done="1"/>
  <w15:commentEx w15:paraId="11ABB48C" w15:paraIdParent="6B825801" w15:done="1"/>
  <w15:commentEx w15:paraId="06D408D4" w15:done="1"/>
  <w15:commentEx w15:paraId="7167645E" w15:paraIdParent="06D408D4" w15:done="1"/>
  <w15:commentEx w15:paraId="3B11DD38" w15:done="1"/>
  <w15:commentEx w15:paraId="4D1D00B1" w15:paraIdParent="3B11DD38" w15:done="1"/>
  <w15:commentEx w15:paraId="1C3C0C37" w15:done="1"/>
  <w15:commentEx w15:paraId="2DC1F949" w15:paraIdParent="1C3C0C37" w15:done="1"/>
  <w15:commentEx w15:paraId="1D895779" w15:done="1"/>
  <w15:commentEx w15:paraId="4AE1BB5E" w15:paraIdParent="1D895779" w15:done="1"/>
  <w15:commentEx w15:paraId="1F9F78AE" w15:done="1"/>
  <w15:commentEx w15:paraId="428380D5" w15:paraIdParent="1F9F78A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32B28A" w16cex:dateUtc="2023-06-13T13:16:00Z"/>
  <w16cex:commentExtensible w16cex:durableId="28601672" w16cex:dateUtc="2023-07-17T14:05:00Z"/>
  <w16cex:commentExtensible w16cex:durableId="4FD09570" w16cex:dateUtc="2023-11-15T09:54:00Z"/>
  <w16cex:commentExtensible w16cex:durableId="03590DC8" w16cex:dateUtc="2024-07-14T10:25:00Z"/>
  <w16cex:commentExtensible w16cex:durableId="7B102441" w16cex:dateUtc="2023-11-15T09:54:00Z"/>
  <w16cex:commentExtensible w16cex:durableId="7B7BA0FD" w16cex:dateUtc="2024-07-18T14:40:00Z"/>
  <w16cex:commentExtensible w16cex:durableId="2237B2AF" w16cex:dateUtc="2023-11-16T11:18:00Z"/>
  <w16cex:commentExtensible w16cex:durableId="6D435D5A" w16cex:dateUtc="2024-07-18T14:41:00Z"/>
  <w16cex:commentExtensible w16cex:durableId="18991A0A" w16cex:dateUtc="2023-06-15T01:56:00Z"/>
  <w16cex:commentExtensible w16cex:durableId="6E3A4494" w16cex:dateUtc="2023-07-17T14:53:00Z"/>
  <w16cex:commentExtensible w16cex:durableId="2834B6AA" w16cex:dateUtc="2023-06-15T01:59:00Z"/>
  <w16cex:commentExtensible w16cex:durableId="4D06883A" w16cex:dateUtc="2024-07-11T05:26:00Z"/>
  <w16cex:commentExtensible w16cex:durableId="00334845" w16cex:dateUtc="2023-11-16T10:51:00Z"/>
  <w16cex:commentExtensible w16cex:durableId="346AEC3A" w16cex:dateUtc="2024-07-11T05:25:00Z"/>
  <w16cex:commentExtensible w16cex:durableId="2835641E" w16cex:dateUtc="2023-06-15T14:19:00Z"/>
  <w16cex:commentExtensible w16cex:durableId="1F8928DF" w16cex:dateUtc="2024-07-18T10:08:00Z"/>
  <w16cex:commentExtensible w16cex:durableId="28358D1E" w16cex:dateUtc="2023-06-15T17:14:00Z"/>
  <w16cex:commentExtensible w16cex:durableId="2860224B" w16cex:dateUtc="2023-07-17T14:55:00Z"/>
  <w16cex:commentExtensible w16cex:durableId="281AFEA1" w16cex:dateUtc="2023-11-16T11:02:00Z"/>
  <w16cex:commentExtensible w16cex:durableId="758EAA79" w16cex:dateUtc="2024-07-18T10:08:00Z"/>
  <w16cex:commentExtensible w16cex:durableId="2835646C" w16cex:dateUtc="2023-06-15T14:20:00Z"/>
  <w16cex:commentExtensible w16cex:durableId="4CDA474B" w16cex:dateUtc="2024-07-18T10:09:00Z"/>
  <w16cex:commentExtensible w16cex:durableId="6FF8B76A" w16cex:dateUtc="2023-11-16T11:13:00Z"/>
  <w16cex:commentExtensible w16cex:durableId="6CC3FFA6" w16cex:dateUtc="2024-07-18T05:18:00Z"/>
  <w16cex:commentExtensible w16cex:durableId="7C122CE8" w16cex:dateUtc="2023-11-16T11:04:00Z"/>
  <w16cex:commentExtensible w16cex:durableId="78855255" w16cex:dateUtc="2023-11-16T11:03:00Z"/>
  <w16cex:commentExtensible w16cex:durableId="344C64BB" w16cex:dateUtc="2024-07-18T10:10:00Z"/>
  <w16cex:commentExtensible w16cex:durableId="28358D59" w16cex:dateUtc="2023-06-15T17:15:00Z"/>
  <w16cex:commentExtensible w16cex:durableId="468A3FD5" w16cex:dateUtc="2024-07-15T09:23:00Z"/>
  <w16cex:commentExtensible w16cex:durableId="46821C8B" w16cex:dateUtc="2023-06-15T17:19:00Z"/>
  <w16cex:commentExtensible w16cex:durableId="4381D289" w16cex:dateUtc="2023-06-15T17:20:00Z"/>
  <w16cex:commentExtensible w16cex:durableId="299DDF3A" w16cex:dateUtc="2023-06-15T17:21:00Z"/>
  <w16cex:commentExtensible w16cex:durableId="47145A28" w16cex:dateUtc="2023-11-02T15:09:00Z"/>
  <w16cex:commentExtensible w16cex:durableId="2B93CD58" w16cex:dateUtc="2023-11-02T15:14:00Z"/>
  <w16cex:commentExtensible w16cex:durableId="0331E2BE" w16cex:dateUtc="2023-11-16T11:25:00Z"/>
  <w16cex:commentExtensible w16cex:durableId="6D75636C" w16cex:dateUtc="2024-07-18T15:21:00Z"/>
  <w16cex:commentExtensible w16cex:durableId="2433AFB7" w16cex:dateUtc="2023-11-16T11:26:00Z"/>
  <w16cex:commentExtensible w16cex:durableId="33D7C089" w16cex:dateUtc="2024-07-10T10:40:00Z"/>
  <w16cex:commentExtensible w16cex:durableId="5E2A761A" w16cex:dateUtc="2023-11-16T11:29:00Z"/>
  <w16cex:commentExtensible w16cex:durableId="5524D241" w16cex:dateUtc="2024-07-16T16:00:00Z"/>
  <w16cex:commentExtensible w16cex:durableId="250B8B5C" w16cex:dateUtc="2023-11-16T11:31:00Z"/>
  <w16cex:commentExtensible w16cex:durableId="16B5135B" w16cex:dateUtc="2024-07-18T15:22:00Z"/>
  <w16cex:commentExtensible w16cex:durableId="4B01136A" w16cex:dateUtc="2023-11-16T11:46:00Z"/>
  <w16cex:commentExtensible w16cex:durableId="625BE818" w16cex:dateUtc="2024-07-15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47F205" w16cid:durableId="2832B28A"/>
  <w16cid:commentId w16cid:paraId="4277879B" w16cid:durableId="28601672"/>
  <w16cid:commentId w16cid:paraId="0B7BD0EE" w16cid:durableId="4FD09570"/>
  <w16cid:commentId w16cid:paraId="3D04C1B3" w16cid:durableId="03590DC8"/>
  <w16cid:commentId w16cid:paraId="605F521D" w16cid:durableId="7B102441"/>
  <w16cid:commentId w16cid:paraId="2012E37E" w16cid:durableId="7B7BA0FD"/>
  <w16cid:commentId w16cid:paraId="29495702" w16cid:durableId="2237B2AF"/>
  <w16cid:commentId w16cid:paraId="473B275A" w16cid:durableId="6D435D5A"/>
  <w16cid:commentId w16cid:paraId="614643DF" w16cid:durableId="18991A0A"/>
  <w16cid:commentId w16cid:paraId="5FA6BAB8" w16cid:durableId="6E3A4494"/>
  <w16cid:commentId w16cid:paraId="698BC6A9" w16cid:durableId="2834B6AA"/>
  <w16cid:commentId w16cid:paraId="3444AB3A" w16cid:durableId="4D06883A"/>
  <w16cid:commentId w16cid:paraId="0F29A967" w16cid:durableId="00334845"/>
  <w16cid:commentId w16cid:paraId="47E56EB8" w16cid:durableId="346AEC3A"/>
  <w16cid:commentId w16cid:paraId="15E59FF9" w16cid:durableId="2835641E"/>
  <w16cid:commentId w16cid:paraId="711E5F8A" w16cid:durableId="1F8928DF"/>
  <w16cid:commentId w16cid:paraId="1CDF4CCD" w16cid:durableId="28358D1E"/>
  <w16cid:commentId w16cid:paraId="12287ABC" w16cid:durableId="2860224B"/>
  <w16cid:commentId w16cid:paraId="5111BC50" w16cid:durableId="281AFEA1"/>
  <w16cid:commentId w16cid:paraId="7E40137D" w16cid:durableId="758EAA79"/>
  <w16cid:commentId w16cid:paraId="2ACF7A42" w16cid:durableId="2835646C"/>
  <w16cid:commentId w16cid:paraId="4CAF0A1D" w16cid:durableId="4CDA474B"/>
  <w16cid:commentId w16cid:paraId="7926D9CD" w16cid:durableId="6FF8B76A"/>
  <w16cid:commentId w16cid:paraId="3026FF2B" w16cid:durableId="6CC3FFA6"/>
  <w16cid:commentId w16cid:paraId="0F05D7B5" w16cid:durableId="7C122CE8"/>
  <w16cid:commentId w16cid:paraId="6E30E28A" w16cid:durableId="78855255"/>
  <w16cid:commentId w16cid:paraId="5ACDD958" w16cid:durableId="344C64BB"/>
  <w16cid:commentId w16cid:paraId="35E544AD" w16cid:durableId="28358D59"/>
  <w16cid:commentId w16cid:paraId="2F7C71A6" w16cid:durableId="468A3FD5"/>
  <w16cid:commentId w16cid:paraId="0DD2D000" w16cid:durableId="46821C8B"/>
  <w16cid:commentId w16cid:paraId="6B825801" w16cid:durableId="4381D289"/>
  <w16cid:commentId w16cid:paraId="02770D90" w16cid:durableId="299DDF3A"/>
  <w16cid:commentId w16cid:paraId="2C4FEFB5" w16cid:durableId="47145A28"/>
  <w16cid:commentId w16cid:paraId="11ABB48C" w16cid:durableId="2B93CD58"/>
  <w16cid:commentId w16cid:paraId="06D408D4" w16cid:durableId="0331E2BE"/>
  <w16cid:commentId w16cid:paraId="7167645E" w16cid:durableId="6D75636C"/>
  <w16cid:commentId w16cid:paraId="3B11DD38" w16cid:durableId="2433AFB7"/>
  <w16cid:commentId w16cid:paraId="4D1D00B1" w16cid:durableId="33D7C089"/>
  <w16cid:commentId w16cid:paraId="1C3C0C37" w16cid:durableId="5E2A761A"/>
  <w16cid:commentId w16cid:paraId="2DC1F949" w16cid:durableId="5524D241"/>
  <w16cid:commentId w16cid:paraId="1D895779" w16cid:durableId="250B8B5C"/>
  <w16cid:commentId w16cid:paraId="4AE1BB5E" w16cid:durableId="16B5135B"/>
  <w16cid:commentId w16cid:paraId="1F9F78AE" w16cid:durableId="4B01136A"/>
  <w16cid:commentId w16cid:paraId="428380D5" w16cid:durableId="625BE8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3F66B" w14:textId="77777777" w:rsidR="000337C9" w:rsidRDefault="000337C9" w:rsidP="003F0F23">
      <w:pPr>
        <w:spacing w:after="0" w:line="240" w:lineRule="auto"/>
      </w:pPr>
      <w:r>
        <w:separator/>
      </w:r>
    </w:p>
  </w:endnote>
  <w:endnote w:type="continuationSeparator" w:id="0">
    <w:p w14:paraId="75A3BC93" w14:textId="77777777" w:rsidR="000337C9" w:rsidRDefault="000337C9"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Helvetica">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MSans8-Regular-Identity-H">
    <w:altName w:val="Calibri"/>
    <w:panose1 w:val="00000000000000000000"/>
    <w:charset w:val="00"/>
    <w:family w:val="auto"/>
    <w:notTrueType/>
    <w:pitch w:val="default"/>
    <w:sig w:usb0="00000003" w:usb1="00000000" w:usb2="00000000" w:usb3="00000000" w:csb0="00000001" w:csb1="00000000"/>
  </w:font>
  <w:font w:name="Merriweather Sans">
    <w:charset w:val="00"/>
    <w:family w:val="auto"/>
    <w:pitch w:val="variable"/>
    <w:sig w:usb0="A00004FF" w:usb1="40002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2E7E57" w14:textId="77777777" w:rsidR="000337C9" w:rsidRDefault="000337C9" w:rsidP="003F0F23">
      <w:pPr>
        <w:spacing w:after="0" w:line="240" w:lineRule="auto"/>
      </w:pPr>
      <w:r>
        <w:separator/>
      </w:r>
    </w:p>
  </w:footnote>
  <w:footnote w:type="continuationSeparator" w:id="0">
    <w:p w14:paraId="4D285048" w14:textId="77777777" w:rsidR="000337C9" w:rsidRDefault="000337C9" w:rsidP="003F0F23">
      <w:pPr>
        <w:spacing w:after="0" w:line="240" w:lineRule="auto"/>
      </w:pPr>
      <w:r>
        <w:continuationSeparator/>
      </w:r>
    </w:p>
  </w:footnote>
  <w:footnote w:id="1">
    <w:p w14:paraId="301231CF" w14:textId="2C387377" w:rsidR="00D176F3" w:rsidRPr="001578B0" w:rsidRDefault="00D176F3">
      <w:pPr>
        <w:pStyle w:val="FootnoteText"/>
        <w:rPr>
          <w:lang w:val="en-US"/>
        </w:rPr>
      </w:pPr>
      <w:r>
        <w:rPr>
          <w:rStyle w:val="FootnoteReference"/>
        </w:rPr>
        <w:footnoteRef/>
      </w:r>
      <w:r>
        <w:t xml:space="preserve"> </w:t>
      </w:r>
      <w:r>
        <w:rPr>
          <w:lang w:val="en-US"/>
        </w:rPr>
        <w:t xml:space="preserve">Note that the approach can also be used for </w:t>
      </w:r>
      <w:proofErr w:type="spellStart"/>
      <w:r>
        <w:rPr>
          <w:lang w:val="en-US"/>
        </w:rPr>
        <w:t>expost</w:t>
      </w:r>
      <w:proofErr w:type="spellEnd"/>
      <w:r>
        <w:rPr>
          <w:lang w:val="en-US"/>
        </w:rPr>
        <w:t xml:space="preserve"> analyses. We </w:t>
      </w:r>
      <w:ins w:id="14" w:author="MKONDIWA, Maxwell (CIMMYT-India)" w:date="2024-07-22T16:49:00Z" w16du:dateUtc="2024-07-22T11:19:00Z">
        <w:r w:rsidR="00A379C4">
          <w:rPr>
            <w:lang w:val="en-US"/>
          </w:rPr>
          <w:t xml:space="preserve">are </w:t>
        </w:r>
      </w:ins>
      <w:r w:rsidR="00467BEE">
        <w:rPr>
          <w:lang w:val="en-US"/>
        </w:rPr>
        <w:t xml:space="preserve">referring to it as </w:t>
      </w:r>
      <w:proofErr w:type="spellStart"/>
      <w:r w:rsidR="00467BEE" w:rsidRPr="001578B0">
        <w:rPr>
          <w:i/>
          <w:iCs/>
          <w:lang w:val="en-US"/>
        </w:rPr>
        <w:t>exante</w:t>
      </w:r>
      <w:proofErr w:type="spellEnd"/>
      <w:r w:rsidR="00467BEE">
        <w:rPr>
          <w:lang w:val="en-US"/>
        </w:rPr>
        <w:t xml:space="preserve"> because there is no </w:t>
      </w:r>
      <w:del w:id="15" w:author="MKONDIWA, Maxwell (CIMMYT-India)" w:date="2024-07-22T16:49:00Z" w16du:dateUtc="2024-07-22T11:19:00Z">
        <w:r w:rsidR="002F0DBA" w:rsidDel="00A07C5C">
          <w:rPr>
            <w:lang w:val="en-US"/>
          </w:rPr>
          <w:delText xml:space="preserve">an </w:delText>
        </w:r>
      </w:del>
      <w:r w:rsidR="002F0DBA">
        <w:rPr>
          <w:lang w:val="en-US"/>
        </w:rPr>
        <w:t xml:space="preserve">institution sanctioned </w:t>
      </w:r>
      <w:r w:rsidR="00467BEE">
        <w:rPr>
          <w:lang w:val="en-US"/>
        </w:rPr>
        <w:t>specific intervention we are investigating</w:t>
      </w:r>
      <w:r w:rsidR="002A255C">
        <w:rPr>
          <w:lang w:val="en-US"/>
        </w:rPr>
        <w:t xml:space="preserve">. </w:t>
      </w:r>
      <w:ins w:id="16" w:author="MKONDIWA, Maxwell (CIMMYT-India)" w:date="2024-07-22T16:50:00Z" w16du:dateUtc="2024-07-22T11:20:00Z">
        <w:r w:rsidR="00A07C5C">
          <w:rPr>
            <w:lang w:val="en-US"/>
          </w:rPr>
          <w:t xml:space="preserve">Our targeting exercises are also based on hypothetical policy comparisons. </w:t>
        </w:r>
      </w:ins>
    </w:p>
  </w:footnote>
  <w:footnote w:id="2">
    <w:p w14:paraId="5A48A3D5" w14:textId="78AD8C99" w:rsidR="001D329A" w:rsidRPr="001D329A" w:rsidRDefault="001D329A">
      <w:pPr>
        <w:pStyle w:val="FootnoteText"/>
        <w:rPr>
          <w:lang w:val="en-US"/>
        </w:rPr>
      </w:pPr>
      <w:r>
        <w:rPr>
          <w:rStyle w:val="FootnoteReference"/>
        </w:rPr>
        <w:footnoteRef/>
      </w:r>
      <w:r>
        <w:t xml:space="preserve"> </w:t>
      </w:r>
      <w:r>
        <w:rPr>
          <w:sz w:val="24"/>
          <w:szCs w:val="24"/>
        </w:rPr>
        <w:t xml:space="preserve">Table A1in the appendices </w:t>
      </w:r>
      <w:proofErr w:type="gramStart"/>
      <w:r>
        <w:rPr>
          <w:sz w:val="24"/>
          <w:szCs w:val="24"/>
        </w:rPr>
        <w:t>shows</w:t>
      </w:r>
      <w:proofErr w:type="gramEnd"/>
      <w:r>
        <w:rPr>
          <w:sz w:val="24"/>
          <w:szCs w:val="24"/>
        </w:rPr>
        <w:t xml:space="preserve"> the descriptive statistics of the rest of the variables. </w:t>
      </w:r>
    </w:p>
  </w:footnote>
  <w:footnote w:id="3">
    <w:p w14:paraId="27D64514" w14:textId="0E103122" w:rsidR="001A5812" w:rsidRPr="001578B0" w:rsidRDefault="001A5812">
      <w:pPr>
        <w:pStyle w:val="FootnoteText"/>
        <w:rPr>
          <w:lang w:val="en-US"/>
        </w:rPr>
      </w:pPr>
      <w:r>
        <w:rPr>
          <w:rStyle w:val="FootnoteReference"/>
        </w:rPr>
        <w:footnoteRef/>
      </w:r>
      <w:r>
        <w:t xml:space="preserve"> </w:t>
      </w:r>
      <w:r>
        <w:rPr>
          <w:lang w:val="en-US"/>
        </w:rPr>
        <w:t xml:space="preserve">A map showing these choices spatially </w:t>
      </w:r>
      <w:r w:rsidR="00C66C13">
        <w:rPr>
          <w:lang w:val="en-US"/>
        </w:rPr>
        <w:t>is in Appendix figure A</w:t>
      </w:r>
      <w:r w:rsidR="00CB03E6">
        <w:rPr>
          <w:lang w:val="en-US"/>
        </w:rPr>
        <w:t>5.</w:t>
      </w:r>
    </w:p>
  </w:footnote>
  <w:footnote w:id="4">
    <w:p w14:paraId="46AD6249" w14:textId="77777777" w:rsidR="00253C5E" w:rsidRPr="00674ACD" w:rsidRDefault="00253C5E" w:rsidP="00253C5E">
      <w:pPr>
        <w:pStyle w:val="FootnoteText"/>
        <w:rPr>
          <w:lang w:val="en-US"/>
        </w:rPr>
      </w:pPr>
      <w:r>
        <w:rPr>
          <w:rStyle w:val="FootnoteReference"/>
        </w:rPr>
        <w:footnoteRef/>
      </w:r>
      <w:r>
        <w:t xml:space="preserve"> </w:t>
      </w:r>
      <w:r>
        <w:rPr>
          <w:lang w:val="en-US"/>
        </w:rPr>
        <w:t xml:space="preserve">For simple maximum yield treatment choice, see appendix figure A2. </w:t>
      </w:r>
    </w:p>
  </w:footnote>
  <w:footnote w:id="5">
    <w:p w14:paraId="4E73AEB0" w14:textId="1FE38CC4" w:rsidR="00B20FAC" w:rsidRPr="00826A2A" w:rsidRDefault="00B20FAC">
      <w:pPr>
        <w:pStyle w:val="FootnoteText"/>
        <w:rPr>
          <w:lang w:val="en-US"/>
        </w:rPr>
      </w:pPr>
      <w:r>
        <w:rPr>
          <w:rStyle w:val="FootnoteReference"/>
        </w:rPr>
        <w:footnoteRef/>
      </w:r>
      <w:r>
        <w:t xml:space="preserve"> </w:t>
      </w:r>
      <w:r>
        <w:rPr>
          <w:lang w:val="en-US"/>
        </w:rPr>
        <w:t xml:space="preserve">We do not show for sowing dates </w:t>
      </w:r>
      <w:r w:rsidR="00AD473B">
        <w:rPr>
          <w:lang w:val="en-US"/>
        </w:rPr>
        <w:t xml:space="preserve">because it is difficult to estimate the monetary cost of the adjustment. For varieties, we do not have </w:t>
      </w:r>
      <w:r w:rsidR="00821D97">
        <w:rPr>
          <w:lang w:val="en-US"/>
        </w:rPr>
        <w:t xml:space="preserve">seed </w:t>
      </w:r>
      <w:r w:rsidR="00AD473B">
        <w:rPr>
          <w:lang w:val="en-US"/>
        </w:rPr>
        <w:t>prices</w:t>
      </w:r>
      <w:r w:rsidR="00821D97">
        <w:rPr>
          <w:lang w:val="en-US"/>
        </w:rPr>
        <w:t xml:space="preserve">. In the case of weed management, the cheaper alternatives </w:t>
      </w:r>
      <w:r w:rsidR="0077165C">
        <w:rPr>
          <w:lang w:val="en-US"/>
        </w:rPr>
        <w:t xml:space="preserve">(herbicides) </w:t>
      </w:r>
      <w:r w:rsidR="00821D97">
        <w:rPr>
          <w:lang w:val="en-US"/>
        </w:rPr>
        <w:t>are those giving higher yield gains as</w:t>
      </w:r>
      <w:r w:rsidR="00404034">
        <w:rPr>
          <w:lang w:val="en-US"/>
        </w:rPr>
        <w:t xml:space="preserve"> such</w:t>
      </w:r>
      <w:r w:rsidR="00821D97">
        <w:rPr>
          <w:lang w:val="en-US"/>
        </w:rPr>
        <w:t xml:space="preserve"> </w:t>
      </w:r>
      <w:r w:rsidR="0077165C">
        <w:rPr>
          <w:lang w:val="en-US"/>
        </w:rPr>
        <w:t xml:space="preserve">there is no change in the allocation.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w James McDonald">
    <w15:presenceInfo w15:providerId="AD" w15:userId="S::ajm9@cornell.edu::5961977c-4339-434b-af52-ae5f34199152"/>
  </w15:person>
  <w15:person w15:author="Maxwell Mkondiwa">
    <w15:presenceInfo w15:providerId="Windows Live" w15:userId="840b722011609402"/>
  </w15:person>
  <w15:person w15:author="Jordan Chamberlin">
    <w15:presenceInfo w15:providerId="Windows Live" w15:userId="abc02c09b6963d67"/>
  </w15:person>
  <w15:person w15:author="MKONDIWA, Maxwell (CIMMYT-India)">
    <w15:presenceInfo w15:providerId="AD" w15:userId="S::M.MKONDIWA@CIMMYT.ORG::861bee07-b612-4cf7-beae-414489eceb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00549"/>
    <w:rsid w:val="00000893"/>
    <w:rsid w:val="000020FE"/>
    <w:rsid w:val="00004B42"/>
    <w:rsid w:val="000056CA"/>
    <w:rsid w:val="00006A73"/>
    <w:rsid w:val="00012D06"/>
    <w:rsid w:val="00015215"/>
    <w:rsid w:val="00015DA0"/>
    <w:rsid w:val="000162A3"/>
    <w:rsid w:val="0001796C"/>
    <w:rsid w:val="000217C3"/>
    <w:rsid w:val="00022D31"/>
    <w:rsid w:val="00023D2E"/>
    <w:rsid w:val="00026B12"/>
    <w:rsid w:val="00026D03"/>
    <w:rsid w:val="0003096A"/>
    <w:rsid w:val="000337C9"/>
    <w:rsid w:val="00033AAA"/>
    <w:rsid w:val="000340DA"/>
    <w:rsid w:val="000356C5"/>
    <w:rsid w:val="00035AEC"/>
    <w:rsid w:val="000360A1"/>
    <w:rsid w:val="00036161"/>
    <w:rsid w:val="000375C1"/>
    <w:rsid w:val="00037970"/>
    <w:rsid w:val="00040240"/>
    <w:rsid w:val="00040559"/>
    <w:rsid w:val="00040E1A"/>
    <w:rsid w:val="000410F9"/>
    <w:rsid w:val="00041596"/>
    <w:rsid w:val="000422C0"/>
    <w:rsid w:val="00046A96"/>
    <w:rsid w:val="00051EF7"/>
    <w:rsid w:val="00053D92"/>
    <w:rsid w:val="000549D9"/>
    <w:rsid w:val="0005527E"/>
    <w:rsid w:val="00056507"/>
    <w:rsid w:val="00056DF0"/>
    <w:rsid w:val="00057B63"/>
    <w:rsid w:val="00057BAD"/>
    <w:rsid w:val="00060BDA"/>
    <w:rsid w:val="00060D7F"/>
    <w:rsid w:val="00062D9F"/>
    <w:rsid w:val="000631A9"/>
    <w:rsid w:val="00063960"/>
    <w:rsid w:val="00064753"/>
    <w:rsid w:val="00066F2F"/>
    <w:rsid w:val="00070762"/>
    <w:rsid w:val="0007076C"/>
    <w:rsid w:val="00076500"/>
    <w:rsid w:val="0007669C"/>
    <w:rsid w:val="00080440"/>
    <w:rsid w:val="00080781"/>
    <w:rsid w:val="00080B53"/>
    <w:rsid w:val="00080CF1"/>
    <w:rsid w:val="00083616"/>
    <w:rsid w:val="00083941"/>
    <w:rsid w:val="000850AB"/>
    <w:rsid w:val="00093B07"/>
    <w:rsid w:val="0009596B"/>
    <w:rsid w:val="00096680"/>
    <w:rsid w:val="00096BE7"/>
    <w:rsid w:val="000979F9"/>
    <w:rsid w:val="00097FE4"/>
    <w:rsid w:val="000A137B"/>
    <w:rsid w:val="000A157F"/>
    <w:rsid w:val="000A2474"/>
    <w:rsid w:val="000A252F"/>
    <w:rsid w:val="000A3A7E"/>
    <w:rsid w:val="000A47E8"/>
    <w:rsid w:val="000A6296"/>
    <w:rsid w:val="000B3A36"/>
    <w:rsid w:val="000B7B66"/>
    <w:rsid w:val="000C0DC7"/>
    <w:rsid w:val="000C171D"/>
    <w:rsid w:val="000C1B81"/>
    <w:rsid w:val="000C1CDC"/>
    <w:rsid w:val="000C3604"/>
    <w:rsid w:val="000C4115"/>
    <w:rsid w:val="000C439D"/>
    <w:rsid w:val="000C44A3"/>
    <w:rsid w:val="000C4F16"/>
    <w:rsid w:val="000C52E0"/>
    <w:rsid w:val="000C53C8"/>
    <w:rsid w:val="000C722D"/>
    <w:rsid w:val="000C73C6"/>
    <w:rsid w:val="000C778C"/>
    <w:rsid w:val="000D0D46"/>
    <w:rsid w:val="000D24C0"/>
    <w:rsid w:val="000D3AC5"/>
    <w:rsid w:val="000E0430"/>
    <w:rsid w:val="000E11A1"/>
    <w:rsid w:val="000E372B"/>
    <w:rsid w:val="000E3AF5"/>
    <w:rsid w:val="000E4410"/>
    <w:rsid w:val="000E7E99"/>
    <w:rsid w:val="000F08AA"/>
    <w:rsid w:val="000F15DA"/>
    <w:rsid w:val="000F1DD5"/>
    <w:rsid w:val="000F2783"/>
    <w:rsid w:val="000F2B39"/>
    <w:rsid w:val="000F35DF"/>
    <w:rsid w:val="000F5D00"/>
    <w:rsid w:val="000F5F13"/>
    <w:rsid w:val="000F7F86"/>
    <w:rsid w:val="00100147"/>
    <w:rsid w:val="00101E87"/>
    <w:rsid w:val="00103DAA"/>
    <w:rsid w:val="00104357"/>
    <w:rsid w:val="0010489A"/>
    <w:rsid w:val="00105205"/>
    <w:rsid w:val="00106CD7"/>
    <w:rsid w:val="00106EEC"/>
    <w:rsid w:val="00106F4A"/>
    <w:rsid w:val="001073F7"/>
    <w:rsid w:val="0011050D"/>
    <w:rsid w:val="001106E5"/>
    <w:rsid w:val="0011096B"/>
    <w:rsid w:val="001112BB"/>
    <w:rsid w:val="001112C7"/>
    <w:rsid w:val="001121AD"/>
    <w:rsid w:val="0011502B"/>
    <w:rsid w:val="00116164"/>
    <w:rsid w:val="00117A4F"/>
    <w:rsid w:val="00120761"/>
    <w:rsid w:val="00120D12"/>
    <w:rsid w:val="001211B1"/>
    <w:rsid w:val="001220C0"/>
    <w:rsid w:val="00122E21"/>
    <w:rsid w:val="00122E37"/>
    <w:rsid w:val="00123F6A"/>
    <w:rsid w:val="00123F80"/>
    <w:rsid w:val="00124162"/>
    <w:rsid w:val="00124A0C"/>
    <w:rsid w:val="00124FE1"/>
    <w:rsid w:val="00126DA3"/>
    <w:rsid w:val="001276EA"/>
    <w:rsid w:val="00127A22"/>
    <w:rsid w:val="00127A59"/>
    <w:rsid w:val="00127AB4"/>
    <w:rsid w:val="00130143"/>
    <w:rsid w:val="001339BE"/>
    <w:rsid w:val="00134BF7"/>
    <w:rsid w:val="001365D5"/>
    <w:rsid w:val="00136E43"/>
    <w:rsid w:val="001375F8"/>
    <w:rsid w:val="00141490"/>
    <w:rsid w:val="001416D2"/>
    <w:rsid w:val="00142D17"/>
    <w:rsid w:val="001430A5"/>
    <w:rsid w:val="00145B1F"/>
    <w:rsid w:val="00145D72"/>
    <w:rsid w:val="00146760"/>
    <w:rsid w:val="0014755E"/>
    <w:rsid w:val="00147662"/>
    <w:rsid w:val="001500BF"/>
    <w:rsid w:val="001505A0"/>
    <w:rsid w:val="00150C01"/>
    <w:rsid w:val="001550AA"/>
    <w:rsid w:val="001578B0"/>
    <w:rsid w:val="00163027"/>
    <w:rsid w:val="00163BC8"/>
    <w:rsid w:val="001645DB"/>
    <w:rsid w:val="00166549"/>
    <w:rsid w:val="00166CED"/>
    <w:rsid w:val="00167379"/>
    <w:rsid w:val="001708D9"/>
    <w:rsid w:val="0017165B"/>
    <w:rsid w:val="00171992"/>
    <w:rsid w:val="0017275B"/>
    <w:rsid w:val="00173C4B"/>
    <w:rsid w:val="00174801"/>
    <w:rsid w:val="00174C91"/>
    <w:rsid w:val="00176F5D"/>
    <w:rsid w:val="00177A88"/>
    <w:rsid w:val="0018033B"/>
    <w:rsid w:val="00180AD7"/>
    <w:rsid w:val="0018311C"/>
    <w:rsid w:val="00183EF0"/>
    <w:rsid w:val="00184407"/>
    <w:rsid w:val="00184ABF"/>
    <w:rsid w:val="00185593"/>
    <w:rsid w:val="00185FD2"/>
    <w:rsid w:val="0019212E"/>
    <w:rsid w:val="001932EC"/>
    <w:rsid w:val="0019372B"/>
    <w:rsid w:val="00193FDC"/>
    <w:rsid w:val="00195C25"/>
    <w:rsid w:val="00195D3E"/>
    <w:rsid w:val="0019742F"/>
    <w:rsid w:val="001A0719"/>
    <w:rsid w:val="001A10ED"/>
    <w:rsid w:val="001A1AE4"/>
    <w:rsid w:val="001A1C1F"/>
    <w:rsid w:val="001A3C21"/>
    <w:rsid w:val="001A3FD1"/>
    <w:rsid w:val="001A49B4"/>
    <w:rsid w:val="001A5812"/>
    <w:rsid w:val="001A58F0"/>
    <w:rsid w:val="001A5B82"/>
    <w:rsid w:val="001A5B8F"/>
    <w:rsid w:val="001A5F83"/>
    <w:rsid w:val="001A6A4C"/>
    <w:rsid w:val="001B0213"/>
    <w:rsid w:val="001B061F"/>
    <w:rsid w:val="001B5D3D"/>
    <w:rsid w:val="001B5F21"/>
    <w:rsid w:val="001B7E0B"/>
    <w:rsid w:val="001C2048"/>
    <w:rsid w:val="001C3DA8"/>
    <w:rsid w:val="001C5290"/>
    <w:rsid w:val="001C5318"/>
    <w:rsid w:val="001C5C44"/>
    <w:rsid w:val="001C730A"/>
    <w:rsid w:val="001C7E68"/>
    <w:rsid w:val="001D0DA1"/>
    <w:rsid w:val="001D2ABD"/>
    <w:rsid w:val="001D2ADE"/>
    <w:rsid w:val="001D329A"/>
    <w:rsid w:val="001D3556"/>
    <w:rsid w:val="001D4421"/>
    <w:rsid w:val="001D457C"/>
    <w:rsid w:val="001D4C5A"/>
    <w:rsid w:val="001D5AC5"/>
    <w:rsid w:val="001D5EFF"/>
    <w:rsid w:val="001D5F0B"/>
    <w:rsid w:val="001D6C21"/>
    <w:rsid w:val="001D75C7"/>
    <w:rsid w:val="001D7B0E"/>
    <w:rsid w:val="001E117F"/>
    <w:rsid w:val="001E1C87"/>
    <w:rsid w:val="001E270B"/>
    <w:rsid w:val="001E322E"/>
    <w:rsid w:val="001E5841"/>
    <w:rsid w:val="001E5A89"/>
    <w:rsid w:val="001E6766"/>
    <w:rsid w:val="001E6F0C"/>
    <w:rsid w:val="001E71FD"/>
    <w:rsid w:val="001E73FB"/>
    <w:rsid w:val="001F0467"/>
    <w:rsid w:val="001F06D3"/>
    <w:rsid w:val="001F10DA"/>
    <w:rsid w:val="001F298D"/>
    <w:rsid w:val="001F5024"/>
    <w:rsid w:val="001F589C"/>
    <w:rsid w:val="001F63BA"/>
    <w:rsid w:val="001F78CF"/>
    <w:rsid w:val="002024C3"/>
    <w:rsid w:val="00202D06"/>
    <w:rsid w:val="00202E81"/>
    <w:rsid w:val="00203162"/>
    <w:rsid w:val="002031EC"/>
    <w:rsid w:val="002048B3"/>
    <w:rsid w:val="00207E78"/>
    <w:rsid w:val="00210B21"/>
    <w:rsid w:val="00211C81"/>
    <w:rsid w:val="002126DA"/>
    <w:rsid w:val="00213228"/>
    <w:rsid w:val="00213F97"/>
    <w:rsid w:val="00214A1E"/>
    <w:rsid w:val="00215226"/>
    <w:rsid w:val="002166B3"/>
    <w:rsid w:val="0022011D"/>
    <w:rsid w:val="002213B1"/>
    <w:rsid w:val="00222CDA"/>
    <w:rsid w:val="002239D4"/>
    <w:rsid w:val="00224B12"/>
    <w:rsid w:val="00224C3B"/>
    <w:rsid w:val="00227D1C"/>
    <w:rsid w:val="00227F9C"/>
    <w:rsid w:val="00230038"/>
    <w:rsid w:val="002305AF"/>
    <w:rsid w:val="00230EE3"/>
    <w:rsid w:val="00231041"/>
    <w:rsid w:val="00231323"/>
    <w:rsid w:val="0023144E"/>
    <w:rsid w:val="00231AB5"/>
    <w:rsid w:val="00231F57"/>
    <w:rsid w:val="002329A8"/>
    <w:rsid w:val="00232A8C"/>
    <w:rsid w:val="00234C90"/>
    <w:rsid w:val="00234EFC"/>
    <w:rsid w:val="0023545D"/>
    <w:rsid w:val="00243671"/>
    <w:rsid w:val="00243CD9"/>
    <w:rsid w:val="00245780"/>
    <w:rsid w:val="00245EE4"/>
    <w:rsid w:val="00246805"/>
    <w:rsid w:val="002471EB"/>
    <w:rsid w:val="00250FFF"/>
    <w:rsid w:val="00252615"/>
    <w:rsid w:val="002530B4"/>
    <w:rsid w:val="00253C5E"/>
    <w:rsid w:val="00253D3F"/>
    <w:rsid w:val="002541D3"/>
    <w:rsid w:val="0025451D"/>
    <w:rsid w:val="002564B2"/>
    <w:rsid w:val="00260473"/>
    <w:rsid w:val="00260764"/>
    <w:rsid w:val="002609EC"/>
    <w:rsid w:val="00260B7F"/>
    <w:rsid w:val="00261B25"/>
    <w:rsid w:val="00265894"/>
    <w:rsid w:val="00265CE7"/>
    <w:rsid w:val="002660CC"/>
    <w:rsid w:val="002677A5"/>
    <w:rsid w:val="00271439"/>
    <w:rsid w:val="0027162E"/>
    <w:rsid w:val="00272417"/>
    <w:rsid w:val="00273218"/>
    <w:rsid w:val="00273581"/>
    <w:rsid w:val="002746CE"/>
    <w:rsid w:val="00274814"/>
    <w:rsid w:val="00275974"/>
    <w:rsid w:val="002759B6"/>
    <w:rsid w:val="00275AB6"/>
    <w:rsid w:val="0027649B"/>
    <w:rsid w:val="00276DD6"/>
    <w:rsid w:val="002774D3"/>
    <w:rsid w:val="002806A5"/>
    <w:rsid w:val="00280C79"/>
    <w:rsid w:val="0028187A"/>
    <w:rsid w:val="00282EB2"/>
    <w:rsid w:val="002857D0"/>
    <w:rsid w:val="002866A0"/>
    <w:rsid w:val="0029088E"/>
    <w:rsid w:val="002910B7"/>
    <w:rsid w:val="00292CB6"/>
    <w:rsid w:val="00293B55"/>
    <w:rsid w:val="002948E7"/>
    <w:rsid w:val="00297F13"/>
    <w:rsid w:val="002A03BF"/>
    <w:rsid w:val="002A098D"/>
    <w:rsid w:val="002A0D3B"/>
    <w:rsid w:val="002A148B"/>
    <w:rsid w:val="002A255C"/>
    <w:rsid w:val="002A417B"/>
    <w:rsid w:val="002A419E"/>
    <w:rsid w:val="002A4AC6"/>
    <w:rsid w:val="002A5654"/>
    <w:rsid w:val="002A6484"/>
    <w:rsid w:val="002B1E31"/>
    <w:rsid w:val="002B289C"/>
    <w:rsid w:val="002B4EFB"/>
    <w:rsid w:val="002B68FF"/>
    <w:rsid w:val="002C015B"/>
    <w:rsid w:val="002C2B89"/>
    <w:rsid w:val="002C3CBD"/>
    <w:rsid w:val="002C43D3"/>
    <w:rsid w:val="002C522A"/>
    <w:rsid w:val="002C7FC5"/>
    <w:rsid w:val="002D0710"/>
    <w:rsid w:val="002D3FA8"/>
    <w:rsid w:val="002D5B02"/>
    <w:rsid w:val="002D5FE0"/>
    <w:rsid w:val="002D67E3"/>
    <w:rsid w:val="002D79FB"/>
    <w:rsid w:val="002D7F94"/>
    <w:rsid w:val="002E0032"/>
    <w:rsid w:val="002E030F"/>
    <w:rsid w:val="002E15C8"/>
    <w:rsid w:val="002E17EC"/>
    <w:rsid w:val="002E1BE0"/>
    <w:rsid w:val="002E253E"/>
    <w:rsid w:val="002E3FE9"/>
    <w:rsid w:val="002E4DF4"/>
    <w:rsid w:val="002E5482"/>
    <w:rsid w:val="002E5A60"/>
    <w:rsid w:val="002E5DA2"/>
    <w:rsid w:val="002E612D"/>
    <w:rsid w:val="002E6BF8"/>
    <w:rsid w:val="002E70C7"/>
    <w:rsid w:val="002F0DBA"/>
    <w:rsid w:val="002F166E"/>
    <w:rsid w:val="002F429F"/>
    <w:rsid w:val="002F5AEA"/>
    <w:rsid w:val="002F6329"/>
    <w:rsid w:val="002F67FE"/>
    <w:rsid w:val="00300FE8"/>
    <w:rsid w:val="00302233"/>
    <w:rsid w:val="00302949"/>
    <w:rsid w:val="00302FA5"/>
    <w:rsid w:val="0030391A"/>
    <w:rsid w:val="00307056"/>
    <w:rsid w:val="00311266"/>
    <w:rsid w:val="00311BA5"/>
    <w:rsid w:val="003123BB"/>
    <w:rsid w:val="00316D64"/>
    <w:rsid w:val="00321040"/>
    <w:rsid w:val="00322C39"/>
    <w:rsid w:val="00323346"/>
    <w:rsid w:val="003240F3"/>
    <w:rsid w:val="0032533A"/>
    <w:rsid w:val="00326324"/>
    <w:rsid w:val="003277B5"/>
    <w:rsid w:val="00331188"/>
    <w:rsid w:val="003317D8"/>
    <w:rsid w:val="00332994"/>
    <w:rsid w:val="00332C9D"/>
    <w:rsid w:val="0033333E"/>
    <w:rsid w:val="003344B1"/>
    <w:rsid w:val="00334FA3"/>
    <w:rsid w:val="003357A1"/>
    <w:rsid w:val="00337327"/>
    <w:rsid w:val="00337A60"/>
    <w:rsid w:val="003403FD"/>
    <w:rsid w:val="003415C1"/>
    <w:rsid w:val="00341BE0"/>
    <w:rsid w:val="00344C76"/>
    <w:rsid w:val="00345CAC"/>
    <w:rsid w:val="00346859"/>
    <w:rsid w:val="00350897"/>
    <w:rsid w:val="00351693"/>
    <w:rsid w:val="00351C92"/>
    <w:rsid w:val="00353197"/>
    <w:rsid w:val="00353D95"/>
    <w:rsid w:val="00353DC1"/>
    <w:rsid w:val="00353EDA"/>
    <w:rsid w:val="003551B7"/>
    <w:rsid w:val="00355A31"/>
    <w:rsid w:val="003565F1"/>
    <w:rsid w:val="00356A0E"/>
    <w:rsid w:val="00357264"/>
    <w:rsid w:val="00364911"/>
    <w:rsid w:val="00365376"/>
    <w:rsid w:val="0036553E"/>
    <w:rsid w:val="0036628A"/>
    <w:rsid w:val="003673C8"/>
    <w:rsid w:val="00370D6E"/>
    <w:rsid w:val="0037118F"/>
    <w:rsid w:val="0037145D"/>
    <w:rsid w:val="0037182B"/>
    <w:rsid w:val="00372817"/>
    <w:rsid w:val="00373319"/>
    <w:rsid w:val="00374398"/>
    <w:rsid w:val="00375DB6"/>
    <w:rsid w:val="0037751A"/>
    <w:rsid w:val="0038052F"/>
    <w:rsid w:val="003816F3"/>
    <w:rsid w:val="003844E4"/>
    <w:rsid w:val="0038560B"/>
    <w:rsid w:val="00386899"/>
    <w:rsid w:val="00387E5A"/>
    <w:rsid w:val="003901AB"/>
    <w:rsid w:val="00391125"/>
    <w:rsid w:val="0039245F"/>
    <w:rsid w:val="00393787"/>
    <w:rsid w:val="00393AF9"/>
    <w:rsid w:val="00393D1D"/>
    <w:rsid w:val="00394025"/>
    <w:rsid w:val="003943AC"/>
    <w:rsid w:val="00397BA1"/>
    <w:rsid w:val="003A005E"/>
    <w:rsid w:val="003A016A"/>
    <w:rsid w:val="003A045D"/>
    <w:rsid w:val="003A0CF9"/>
    <w:rsid w:val="003A1A31"/>
    <w:rsid w:val="003A366C"/>
    <w:rsid w:val="003A37B4"/>
    <w:rsid w:val="003A677E"/>
    <w:rsid w:val="003A6C7A"/>
    <w:rsid w:val="003A6FBB"/>
    <w:rsid w:val="003B000B"/>
    <w:rsid w:val="003B13E1"/>
    <w:rsid w:val="003B2887"/>
    <w:rsid w:val="003B2C65"/>
    <w:rsid w:val="003B3097"/>
    <w:rsid w:val="003B488E"/>
    <w:rsid w:val="003B599F"/>
    <w:rsid w:val="003B5B51"/>
    <w:rsid w:val="003B6A0D"/>
    <w:rsid w:val="003B6DF1"/>
    <w:rsid w:val="003B6F46"/>
    <w:rsid w:val="003B76EC"/>
    <w:rsid w:val="003C1EBE"/>
    <w:rsid w:val="003C2231"/>
    <w:rsid w:val="003C28BF"/>
    <w:rsid w:val="003C446D"/>
    <w:rsid w:val="003C64C2"/>
    <w:rsid w:val="003D066C"/>
    <w:rsid w:val="003D0DAE"/>
    <w:rsid w:val="003D2180"/>
    <w:rsid w:val="003D32D8"/>
    <w:rsid w:val="003D338D"/>
    <w:rsid w:val="003D48E4"/>
    <w:rsid w:val="003D51BB"/>
    <w:rsid w:val="003D5246"/>
    <w:rsid w:val="003D5C67"/>
    <w:rsid w:val="003D642F"/>
    <w:rsid w:val="003D7DAF"/>
    <w:rsid w:val="003E220D"/>
    <w:rsid w:val="003E3B66"/>
    <w:rsid w:val="003E4EEF"/>
    <w:rsid w:val="003E5FD4"/>
    <w:rsid w:val="003E5FD5"/>
    <w:rsid w:val="003E5FFF"/>
    <w:rsid w:val="003E6BC0"/>
    <w:rsid w:val="003F0163"/>
    <w:rsid w:val="003F0448"/>
    <w:rsid w:val="003F0F23"/>
    <w:rsid w:val="003F1A5A"/>
    <w:rsid w:val="003F5AC9"/>
    <w:rsid w:val="004001D1"/>
    <w:rsid w:val="0040156D"/>
    <w:rsid w:val="00402A80"/>
    <w:rsid w:val="00403B61"/>
    <w:rsid w:val="00403E32"/>
    <w:rsid w:val="00404034"/>
    <w:rsid w:val="004056AF"/>
    <w:rsid w:val="00406EC5"/>
    <w:rsid w:val="00414E9F"/>
    <w:rsid w:val="00415355"/>
    <w:rsid w:val="004162EB"/>
    <w:rsid w:val="00416497"/>
    <w:rsid w:val="00416977"/>
    <w:rsid w:val="0041773F"/>
    <w:rsid w:val="00421C9B"/>
    <w:rsid w:val="0042318B"/>
    <w:rsid w:val="0042369D"/>
    <w:rsid w:val="0042383F"/>
    <w:rsid w:val="00424879"/>
    <w:rsid w:val="00424A7D"/>
    <w:rsid w:val="0042510F"/>
    <w:rsid w:val="00426463"/>
    <w:rsid w:val="0042670F"/>
    <w:rsid w:val="00427317"/>
    <w:rsid w:val="00427DD6"/>
    <w:rsid w:val="0043028A"/>
    <w:rsid w:val="004309F4"/>
    <w:rsid w:val="00431FB5"/>
    <w:rsid w:val="0043265B"/>
    <w:rsid w:val="00432961"/>
    <w:rsid w:val="00432BAF"/>
    <w:rsid w:val="00432D33"/>
    <w:rsid w:val="00433493"/>
    <w:rsid w:val="0043446C"/>
    <w:rsid w:val="00434B22"/>
    <w:rsid w:val="00434F18"/>
    <w:rsid w:val="00436275"/>
    <w:rsid w:val="00437DCE"/>
    <w:rsid w:val="00440639"/>
    <w:rsid w:val="00441B7C"/>
    <w:rsid w:val="00442A19"/>
    <w:rsid w:val="00442CA9"/>
    <w:rsid w:val="00442FE9"/>
    <w:rsid w:val="0044358C"/>
    <w:rsid w:val="00443A0A"/>
    <w:rsid w:val="0044633E"/>
    <w:rsid w:val="00447499"/>
    <w:rsid w:val="00447977"/>
    <w:rsid w:val="0045072A"/>
    <w:rsid w:val="004538C5"/>
    <w:rsid w:val="0045519D"/>
    <w:rsid w:val="0045663D"/>
    <w:rsid w:val="004601C7"/>
    <w:rsid w:val="004612BB"/>
    <w:rsid w:val="00461732"/>
    <w:rsid w:val="004636DF"/>
    <w:rsid w:val="00464519"/>
    <w:rsid w:val="004646F8"/>
    <w:rsid w:val="0046565D"/>
    <w:rsid w:val="00467BEE"/>
    <w:rsid w:val="00471805"/>
    <w:rsid w:val="00472BE2"/>
    <w:rsid w:val="00472F78"/>
    <w:rsid w:val="00473FC8"/>
    <w:rsid w:val="00474B0D"/>
    <w:rsid w:val="004753A4"/>
    <w:rsid w:val="00475D2B"/>
    <w:rsid w:val="00476D49"/>
    <w:rsid w:val="0048023C"/>
    <w:rsid w:val="00480FB6"/>
    <w:rsid w:val="00481172"/>
    <w:rsid w:val="00481B6F"/>
    <w:rsid w:val="004820C3"/>
    <w:rsid w:val="004839FF"/>
    <w:rsid w:val="00483D19"/>
    <w:rsid w:val="00484E9F"/>
    <w:rsid w:val="00485828"/>
    <w:rsid w:val="0048585B"/>
    <w:rsid w:val="004878C1"/>
    <w:rsid w:val="00487DBE"/>
    <w:rsid w:val="00490029"/>
    <w:rsid w:val="00490F5E"/>
    <w:rsid w:val="00491496"/>
    <w:rsid w:val="004916DA"/>
    <w:rsid w:val="00492414"/>
    <w:rsid w:val="004925DC"/>
    <w:rsid w:val="00492C42"/>
    <w:rsid w:val="00492D0E"/>
    <w:rsid w:val="00492F03"/>
    <w:rsid w:val="00494E2F"/>
    <w:rsid w:val="004952A7"/>
    <w:rsid w:val="004954CB"/>
    <w:rsid w:val="0049614D"/>
    <w:rsid w:val="0049642C"/>
    <w:rsid w:val="004A2D25"/>
    <w:rsid w:val="004A37F0"/>
    <w:rsid w:val="004A3CE7"/>
    <w:rsid w:val="004A4AAD"/>
    <w:rsid w:val="004A4B02"/>
    <w:rsid w:val="004A594E"/>
    <w:rsid w:val="004B16DD"/>
    <w:rsid w:val="004B262C"/>
    <w:rsid w:val="004B3158"/>
    <w:rsid w:val="004B3CC2"/>
    <w:rsid w:val="004B4032"/>
    <w:rsid w:val="004B40B0"/>
    <w:rsid w:val="004B4308"/>
    <w:rsid w:val="004B4F15"/>
    <w:rsid w:val="004B6751"/>
    <w:rsid w:val="004B6D74"/>
    <w:rsid w:val="004B7778"/>
    <w:rsid w:val="004B7F47"/>
    <w:rsid w:val="004B7F99"/>
    <w:rsid w:val="004C0A65"/>
    <w:rsid w:val="004C1166"/>
    <w:rsid w:val="004C2C66"/>
    <w:rsid w:val="004C4660"/>
    <w:rsid w:val="004C5BDF"/>
    <w:rsid w:val="004C7113"/>
    <w:rsid w:val="004D13E8"/>
    <w:rsid w:val="004D14F1"/>
    <w:rsid w:val="004D19E5"/>
    <w:rsid w:val="004D29AC"/>
    <w:rsid w:val="004D459A"/>
    <w:rsid w:val="004D52FB"/>
    <w:rsid w:val="004D658E"/>
    <w:rsid w:val="004D7A53"/>
    <w:rsid w:val="004E0685"/>
    <w:rsid w:val="004E0947"/>
    <w:rsid w:val="004E1131"/>
    <w:rsid w:val="004E12DC"/>
    <w:rsid w:val="004E15E0"/>
    <w:rsid w:val="004E17DD"/>
    <w:rsid w:val="004E189F"/>
    <w:rsid w:val="004E1AFD"/>
    <w:rsid w:val="004E265E"/>
    <w:rsid w:val="004E325E"/>
    <w:rsid w:val="004E37FD"/>
    <w:rsid w:val="004E3D98"/>
    <w:rsid w:val="004E5A80"/>
    <w:rsid w:val="004E7306"/>
    <w:rsid w:val="004F142F"/>
    <w:rsid w:val="004F1C48"/>
    <w:rsid w:val="004F3FB0"/>
    <w:rsid w:val="004F4519"/>
    <w:rsid w:val="004F4660"/>
    <w:rsid w:val="004F51C3"/>
    <w:rsid w:val="004F550C"/>
    <w:rsid w:val="004F5A1C"/>
    <w:rsid w:val="004F63C7"/>
    <w:rsid w:val="004F6DA6"/>
    <w:rsid w:val="0050251E"/>
    <w:rsid w:val="00502EAE"/>
    <w:rsid w:val="005053E2"/>
    <w:rsid w:val="0050653B"/>
    <w:rsid w:val="0050703E"/>
    <w:rsid w:val="005071A1"/>
    <w:rsid w:val="00507D34"/>
    <w:rsid w:val="00511F24"/>
    <w:rsid w:val="005123B3"/>
    <w:rsid w:val="0051268C"/>
    <w:rsid w:val="005128D9"/>
    <w:rsid w:val="00514737"/>
    <w:rsid w:val="00516168"/>
    <w:rsid w:val="00516E30"/>
    <w:rsid w:val="00517187"/>
    <w:rsid w:val="00517CA2"/>
    <w:rsid w:val="005211AE"/>
    <w:rsid w:val="0052143A"/>
    <w:rsid w:val="005231A9"/>
    <w:rsid w:val="005232DF"/>
    <w:rsid w:val="00524441"/>
    <w:rsid w:val="00527EA4"/>
    <w:rsid w:val="00531313"/>
    <w:rsid w:val="005319E6"/>
    <w:rsid w:val="00531D27"/>
    <w:rsid w:val="00531DA5"/>
    <w:rsid w:val="00532C88"/>
    <w:rsid w:val="00533D48"/>
    <w:rsid w:val="00534851"/>
    <w:rsid w:val="00536A5F"/>
    <w:rsid w:val="00541C61"/>
    <w:rsid w:val="00542756"/>
    <w:rsid w:val="0054383A"/>
    <w:rsid w:val="00543FB5"/>
    <w:rsid w:val="00546DF6"/>
    <w:rsid w:val="0054710D"/>
    <w:rsid w:val="00553248"/>
    <w:rsid w:val="0055370C"/>
    <w:rsid w:val="00554E69"/>
    <w:rsid w:val="0055558B"/>
    <w:rsid w:val="00560A0D"/>
    <w:rsid w:val="00561B32"/>
    <w:rsid w:val="00561BF1"/>
    <w:rsid w:val="005646DA"/>
    <w:rsid w:val="00565356"/>
    <w:rsid w:val="0056553A"/>
    <w:rsid w:val="0056588D"/>
    <w:rsid w:val="00565A35"/>
    <w:rsid w:val="005663E5"/>
    <w:rsid w:val="00566963"/>
    <w:rsid w:val="00566A0B"/>
    <w:rsid w:val="00567431"/>
    <w:rsid w:val="005710AC"/>
    <w:rsid w:val="00574A2B"/>
    <w:rsid w:val="0057537B"/>
    <w:rsid w:val="00577312"/>
    <w:rsid w:val="005775F8"/>
    <w:rsid w:val="00577628"/>
    <w:rsid w:val="005809CA"/>
    <w:rsid w:val="0058144B"/>
    <w:rsid w:val="005827F2"/>
    <w:rsid w:val="005835EF"/>
    <w:rsid w:val="00583F36"/>
    <w:rsid w:val="0058477E"/>
    <w:rsid w:val="005933E6"/>
    <w:rsid w:val="00593B74"/>
    <w:rsid w:val="00593F2A"/>
    <w:rsid w:val="00594C9D"/>
    <w:rsid w:val="0059577C"/>
    <w:rsid w:val="00596FBE"/>
    <w:rsid w:val="00597D54"/>
    <w:rsid w:val="005A2127"/>
    <w:rsid w:val="005A245C"/>
    <w:rsid w:val="005A2E8D"/>
    <w:rsid w:val="005A5C83"/>
    <w:rsid w:val="005A6C89"/>
    <w:rsid w:val="005A6D2B"/>
    <w:rsid w:val="005A7838"/>
    <w:rsid w:val="005A7ADA"/>
    <w:rsid w:val="005B18F8"/>
    <w:rsid w:val="005B19E6"/>
    <w:rsid w:val="005B27F5"/>
    <w:rsid w:val="005B35B8"/>
    <w:rsid w:val="005B3DF9"/>
    <w:rsid w:val="005B7B7F"/>
    <w:rsid w:val="005B7CA7"/>
    <w:rsid w:val="005C16E0"/>
    <w:rsid w:val="005C1C4A"/>
    <w:rsid w:val="005C3293"/>
    <w:rsid w:val="005C33D6"/>
    <w:rsid w:val="005C489B"/>
    <w:rsid w:val="005C70A7"/>
    <w:rsid w:val="005D014A"/>
    <w:rsid w:val="005D06B6"/>
    <w:rsid w:val="005D0940"/>
    <w:rsid w:val="005D10B7"/>
    <w:rsid w:val="005D1914"/>
    <w:rsid w:val="005D2116"/>
    <w:rsid w:val="005D280A"/>
    <w:rsid w:val="005D324C"/>
    <w:rsid w:val="005D5176"/>
    <w:rsid w:val="005E1B2A"/>
    <w:rsid w:val="005E1DB1"/>
    <w:rsid w:val="005E2761"/>
    <w:rsid w:val="005E3F62"/>
    <w:rsid w:val="005E43E3"/>
    <w:rsid w:val="005E5164"/>
    <w:rsid w:val="005E516E"/>
    <w:rsid w:val="005E5F5A"/>
    <w:rsid w:val="005E6071"/>
    <w:rsid w:val="005E6EAB"/>
    <w:rsid w:val="005E73BE"/>
    <w:rsid w:val="005E7413"/>
    <w:rsid w:val="005F10A0"/>
    <w:rsid w:val="005F4CA6"/>
    <w:rsid w:val="005F4FC4"/>
    <w:rsid w:val="005F5B91"/>
    <w:rsid w:val="005F5DE3"/>
    <w:rsid w:val="005F6831"/>
    <w:rsid w:val="005F6E73"/>
    <w:rsid w:val="006019A9"/>
    <w:rsid w:val="0060237F"/>
    <w:rsid w:val="00602A91"/>
    <w:rsid w:val="00604916"/>
    <w:rsid w:val="00605B9D"/>
    <w:rsid w:val="0060604F"/>
    <w:rsid w:val="00606B35"/>
    <w:rsid w:val="00606F55"/>
    <w:rsid w:val="006078D0"/>
    <w:rsid w:val="00607BC4"/>
    <w:rsid w:val="00607F78"/>
    <w:rsid w:val="0061027A"/>
    <w:rsid w:val="0061086C"/>
    <w:rsid w:val="00610C68"/>
    <w:rsid w:val="006112E8"/>
    <w:rsid w:val="0061141D"/>
    <w:rsid w:val="00612DDD"/>
    <w:rsid w:val="00613665"/>
    <w:rsid w:val="00613C99"/>
    <w:rsid w:val="006154CD"/>
    <w:rsid w:val="006156A0"/>
    <w:rsid w:val="006156FD"/>
    <w:rsid w:val="00616602"/>
    <w:rsid w:val="00620C0B"/>
    <w:rsid w:val="00620EA0"/>
    <w:rsid w:val="00621B13"/>
    <w:rsid w:val="006222C8"/>
    <w:rsid w:val="00623801"/>
    <w:rsid w:val="00626097"/>
    <w:rsid w:val="006275AE"/>
    <w:rsid w:val="00627BFB"/>
    <w:rsid w:val="00632611"/>
    <w:rsid w:val="00633B40"/>
    <w:rsid w:val="006349A6"/>
    <w:rsid w:val="006361D5"/>
    <w:rsid w:val="0063632C"/>
    <w:rsid w:val="006365AC"/>
    <w:rsid w:val="006371C3"/>
    <w:rsid w:val="00637768"/>
    <w:rsid w:val="00637AA6"/>
    <w:rsid w:val="006431D5"/>
    <w:rsid w:val="00644AAB"/>
    <w:rsid w:val="006456D7"/>
    <w:rsid w:val="00645CBB"/>
    <w:rsid w:val="0064649D"/>
    <w:rsid w:val="0064672F"/>
    <w:rsid w:val="00647434"/>
    <w:rsid w:val="00647A02"/>
    <w:rsid w:val="00647E38"/>
    <w:rsid w:val="006509BC"/>
    <w:rsid w:val="00650DBC"/>
    <w:rsid w:val="006519F6"/>
    <w:rsid w:val="006556C8"/>
    <w:rsid w:val="00655B10"/>
    <w:rsid w:val="00657A34"/>
    <w:rsid w:val="00657A44"/>
    <w:rsid w:val="00660171"/>
    <w:rsid w:val="00660B65"/>
    <w:rsid w:val="00662764"/>
    <w:rsid w:val="00663890"/>
    <w:rsid w:val="006638F2"/>
    <w:rsid w:val="00663FC7"/>
    <w:rsid w:val="00665868"/>
    <w:rsid w:val="00665CC1"/>
    <w:rsid w:val="006675CF"/>
    <w:rsid w:val="00670507"/>
    <w:rsid w:val="0067142A"/>
    <w:rsid w:val="00671D2D"/>
    <w:rsid w:val="00672D6D"/>
    <w:rsid w:val="00672E04"/>
    <w:rsid w:val="006734E0"/>
    <w:rsid w:val="006745D0"/>
    <w:rsid w:val="006747DA"/>
    <w:rsid w:val="0067596F"/>
    <w:rsid w:val="006764EC"/>
    <w:rsid w:val="00680026"/>
    <w:rsid w:val="006808BB"/>
    <w:rsid w:val="00680F04"/>
    <w:rsid w:val="00681AC4"/>
    <w:rsid w:val="006821F4"/>
    <w:rsid w:val="00683DA1"/>
    <w:rsid w:val="006843D7"/>
    <w:rsid w:val="00685B15"/>
    <w:rsid w:val="0069084B"/>
    <w:rsid w:val="00693AB9"/>
    <w:rsid w:val="00693E34"/>
    <w:rsid w:val="00694123"/>
    <w:rsid w:val="00695A70"/>
    <w:rsid w:val="00695CEF"/>
    <w:rsid w:val="006A0805"/>
    <w:rsid w:val="006A197E"/>
    <w:rsid w:val="006A4F89"/>
    <w:rsid w:val="006A62B5"/>
    <w:rsid w:val="006A6C36"/>
    <w:rsid w:val="006A6FA9"/>
    <w:rsid w:val="006B0A74"/>
    <w:rsid w:val="006B0BA5"/>
    <w:rsid w:val="006B2F7D"/>
    <w:rsid w:val="006B3CFE"/>
    <w:rsid w:val="006B4661"/>
    <w:rsid w:val="006B4CA9"/>
    <w:rsid w:val="006B4F94"/>
    <w:rsid w:val="006B7EE2"/>
    <w:rsid w:val="006C1DE6"/>
    <w:rsid w:val="006C31E8"/>
    <w:rsid w:val="006C3BAF"/>
    <w:rsid w:val="006C4D38"/>
    <w:rsid w:val="006C55CC"/>
    <w:rsid w:val="006C6AFC"/>
    <w:rsid w:val="006C6CA1"/>
    <w:rsid w:val="006C6E2B"/>
    <w:rsid w:val="006C76AC"/>
    <w:rsid w:val="006C7BEF"/>
    <w:rsid w:val="006C7E87"/>
    <w:rsid w:val="006D025C"/>
    <w:rsid w:val="006D2C5A"/>
    <w:rsid w:val="006D50FD"/>
    <w:rsid w:val="006D648D"/>
    <w:rsid w:val="006D64E4"/>
    <w:rsid w:val="006D6AAC"/>
    <w:rsid w:val="006D6C87"/>
    <w:rsid w:val="006D7226"/>
    <w:rsid w:val="006E0A5C"/>
    <w:rsid w:val="006E1556"/>
    <w:rsid w:val="006E3923"/>
    <w:rsid w:val="006E5D7B"/>
    <w:rsid w:val="006E67BC"/>
    <w:rsid w:val="006E75CD"/>
    <w:rsid w:val="006E7C28"/>
    <w:rsid w:val="006F0CED"/>
    <w:rsid w:val="006F183A"/>
    <w:rsid w:val="006F1886"/>
    <w:rsid w:val="006F2E1E"/>
    <w:rsid w:val="006F30C9"/>
    <w:rsid w:val="006F4146"/>
    <w:rsid w:val="006F7DCA"/>
    <w:rsid w:val="00700A7F"/>
    <w:rsid w:val="007014EE"/>
    <w:rsid w:val="0070173E"/>
    <w:rsid w:val="00702453"/>
    <w:rsid w:val="00703C1A"/>
    <w:rsid w:val="00704278"/>
    <w:rsid w:val="007048B8"/>
    <w:rsid w:val="00706FF0"/>
    <w:rsid w:val="00707083"/>
    <w:rsid w:val="007107CE"/>
    <w:rsid w:val="00712036"/>
    <w:rsid w:val="0071261D"/>
    <w:rsid w:val="0071370F"/>
    <w:rsid w:val="00713A7E"/>
    <w:rsid w:val="0071556D"/>
    <w:rsid w:val="007157FD"/>
    <w:rsid w:val="00715E48"/>
    <w:rsid w:val="00720B58"/>
    <w:rsid w:val="00721A9F"/>
    <w:rsid w:val="00724F28"/>
    <w:rsid w:val="0072630F"/>
    <w:rsid w:val="00726628"/>
    <w:rsid w:val="007304BD"/>
    <w:rsid w:val="0073165D"/>
    <w:rsid w:val="0073200B"/>
    <w:rsid w:val="00732106"/>
    <w:rsid w:val="0073277B"/>
    <w:rsid w:val="007342E5"/>
    <w:rsid w:val="007349F0"/>
    <w:rsid w:val="00734D83"/>
    <w:rsid w:val="007351E2"/>
    <w:rsid w:val="00735EA0"/>
    <w:rsid w:val="00736A4D"/>
    <w:rsid w:val="00737986"/>
    <w:rsid w:val="00740C0E"/>
    <w:rsid w:val="00741165"/>
    <w:rsid w:val="0074244D"/>
    <w:rsid w:val="0074423D"/>
    <w:rsid w:val="007454B9"/>
    <w:rsid w:val="00745543"/>
    <w:rsid w:val="0074588C"/>
    <w:rsid w:val="00745EEA"/>
    <w:rsid w:val="00747657"/>
    <w:rsid w:val="00750FCA"/>
    <w:rsid w:val="00751C59"/>
    <w:rsid w:val="00751FAC"/>
    <w:rsid w:val="00751FE1"/>
    <w:rsid w:val="007521ED"/>
    <w:rsid w:val="00752680"/>
    <w:rsid w:val="00752FA4"/>
    <w:rsid w:val="00753477"/>
    <w:rsid w:val="007539EC"/>
    <w:rsid w:val="00753CB1"/>
    <w:rsid w:val="00753D32"/>
    <w:rsid w:val="007562C6"/>
    <w:rsid w:val="007570A0"/>
    <w:rsid w:val="007577B0"/>
    <w:rsid w:val="00757AE9"/>
    <w:rsid w:val="007609B4"/>
    <w:rsid w:val="007617F6"/>
    <w:rsid w:val="007620BD"/>
    <w:rsid w:val="0076600E"/>
    <w:rsid w:val="007661B3"/>
    <w:rsid w:val="007708AC"/>
    <w:rsid w:val="0077165C"/>
    <w:rsid w:val="007720BB"/>
    <w:rsid w:val="00772262"/>
    <w:rsid w:val="007736A1"/>
    <w:rsid w:val="00774BBD"/>
    <w:rsid w:val="00775499"/>
    <w:rsid w:val="007767BF"/>
    <w:rsid w:val="0077767C"/>
    <w:rsid w:val="0077785F"/>
    <w:rsid w:val="00780ED8"/>
    <w:rsid w:val="007814BC"/>
    <w:rsid w:val="00782A6E"/>
    <w:rsid w:val="00784F9F"/>
    <w:rsid w:val="0078551C"/>
    <w:rsid w:val="00785837"/>
    <w:rsid w:val="00785F2F"/>
    <w:rsid w:val="0079216B"/>
    <w:rsid w:val="00792FC4"/>
    <w:rsid w:val="00794AC0"/>
    <w:rsid w:val="00795774"/>
    <w:rsid w:val="0079597D"/>
    <w:rsid w:val="00796D8D"/>
    <w:rsid w:val="0079785F"/>
    <w:rsid w:val="00797FF3"/>
    <w:rsid w:val="007A1399"/>
    <w:rsid w:val="007A2ECB"/>
    <w:rsid w:val="007A629B"/>
    <w:rsid w:val="007A6C47"/>
    <w:rsid w:val="007A7761"/>
    <w:rsid w:val="007B0B3F"/>
    <w:rsid w:val="007B0C7C"/>
    <w:rsid w:val="007B22EA"/>
    <w:rsid w:val="007B24A3"/>
    <w:rsid w:val="007B552C"/>
    <w:rsid w:val="007B7A0B"/>
    <w:rsid w:val="007C0DE3"/>
    <w:rsid w:val="007C1268"/>
    <w:rsid w:val="007C15CD"/>
    <w:rsid w:val="007C31DA"/>
    <w:rsid w:val="007C4CDA"/>
    <w:rsid w:val="007C52EA"/>
    <w:rsid w:val="007C556C"/>
    <w:rsid w:val="007C561B"/>
    <w:rsid w:val="007C5994"/>
    <w:rsid w:val="007C5C94"/>
    <w:rsid w:val="007D2314"/>
    <w:rsid w:val="007D25D4"/>
    <w:rsid w:val="007D2D79"/>
    <w:rsid w:val="007D371E"/>
    <w:rsid w:val="007D55E1"/>
    <w:rsid w:val="007D6A4C"/>
    <w:rsid w:val="007E14CC"/>
    <w:rsid w:val="007E1DE8"/>
    <w:rsid w:val="007E2185"/>
    <w:rsid w:val="007E2257"/>
    <w:rsid w:val="007E237E"/>
    <w:rsid w:val="007E2D7C"/>
    <w:rsid w:val="007E2E9E"/>
    <w:rsid w:val="007F00D4"/>
    <w:rsid w:val="007F2E9A"/>
    <w:rsid w:val="007F2EE3"/>
    <w:rsid w:val="007F41AE"/>
    <w:rsid w:val="007F4521"/>
    <w:rsid w:val="007F5EC2"/>
    <w:rsid w:val="00803161"/>
    <w:rsid w:val="0080395B"/>
    <w:rsid w:val="008041B9"/>
    <w:rsid w:val="00805D46"/>
    <w:rsid w:val="00805D9B"/>
    <w:rsid w:val="00805DA0"/>
    <w:rsid w:val="00807171"/>
    <w:rsid w:val="008105EB"/>
    <w:rsid w:val="008109B2"/>
    <w:rsid w:val="008109D5"/>
    <w:rsid w:val="0081117A"/>
    <w:rsid w:val="00811DC8"/>
    <w:rsid w:val="00812640"/>
    <w:rsid w:val="00812A28"/>
    <w:rsid w:val="0081412F"/>
    <w:rsid w:val="00814983"/>
    <w:rsid w:val="008157A1"/>
    <w:rsid w:val="00815BBC"/>
    <w:rsid w:val="00815EB2"/>
    <w:rsid w:val="00816D6D"/>
    <w:rsid w:val="00817363"/>
    <w:rsid w:val="00821D97"/>
    <w:rsid w:val="00822E80"/>
    <w:rsid w:val="0082357A"/>
    <w:rsid w:val="00823AB7"/>
    <w:rsid w:val="00824449"/>
    <w:rsid w:val="00824814"/>
    <w:rsid w:val="00824B33"/>
    <w:rsid w:val="00824DA5"/>
    <w:rsid w:val="0082531A"/>
    <w:rsid w:val="00826A2A"/>
    <w:rsid w:val="00826B9D"/>
    <w:rsid w:val="00827A06"/>
    <w:rsid w:val="00827B99"/>
    <w:rsid w:val="008344B0"/>
    <w:rsid w:val="00834E6B"/>
    <w:rsid w:val="0083587A"/>
    <w:rsid w:val="00835A12"/>
    <w:rsid w:val="008364ED"/>
    <w:rsid w:val="00836542"/>
    <w:rsid w:val="00837C02"/>
    <w:rsid w:val="00837ED6"/>
    <w:rsid w:val="00841420"/>
    <w:rsid w:val="008417D7"/>
    <w:rsid w:val="00842622"/>
    <w:rsid w:val="00842729"/>
    <w:rsid w:val="00844D1B"/>
    <w:rsid w:val="0084544E"/>
    <w:rsid w:val="008462C6"/>
    <w:rsid w:val="00846C4A"/>
    <w:rsid w:val="00853750"/>
    <w:rsid w:val="00853C0C"/>
    <w:rsid w:val="008554E1"/>
    <w:rsid w:val="00855915"/>
    <w:rsid w:val="00856C43"/>
    <w:rsid w:val="00860979"/>
    <w:rsid w:val="00861E03"/>
    <w:rsid w:val="008630E0"/>
    <w:rsid w:val="00863C06"/>
    <w:rsid w:val="00864E83"/>
    <w:rsid w:val="00866A8D"/>
    <w:rsid w:val="00866BE9"/>
    <w:rsid w:val="00873B75"/>
    <w:rsid w:val="00874107"/>
    <w:rsid w:val="008759CC"/>
    <w:rsid w:val="0087746B"/>
    <w:rsid w:val="00880232"/>
    <w:rsid w:val="008803A2"/>
    <w:rsid w:val="00880B27"/>
    <w:rsid w:val="00883E60"/>
    <w:rsid w:val="00884861"/>
    <w:rsid w:val="00884BB2"/>
    <w:rsid w:val="00885F08"/>
    <w:rsid w:val="0088616E"/>
    <w:rsid w:val="00887B96"/>
    <w:rsid w:val="008908C9"/>
    <w:rsid w:val="00891A43"/>
    <w:rsid w:val="00892D12"/>
    <w:rsid w:val="00893FB6"/>
    <w:rsid w:val="00897783"/>
    <w:rsid w:val="00897D1F"/>
    <w:rsid w:val="008A1217"/>
    <w:rsid w:val="008A1C17"/>
    <w:rsid w:val="008A26CA"/>
    <w:rsid w:val="008A2DCA"/>
    <w:rsid w:val="008A2E37"/>
    <w:rsid w:val="008A3B83"/>
    <w:rsid w:val="008A3DD3"/>
    <w:rsid w:val="008A4BBD"/>
    <w:rsid w:val="008A660C"/>
    <w:rsid w:val="008B1335"/>
    <w:rsid w:val="008B2388"/>
    <w:rsid w:val="008B405D"/>
    <w:rsid w:val="008B4850"/>
    <w:rsid w:val="008B4A97"/>
    <w:rsid w:val="008B588D"/>
    <w:rsid w:val="008B5A47"/>
    <w:rsid w:val="008C0C0A"/>
    <w:rsid w:val="008C2274"/>
    <w:rsid w:val="008C2A64"/>
    <w:rsid w:val="008C46BA"/>
    <w:rsid w:val="008C57C0"/>
    <w:rsid w:val="008C65DF"/>
    <w:rsid w:val="008C69B2"/>
    <w:rsid w:val="008D10F2"/>
    <w:rsid w:val="008D2001"/>
    <w:rsid w:val="008D29AA"/>
    <w:rsid w:val="008D2D27"/>
    <w:rsid w:val="008D69DA"/>
    <w:rsid w:val="008D7846"/>
    <w:rsid w:val="008E145D"/>
    <w:rsid w:val="008E18A0"/>
    <w:rsid w:val="008E2E9B"/>
    <w:rsid w:val="008E334B"/>
    <w:rsid w:val="008E3C0E"/>
    <w:rsid w:val="008E4D70"/>
    <w:rsid w:val="008E5CA1"/>
    <w:rsid w:val="008E6CA7"/>
    <w:rsid w:val="008E75EB"/>
    <w:rsid w:val="008E7836"/>
    <w:rsid w:val="008E7A4C"/>
    <w:rsid w:val="008F2429"/>
    <w:rsid w:val="008F34DE"/>
    <w:rsid w:val="008F4355"/>
    <w:rsid w:val="008F4ED7"/>
    <w:rsid w:val="008F59A3"/>
    <w:rsid w:val="008F79D1"/>
    <w:rsid w:val="008F7ACD"/>
    <w:rsid w:val="00900077"/>
    <w:rsid w:val="00900915"/>
    <w:rsid w:val="009017E9"/>
    <w:rsid w:val="0090190B"/>
    <w:rsid w:val="00903149"/>
    <w:rsid w:val="00903A16"/>
    <w:rsid w:val="0090429C"/>
    <w:rsid w:val="00906B0A"/>
    <w:rsid w:val="00907A54"/>
    <w:rsid w:val="0091046C"/>
    <w:rsid w:val="00914807"/>
    <w:rsid w:val="009153BB"/>
    <w:rsid w:val="00917C1E"/>
    <w:rsid w:val="009201FF"/>
    <w:rsid w:val="0092190A"/>
    <w:rsid w:val="00922C45"/>
    <w:rsid w:val="0092388D"/>
    <w:rsid w:val="009271CA"/>
    <w:rsid w:val="00927627"/>
    <w:rsid w:val="009276AD"/>
    <w:rsid w:val="00930167"/>
    <w:rsid w:val="00931419"/>
    <w:rsid w:val="0093191E"/>
    <w:rsid w:val="009330F1"/>
    <w:rsid w:val="0093399E"/>
    <w:rsid w:val="009340F5"/>
    <w:rsid w:val="009345F9"/>
    <w:rsid w:val="009347CF"/>
    <w:rsid w:val="00934C6A"/>
    <w:rsid w:val="00935D17"/>
    <w:rsid w:val="009366F0"/>
    <w:rsid w:val="0094171D"/>
    <w:rsid w:val="00943CE2"/>
    <w:rsid w:val="0094588C"/>
    <w:rsid w:val="00950234"/>
    <w:rsid w:val="00951F9C"/>
    <w:rsid w:val="00951FEB"/>
    <w:rsid w:val="00952E96"/>
    <w:rsid w:val="00953F66"/>
    <w:rsid w:val="00954784"/>
    <w:rsid w:val="00954DF0"/>
    <w:rsid w:val="00954ECC"/>
    <w:rsid w:val="00954F63"/>
    <w:rsid w:val="00956197"/>
    <w:rsid w:val="00962595"/>
    <w:rsid w:val="00962941"/>
    <w:rsid w:val="00964693"/>
    <w:rsid w:val="00964D50"/>
    <w:rsid w:val="00964D72"/>
    <w:rsid w:val="00966CB3"/>
    <w:rsid w:val="00967048"/>
    <w:rsid w:val="009674EC"/>
    <w:rsid w:val="009675EA"/>
    <w:rsid w:val="00970AD2"/>
    <w:rsid w:val="00970C25"/>
    <w:rsid w:val="00971780"/>
    <w:rsid w:val="009741A2"/>
    <w:rsid w:val="0097549C"/>
    <w:rsid w:val="00976112"/>
    <w:rsid w:val="00977D84"/>
    <w:rsid w:val="00977F85"/>
    <w:rsid w:val="009802CE"/>
    <w:rsid w:val="00980357"/>
    <w:rsid w:val="009813D6"/>
    <w:rsid w:val="00982430"/>
    <w:rsid w:val="00982444"/>
    <w:rsid w:val="00986260"/>
    <w:rsid w:val="009868AE"/>
    <w:rsid w:val="00986A76"/>
    <w:rsid w:val="009879AD"/>
    <w:rsid w:val="00987BF9"/>
    <w:rsid w:val="009911F7"/>
    <w:rsid w:val="00991446"/>
    <w:rsid w:val="009917F9"/>
    <w:rsid w:val="00992440"/>
    <w:rsid w:val="009925A2"/>
    <w:rsid w:val="00992D35"/>
    <w:rsid w:val="0099303F"/>
    <w:rsid w:val="00995EEE"/>
    <w:rsid w:val="00997538"/>
    <w:rsid w:val="00997C9F"/>
    <w:rsid w:val="009A06BE"/>
    <w:rsid w:val="009A2092"/>
    <w:rsid w:val="009A22FD"/>
    <w:rsid w:val="009A4646"/>
    <w:rsid w:val="009A5ED1"/>
    <w:rsid w:val="009A6875"/>
    <w:rsid w:val="009A7F6A"/>
    <w:rsid w:val="009B06A9"/>
    <w:rsid w:val="009B0996"/>
    <w:rsid w:val="009B0A98"/>
    <w:rsid w:val="009B1E14"/>
    <w:rsid w:val="009B25EC"/>
    <w:rsid w:val="009B270C"/>
    <w:rsid w:val="009B4B5A"/>
    <w:rsid w:val="009B5556"/>
    <w:rsid w:val="009B58A2"/>
    <w:rsid w:val="009B5D4E"/>
    <w:rsid w:val="009B63A8"/>
    <w:rsid w:val="009B7249"/>
    <w:rsid w:val="009C2257"/>
    <w:rsid w:val="009C24F3"/>
    <w:rsid w:val="009C41F3"/>
    <w:rsid w:val="009C5222"/>
    <w:rsid w:val="009C62D9"/>
    <w:rsid w:val="009C67F2"/>
    <w:rsid w:val="009C6B47"/>
    <w:rsid w:val="009C6EC5"/>
    <w:rsid w:val="009C7387"/>
    <w:rsid w:val="009C7DD0"/>
    <w:rsid w:val="009C7FDC"/>
    <w:rsid w:val="009D046F"/>
    <w:rsid w:val="009D0ACB"/>
    <w:rsid w:val="009D3118"/>
    <w:rsid w:val="009D322D"/>
    <w:rsid w:val="009D41FD"/>
    <w:rsid w:val="009D42F1"/>
    <w:rsid w:val="009D4EC1"/>
    <w:rsid w:val="009D6F8C"/>
    <w:rsid w:val="009D7A64"/>
    <w:rsid w:val="009D7BCF"/>
    <w:rsid w:val="009D7C7F"/>
    <w:rsid w:val="009E33A2"/>
    <w:rsid w:val="009E44DC"/>
    <w:rsid w:val="009E566B"/>
    <w:rsid w:val="009E657B"/>
    <w:rsid w:val="009E7CDA"/>
    <w:rsid w:val="009F006F"/>
    <w:rsid w:val="009F323D"/>
    <w:rsid w:val="009F6676"/>
    <w:rsid w:val="009F7CDF"/>
    <w:rsid w:val="00A012B0"/>
    <w:rsid w:val="00A01DB5"/>
    <w:rsid w:val="00A029B3"/>
    <w:rsid w:val="00A05F48"/>
    <w:rsid w:val="00A065B0"/>
    <w:rsid w:val="00A07C5C"/>
    <w:rsid w:val="00A10269"/>
    <w:rsid w:val="00A12486"/>
    <w:rsid w:val="00A12F59"/>
    <w:rsid w:val="00A13E58"/>
    <w:rsid w:val="00A14935"/>
    <w:rsid w:val="00A14A30"/>
    <w:rsid w:val="00A15170"/>
    <w:rsid w:val="00A15E65"/>
    <w:rsid w:val="00A16F8C"/>
    <w:rsid w:val="00A20116"/>
    <w:rsid w:val="00A20A9C"/>
    <w:rsid w:val="00A21D62"/>
    <w:rsid w:val="00A21E90"/>
    <w:rsid w:val="00A25DBA"/>
    <w:rsid w:val="00A26748"/>
    <w:rsid w:val="00A27F7A"/>
    <w:rsid w:val="00A31D4B"/>
    <w:rsid w:val="00A3308D"/>
    <w:rsid w:val="00A339BD"/>
    <w:rsid w:val="00A33BA5"/>
    <w:rsid w:val="00A350F8"/>
    <w:rsid w:val="00A3691D"/>
    <w:rsid w:val="00A379C4"/>
    <w:rsid w:val="00A37D91"/>
    <w:rsid w:val="00A37F33"/>
    <w:rsid w:val="00A40786"/>
    <w:rsid w:val="00A41B32"/>
    <w:rsid w:val="00A4245F"/>
    <w:rsid w:val="00A42F64"/>
    <w:rsid w:val="00A46412"/>
    <w:rsid w:val="00A46CC5"/>
    <w:rsid w:val="00A5121D"/>
    <w:rsid w:val="00A51268"/>
    <w:rsid w:val="00A514CB"/>
    <w:rsid w:val="00A51DE9"/>
    <w:rsid w:val="00A54021"/>
    <w:rsid w:val="00A560F1"/>
    <w:rsid w:val="00A563BD"/>
    <w:rsid w:val="00A56B36"/>
    <w:rsid w:val="00A5724A"/>
    <w:rsid w:val="00A579ED"/>
    <w:rsid w:val="00A60435"/>
    <w:rsid w:val="00A6357C"/>
    <w:rsid w:val="00A63C85"/>
    <w:rsid w:val="00A6481C"/>
    <w:rsid w:val="00A65774"/>
    <w:rsid w:val="00A65C2D"/>
    <w:rsid w:val="00A660E2"/>
    <w:rsid w:val="00A66A1C"/>
    <w:rsid w:val="00A72D34"/>
    <w:rsid w:val="00A733CF"/>
    <w:rsid w:val="00A73B39"/>
    <w:rsid w:val="00A75CD4"/>
    <w:rsid w:val="00A771E5"/>
    <w:rsid w:val="00A81DBD"/>
    <w:rsid w:val="00A84537"/>
    <w:rsid w:val="00A850E9"/>
    <w:rsid w:val="00A86BC6"/>
    <w:rsid w:val="00A86F44"/>
    <w:rsid w:val="00A87E18"/>
    <w:rsid w:val="00A92107"/>
    <w:rsid w:val="00A9394F"/>
    <w:rsid w:val="00A93FAA"/>
    <w:rsid w:val="00A94921"/>
    <w:rsid w:val="00A9652F"/>
    <w:rsid w:val="00AA02A9"/>
    <w:rsid w:val="00AA06E6"/>
    <w:rsid w:val="00AA0CEA"/>
    <w:rsid w:val="00AA212A"/>
    <w:rsid w:val="00AA2A98"/>
    <w:rsid w:val="00AA2B41"/>
    <w:rsid w:val="00AA4163"/>
    <w:rsid w:val="00AA41B3"/>
    <w:rsid w:val="00AA4710"/>
    <w:rsid w:val="00AA48FB"/>
    <w:rsid w:val="00AA5942"/>
    <w:rsid w:val="00AA5A4D"/>
    <w:rsid w:val="00AA639E"/>
    <w:rsid w:val="00AB0FEF"/>
    <w:rsid w:val="00AB24F9"/>
    <w:rsid w:val="00AB3B91"/>
    <w:rsid w:val="00AB412E"/>
    <w:rsid w:val="00AB4AD7"/>
    <w:rsid w:val="00AB518C"/>
    <w:rsid w:val="00AB694E"/>
    <w:rsid w:val="00AB74B8"/>
    <w:rsid w:val="00AB7B3A"/>
    <w:rsid w:val="00AB7F0E"/>
    <w:rsid w:val="00AC1126"/>
    <w:rsid w:val="00AC58AB"/>
    <w:rsid w:val="00AC6016"/>
    <w:rsid w:val="00AC6935"/>
    <w:rsid w:val="00AD00AF"/>
    <w:rsid w:val="00AD125B"/>
    <w:rsid w:val="00AD1C90"/>
    <w:rsid w:val="00AD2659"/>
    <w:rsid w:val="00AD3C14"/>
    <w:rsid w:val="00AD473B"/>
    <w:rsid w:val="00AD47C9"/>
    <w:rsid w:val="00AD4B40"/>
    <w:rsid w:val="00AD577F"/>
    <w:rsid w:val="00AD65F6"/>
    <w:rsid w:val="00AD71F3"/>
    <w:rsid w:val="00AD727E"/>
    <w:rsid w:val="00AD7345"/>
    <w:rsid w:val="00AD7454"/>
    <w:rsid w:val="00AD77A3"/>
    <w:rsid w:val="00AD7FED"/>
    <w:rsid w:val="00AE089A"/>
    <w:rsid w:val="00AE4B32"/>
    <w:rsid w:val="00AE51BD"/>
    <w:rsid w:val="00AE57A8"/>
    <w:rsid w:val="00AE733E"/>
    <w:rsid w:val="00AE75BA"/>
    <w:rsid w:val="00AF03BC"/>
    <w:rsid w:val="00AF0415"/>
    <w:rsid w:val="00AF5AA8"/>
    <w:rsid w:val="00B00CD1"/>
    <w:rsid w:val="00B0332A"/>
    <w:rsid w:val="00B05239"/>
    <w:rsid w:val="00B06436"/>
    <w:rsid w:val="00B10692"/>
    <w:rsid w:val="00B10732"/>
    <w:rsid w:val="00B10A21"/>
    <w:rsid w:val="00B113EE"/>
    <w:rsid w:val="00B125AD"/>
    <w:rsid w:val="00B12D83"/>
    <w:rsid w:val="00B130BB"/>
    <w:rsid w:val="00B1335F"/>
    <w:rsid w:val="00B13489"/>
    <w:rsid w:val="00B13E3C"/>
    <w:rsid w:val="00B1465D"/>
    <w:rsid w:val="00B15946"/>
    <w:rsid w:val="00B16D17"/>
    <w:rsid w:val="00B16EF7"/>
    <w:rsid w:val="00B20FAC"/>
    <w:rsid w:val="00B21498"/>
    <w:rsid w:val="00B21523"/>
    <w:rsid w:val="00B21FFA"/>
    <w:rsid w:val="00B226F3"/>
    <w:rsid w:val="00B22AC0"/>
    <w:rsid w:val="00B22B39"/>
    <w:rsid w:val="00B26528"/>
    <w:rsid w:val="00B26D3B"/>
    <w:rsid w:val="00B27A11"/>
    <w:rsid w:val="00B27B57"/>
    <w:rsid w:val="00B300B7"/>
    <w:rsid w:val="00B320BE"/>
    <w:rsid w:val="00B3245E"/>
    <w:rsid w:val="00B3343E"/>
    <w:rsid w:val="00B33656"/>
    <w:rsid w:val="00B33834"/>
    <w:rsid w:val="00B34FD4"/>
    <w:rsid w:val="00B36C39"/>
    <w:rsid w:val="00B36C48"/>
    <w:rsid w:val="00B37209"/>
    <w:rsid w:val="00B37CC2"/>
    <w:rsid w:val="00B4134B"/>
    <w:rsid w:val="00B423B8"/>
    <w:rsid w:val="00B43607"/>
    <w:rsid w:val="00B4469A"/>
    <w:rsid w:val="00B46516"/>
    <w:rsid w:val="00B474DC"/>
    <w:rsid w:val="00B51658"/>
    <w:rsid w:val="00B51A24"/>
    <w:rsid w:val="00B51CAE"/>
    <w:rsid w:val="00B52618"/>
    <w:rsid w:val="00B54FE0"/>
    <w:rsid w:val="00B54FFE"/>
    <w:rsid w:val="00B55241"/>
    <w:rsid w:val="00B55C0F"/>
    <w:rsid w:val="00B55C55"/>
    <w:rsid w:val="00B57933"/>
    <w:rsid w:val="00B64063"/>
    <w:rsid w:val="00B64226"/>
    <w:rsid w:val="00B6737F"/>
    <w:rsid w:val="00B678A6"/>
    <w:rsid w:val="00B7323E"/>
    <w:rsid w:val="00B74B50"/>
    <w:rsid w:val="00B768B2"/>
    <w:rsid w:val="00B76BC8"/>
    <w:rsid w:val="00B81D66"/>
    <w:rsid w:val="00B825AA"/>
    <w:rsid w:val="00B82A44"/>
    <w:rsid w:val="00B834BD"/>
    <w:rsid w:val="00B836E3"/>
    <w:rsid w:val="00B84D11"/>
    <w:rsid w:val="00B85FE3"/>
    <w:rsid w:val="00B86F78"/>
    <w:rsid w:val="00B9069E"/>
    <w:rsid w:val="00B90BF6"/>
    <w:rsid w:val="00B90CED"/>
    <w:rsid w:val="00B913CE"/>
    <w:rsid w:val="00B91E37"/>
    <w:rsid w:val="00B923CF"/>
    <w:rsid w:val="00B93303"/>
    <w:rsid w:val="00B93BE4"/>
    <w:rsid w:val="00B9502A"/>
    <w:rsid w:val="00B96766"/>
    <w:rsid w:val="00B968DD"/>
    <w:rsid w:val="00B9717F"/>
    <w:rsid w:val="00B97ED6"/>
    <w:rsid w:val="00BA0F06"/>
    <w:rsid w:val="00BA19D6"/>
    <w:rsid w:val="00BA2220"/>
    <w:rsid w:val="00BA2706"/>
    <w:rsid w:val="00BA4BA0"/>
    <w:rsid w:val="00BA7120"/>
    <w:rsid w:val="00BB0730"/>
    <w:rsid w:val="00BB14E5"/>
    <w:rsid w:val="00BB18D7"/>
    <w:rsid w:val="00BB28B2"/>
    <w:rsid w:val="00BB5235"/>
    <w:rsid w:val="00BB5282"/>
    <w:rsid w:val="00BB6893"/>
    <w:rsid w:val="00BC1A66"/>
    <w:rsid w:val="00BC29AB"/>
    <w:rsid w:val="00BC581F"/>
    <w:rsid w:val="00BC5ADE"/>
    <w:rsid w:val="00BC5CF5"/>
    <w:rsid w:val="00BC6218"/>
    <w:rsid w:val="00BC6C2F"/>
    <w:rsid w:val="00BC7129"/>
    <w:rsid w:val="00BC728E"/>
    <w:rsid w:val="00BC72BE"/>
    <w:rsid w:val="00BD0C3B"/>
    <w:rsid w:val="00BD1328"/>
    <w:rsid w:val="00BD2289"/>
    <w:rsid w:val="00BD5ACF"/>
    <w:rsid w:val="00BD6627"/>
    <w:rsid w:val="00BD71C0"/>
    <w:rsid w:val="00BD7573"/>
    <w:rsid w:val="00BE0E6E"/>
    <w:rsid w:val="00BE1DA8"/>
    <w:rsid w:val="00BE2B13"/>
    <w:rsid w:val="00BE315A"/>
    <w:rsid w:val="00BE3DBE"/>
    <w:rsid w:val="00BE5272"/>
    <w:rsid w:val="00BE6A75"/>
    <w:rsid w:val="00BE7ECE"/>
    <w:rsid w:val="00BF0245"/>
    <w:rsid w:val="00BF094A"/>
    <w:rsid w:val="00BF2596"/>
    <w:rsid w:val="00BF3DBE"/>
    <w:rsid w:val="00BF5AD5"/>
    <w:rsid w:val="00BF5B69"/>
    <w:rsid w:val="00BF665E"/>
    <w:rsid w:val="00C0033C"/>
    <w:rsid w:val="00C00C7E"/>
    <w:rsid w:val="00C01449"/>
    <w:rsid w:val="00C01615"/>
    <w:rsid w:val="00C01FE8"/>
    <w:rsid w:val="00C02020"/>
    <w:rsid w:val="00C02C39"/>
    <w:rsid w:val="00C03179"/>
    <w:rsid w:val="00C03410"/>
    <w:rsid w:val="00C03B7E"/>
    <w:rsid w:val="00C05403"/>
    <w:rsid w:val="00C07A56"/>
    <w:rsid w:val="00C07BBF"/>
    <w:rsid w:val="00C1012F"/>
    <w:rsid w:val="00C10984"/>
    <w:rsid w:val="00C10D12"/>
    <w:rsid w:val="00C1155F"/>
    <w:rsid w:val="00C12100"/>
    <w:rsid w:val="00C147DD"/>
    <w:rsid w:val="00C1693B"/>
    <w:rsid w:val="00C16B78"/>
    <w:rsid w:val="00C16C9C"/>
    <w:rsid w:val="00C223FF"/>
    <w:rsid w:val="00C31996"/>
    <w:rsid w:val="00C330E1"/>
    <w:rsid w:val="00C345F3"/>
    <w:rsid w:val="00C40179"/>
    <w:rsid w:val="00C4026E"/>
    <w:rsid w:val="00C4058D"/>
    <w:rsid w:val="00C405C1"/>
    <w:rsid w:val="00C4147D"/>
    <w:rsid w:val="00C414D1"/>
    <w:rsid w:val="00C41E43"/>
    <w:rsid w:val="00C42D5D"/>
    <w:rsid w:val="00C42D5E"/>
    <w:rsid w:val="00C42FA7"/>
    <w:rsid w:val="00C45068"/>
    <w:rsid w:val="00C4506C"/>
    <w:rsid w:val="00C46864"/>
    <w:rsid w:val="00C47650"/>
    <w:rsid w:val="00C51AA1"/>
    <w:rsid w:val="00C5361A"/>
    <w:rsid w:val="00C55040"/>
    <w:rsid w:val="00C5597B"/>
    <w:rsid w:val="00C55FD8"/>
    <w:rsid w:val="00C5628F"/>
    <w:rsid w:val="00C5650B"/>
    <w:rsid w:val="00C5698F"/>
    <w:rsid w:val="00C56C74"/>
    <w:rsid w:val="00C57132"/>
    <w:rsid w:val="00C57402"/>
    <w:rsid w:val="00C57C6F"/>
    <w:rsid w:val="00C6037C"/>
    <w:rsid w:val="00C6088F"/>
    <w:rsid w:val="00C62CF5"/>
    <w:rsid w:val="00C63B94"/>
    <w:rsid w:val="00C64F50"/>
    <w:rsid w:val="00C654D0"/>
    <w:rsid w:val="00C6651E"/>
    <w:rsid w:val="00C66BC7"/>
    <w:rsid w:val="00C66C13"/>
    <w:rsid w:val="00C66E3B"/>
    <w:rsid w:val="00C679FB"/>
    <w:rsid w:val="00C714A2"/>
    <w:rsid w:val="00C721BC"/>
    <w:rsid w:val="00C743E1"/>
    <w:rsid w:val="00C7493E"/>
    <w:rsid w:val="00C7523A"/>
    <w:rsid w:val="00C76331"/>
    <w:rsid w:val="00C763D4"/>
    <w:rsid w:val="00C773C9"/>
    <w:rsid w:val="00C80315"/>
    <w:rsid w:val="00C80BF0"/>
    <w:rsid w:val="00C80C8E"/>
    <w:rsid w:val="00C81EC5"/>
    <w:rsid w:val="00C8207E"/>
    <w:rsid w:val="00C8414C"/>
    <w:rsid w:val="00C8696E"/>
    <w:rsid w:val="00C9036B"/>
    <w:rsid w:val="00C91C06"/>
    <w:rsid w:val="00C9242D"/>
    <w:rsid w:val="00C92776"/>
    <w:rsid w:val="00C93462"/>
    <w:rsid w:val="00C94207"/>
    <w:rsid w:val="00C94448"/>
    <w:rsid w:val="00C9586F"/>
    <w:rsid w:val="00C96833"/>
    <w:rsid w:val="00CA2532"/>
    <w:rsid w:val="00CA6AFB"/>
    <w:rsid w:val="00CA758C"/>
    <w:rsid w:val="00CB02B7"/>
    <w:rsid w:val="00CB03E6"/>
    <w:rsid w:val="00CB0520"/>
    <w:rsid w:val="00CB0771"/>
    <w:rsid w:val="00CB2108"/>
    <w:rsid w:val="00CB35AF"/>
    <w:rsid w:val="00CB4828"/>
    <w:rsid w:val="00CB61C3"/>
    <w:rsid w:val="00CB6B7C"/>
    <w:rsid w:val="00CB7DBB"/>
    <w:rsid w:val="00CC05FF"/>
    <w:rsid w:val="00CC24DB"/>
    <w:rsid w:val="00CC3088"/>
    <w:rsid w:val="00CC3DF4"/>
    <w:rsid w:val="00CC4F1A"/>
    <w:rsid w:val="00CC51B5"/>
    <w:rsid w:val="00CC7113"/>
    <w:rsid w:val="00CC7226"/>
    <w:rsid w:val="00CC7CFB"/>
    <w:rsid w:val="00CD2911"/>
    <w:rsid w:val="00CD3A77"/>
    <w:rsid w:val="00CD549F"/>
    <w:rsid w:val="00CD5DB6"/>
    <w:rsid w:val="00CD779D"/>
    <w:rsid w:val="00CD7BFF"/>
    <w:rsid w:val="00CE199F"/>
    <w:rsid w:val="00CE3EF5"/>
    <w:rsid w:val="00CE5957"/>
    <w:rsid w:val="00CE5CB7"/>
    <w:rsid w:val="00CE63CB"/>
    <w:rsid w:val="00CE7B82"/>
    <w:rsid w:val="00CF01AA"/>
    <w:rsid w:val="00CF04A7"/>
    <w:rsid w:val="00CF1CD9"/>
    <w:rsid w:val="00CF2600"/>
    <w:rsid w:val="00CF39BE"/>
    <w:rsid w:val="00CF4046"/>
    <w:rsid w:val="00CF4372"/>
    <w:rsid w:val="00CF468C"/>
    <w:rsid w:val="00CF6D45"/>
    <w:rsid w:val="00D00406"/>
    <w:rsid w:val="00D03DCC"/>
    <w:rsid w:val="00D0401C"/>
    <w:rsid w:val="00D04A0E"/>
    <w:rsid w:val="00D04E95"/>
    <w:rsid w:val="00D06725"/>
    <w:rsid w:val="00D06EA5"/>
    <w:rsid w:val="00D07636"/>
    <w:rsid w:val="00D07F56"/>
    <w:rsid w:val="00D11842"/>
    <w:rsid w:val="00D13A50"/>
    <w:rsid w:val="00D176F3"/>
    <w:rsid w:val="00D178DC"/>
    <w:rsid w:val="00D21079"/>
    <w:rsid w:val="00D229D9"/>
    <w:rsid w:val="00D22D79"/>
    <w:rsid w:val="00D238D4"/>
    <w:rsid w:val="00D23BCA"/>
    <w:rsid w:val="00D24AD9"/>
    <w:rsid w:val="00D25491"/>
    <w:rsid w:val="00D255F0"/>
    <w:rsid w:val="00D26FE6"/>
    <w:rsid w:val="00D273E4"/>
    <w:rsid w:val="00D27E4C"/>
    <w:rsid w:val="00D31054"/>
    <w:rsid w:val="00D31702"/>
    <w:rsid w:val="00D3261B"/>
    <w:rsid w:val="00D32942"/>
    <w:rsid w:val="00D32DB6"/>
    <w:rsid w:val="00D330EA"/>
    <w:rsid w:val="00D34E9A"/>
    <w:rsid w:val="00D34FA5"/>
    <w:rsid w:val="00D351FE"/>
    <w:rsid w:val="00D35544"/>
    <w:rsid w:val="00D369EB"/>
    <w:rsid w:val="00D37C4A"/>
    <w:rsid w:val="00D40BBA"/>
    <w:rsid w:val="00D4310D"/>
    <w:rsid w:val="00D436AE"/>
    <w:rsid w:val="00D462FB"/>
    <w:rsid w:val="00D50266"/>
    <w:rsid w:val="00D51017"/>
    <w:rsid w:val="00D51C00"/>
    <w:rsid w:val="00D53017"/>
    <w:rsid w:val="00D538AA"/>
    <w:rsid w:val="00D538EF"/>
    <w:rsid w:val="00D5505C"/>
    <w:rsid w:val="00D55C46"/>
    <w:rsid w:val="00D55E59"/>
    <w:rsid w:val="00D568BE"/>
    <w:rsid w:val="00D6131B"/>
    <w:rsid w:val="00D643EB"/>
    <w:rsid w:val="00D6460D"/>
    <w:rsid w:val="00D66DFB"/>
    <w:rsid w:val="00D67606"/>
    <w:rsid w:val="00D704EE"/>
    <w:rsid w:val="00D73306"/>
    <w:rsid w:val="00D74B95"/>
    <w:rsid w:val="00D74C00"/>
    <w:rsid w:val="00D75505"/>
    <w:rsid w:val="00D77B70"/>
    <w:rsid w:val="00D8151A"/>
    <w:rsid w:val="00D847F2"/>
    <w:rsid w:val="00D84DEA"/>
    <w:rsid w:val="00D86541"/>
    <w:rsid w:val="00D87768"/>
    <w:rsid w:val="00D878E6"/>
    <w:rsid w:val="00D91C87"/>
    <w:rsid w:val="00D92C0D"/>
    <w:rsid w:val="00D93154"/>
    <w:rsid w:val="00D93969"/>
    <w:rsid w:val="00D94273"/>
    <w:rsid w:val="00D94739"/>
    <w:rsid w:val="00D958BA"/>
    <w:rsid w:val="00D9732C"/>
    <w:rsid w:val="00D976E7"/>
    <w:rsid w:val="00D97916"/>
    <w:rsid w:val="00DA106D"/>
    <w:rsid w:val="00DA239D"/>
    <w:rsid w:val="00DA23E5"/>
    <w:rsid w:val="00DA29FA"/>
    <w:rsid w:val="00DA3CC5"/>
    <w:rsid w:val="00DA55F8"/>
    <w:rsid w:val="00DA6001"/>
    <w:rsid w:val="00DB1F3A"/>
    <w:rsid w:val="00DB2143"/>
    <w:rsid w:val="00DB252F"/>
    <w:rsid w:val="00DB265F"/>
    <w:rsid w:val="00DB3CA5"/>
    <w:rsid w:val="00DB4D83"/>
    <w:rsid w:val="00DB54F7"/>
    <w:rsid w:val="00DB5CCE"/>
    <w:rsid w:val="00DB60D0"/>
    <w:rsid w:val="00DB6335"/>
    <w:rsid w:val="00DC1951"/>
    <w:rsid w:val="00DC2D81"/>
    <w:rsid w:val="00DC45A5"/>
    <w:rsid w:val="00DC5F1E"/>
    <w:rsid w:val="00DC6382"/>
    <w:rsid w:val="00DC6BA0"/>
    <w:rsid w:val="00DC7B18"/>
    <w:rsid w:val="00DD074E"/>
    <w:rsid w:val="00DD295C"/>
    <w:rsid w:val="00DD4A80"/>
    <w:rsid w:val="00DD54CA"/>
    <w:rsid w:val="00DE124F"/>
    <w:rsid w:val="00DE1A00"/>
    <w:rsid w:val="00DE1E24"/>
    <w:rsid w:val="00DE2F43"/>
    <w:rsid w:val="00DE303B"/>
    <w:rsid w:val="00DE3573"/>
    <w:rsid w:val="00DE5861"/>
    <w:rsid w:val="00DE6B1A"/>
    <w:rsid w:val="00DE6CA5"/>
    <w:rsid w:val="00DE717A"/>
    <w:rsid w:val="00DE774E"/>
    <w:rsid w:val="00DE7763"/>
    <w:rsid w:val="00DE7E01"/>
    <w:rsid w:val="00DF025E"/>
    <w:rsid w:val="00DF0C32"/>
    <w:rsid w:val="00DF2435"/>
    <w:rsid w:val="00DF24BB"/>
    <w:rsid w:val="00DF2879"/>
    <w:rsid w:val="00DF504D"/>
    <w:rsid w:val="00DF7546"/>
    <w:rsid w:val="00E001F8"/>
    <w:rsid w:val="00E005E3"/>
    <w:rsid w:val="00E00BA9"/>
    <w:rsid w:val="00E01C51"/>
    <w:rsid w:val="00E02415"/>
    <w:rsid w:val="00E029EA"/>
    <w:rsid w:val="00E02E7F"/>
    <w:rsid w:val="00E02FDA"/>
    <w:rsid w:val="00E03AF1"/>
    <w:rsid w:val="00E05D84"/>
    <w:rsid w:val="00E066BA"/>
    <w:rsid w:val="00E06F78"/>
    <w:rsid w:val="00E06F97"/>
    <w:rsid w:val="00E10CE7"/>
    <w:rsid w:val="00E1123C"/>
    <w:rsid w:val="00E12DC6"/>
    <w:rsid w:val="00E157A8"/>
    <w:rsid w:val="00E16691"/>
    <w:rsid w:val="00E16EF6"/>
    <w:rsid w:val="00E20809"/>
    <w:rsid w:val="00E21494"/>
    <w:rsid w:val="00E22286"/>
    <w:rsid w:val="00E22BD3"/>
    <w:rsid w:val="00E24255"/>
    <w:rsid w:val="00E24A9F"/>
    <w:rsid w:val="00E2539A"/>
    <w:rsid w:val="00E26BB4"/>
    <w:rsid w:val="00E31D57"/>
    <w:rsid w:val="00E33BB2"/>
    <w:rsid w:val="00E3477D"/>
    <w:rsid w:val="00E34E5C"/>
    <w:rsid w:val="00E34E77"/>
    <w:rsid w:val="00E34EC4"/>
    <w:rsid w:val="00E350C5"/>
    <w:rsid w:val="00E35494"/>
    <w:rsid w:val="00E35656"/>
    <w:rsid w:val="00E3597C"/>
    <w:rsid w:val="00E362FD"/>
    <w:rsid w:val="00E37807"/>
    <w:rsid w:val="00E4040B"/>
    <w:rsid w:val="00E416E7"/>
    <w:rsid w:val="00E42C0B"/>
    <w:rsid w:val="00E43BBD"/>
    <w:rsid w:val="00E44AF6"/>
    <w:rsid w:val="00E452B0"/>
    <w:rsid w:val="00E456CA"/>
    <w:rsid w:val="00E45F8E"/>
    <w:rsid w:val="00E46CE6"/>
    <w:rsid w:val="00E4718B"/>
    <w:rsid w:val="00E501F3"/>
    <w:rsid w:val="00E51AC3"/>
    <w:rsid w:val="00E52222"/>
    <w:rsid w:val="00E52357"/>
    <w:rsid w:val="00E539EC"/>
    <w:rsid w:val="00E53EBB"/>
    <w:rsid w:val="00E55431"/>
    <w:rsid w:val="00E55AC2"/>
    <w:rsid w:val="00E56535"/>
    <w:rsid w:val="00E60758"/>
    <w:rsid w:val="00E619CE"/>
    <w:rsid w:val="00E63D49"/>
    <w:rsid w:val="00E64C54"/>
    <w:rsid w:val="00E65974"/>
    <w:rsid w:val="00E65FA5"/>
    <w:rsid w:val="00E671B8"/>
    <w:rsid w:val="00E73E12"/>
    <w:rsid w:val="00E74A0D"/>
    <w:rsid w:val="00E76014"/>
    <w:rsid w:val="00E806CD"/>
    <w:rsid w:val="00E80BB3"/>
    <w:rsid w:val="00E810F9"/>
    <w:rsid w:val="00E830FF"/>
    <w:rsid w:val="00E83133"/>
    <w:rsid w:val="00E85ADD"/>
    <w:rsid w:val="00E85FA8"/>
    <w:rsid w:val="00E875C6"/>
    <w:rsid w:val="00E91028"/>
    <w:rsid w:val="00E9232F"/>
    <w:rsid w:val="00E94553"/>
    <w:rsid w:val="00E94F1B"/>
    <w:rsid w:val="00E951CC"/>
    <w:rsid w:val="00E95DEE"/>
    <w:rsid w:val="00E96ED9"/>
    <w:rsid w:val="00E9777B"/>
    <w:rsid w:val="00EA34A7"/>
    <w:rsid w:val="00EA4783"/>
    <w:rsid w:val="00EA78DE"/>
    <w:rsid w:val="00EB1471"/>
    <w:rsid w:val="00EB2DAD"/>
    <w:rsid w:val="00EB2FBA"/>
    <w:rsid w:val="00EB3254"/>
    <w:rsid w:val="00EB38A2"/>
    <w:rsid w:val="00EB4AD6"/>
    <w:rsid w:val="00EB4CC3"/>
    <w:rsid w:val="00EB58DA"/>
    <w:rsid w:val="00EB6756"/>
    <w:rsid w:val="00EB69B8"/>
    <w:rsid w:val="00EB7DEF"/>
    <w:rsid w:val="00EC1D95"/>
    <w:rsid w:val="00EC22B7"/>
    <w:rsid w:val="00EC2826"/>
    <w:rsid w:val="00EC2860"/>
    <w:rsid w:val="00EC2E27"/>
    <w:rsid w:val="00EC3408"/>
    <w:rsid w:val="00EC36A7"/>
    <w:rsid w:val="00EC3F78"/>
    <w:rsid w:val="00EC4731"/>
    <w:rsid w:val="00EC4EDC"/>
    <w:rsid w:val="00EC5364"/>
    <w:rsid w:val="00EC76EB"/>
    <w:rsid w:val="00ED0EC7"/>
    <w:rsid w:val="00ED102D"/>
    <w:rsid w:val="00ED1843"/>
    <w:rsid w:val="00ED2F7D"/>
    <w:rsid w:val="00ED353F"/>
    <w:rsid w:val="00ED7009"/>
    <w:rsid w:val="00ED7DC5"/>
    <w:rsid w:val="00EE2CFA"/>
    <w:rsid w:val="00EE2D8A"/>
    <w:rsid w:val="00EE34A6"/>
    <w:rsid w:val="00EE42F0"/>
    <w:rsid w:val="00EE43EA"/>
    <w:rsid w:val="00EE4702"/>
    <w:rsid w:val="00EE49B7"/>
    <w:rsid w:val="00EE4E2F"/>
    <w:rsid w:val="00EF0A98"/>
    <w:rsid w:val="00EF4053"/>
    <w:rsid w:val="00EF662C"/>
    <w:rsid w:val="00EF71DE"/>
    <w:rsid w:val="00F00D79"/>
    <w:rsid w:val="00F010D7"/>
    <w:rsid w:val="00F02471"/>
    <w:rsid w:val="00F02CA1"/>
    <w:rsid w:val="00F02E05"/>
    <w:rsid w:val="00F03101"/>
    <w:rsid w:val="00F053E3"/>
    <w:rsid w:val="00F05BA4"/>
    <w:rsid w:val="00F05C35"/>
    <w:rsid w:val="00F06A44"/>
    <w:rsid w:val="00F070DD"/>
    <w:rsid w:val="00F07199"/>
    <w:rsid w:val="00F07968"/>
    <w:rsid w:val="00F07D8C"/>
    <w:rsid w:val="00F106AE"/>
    <w:rsid w:val="00F11DCC"/>
    <w:rsid w:val="00F12403"/>
    <w:rsid w:val="00F12729"/>
    <w:rsid w:val="00F1755F"/>
    <w:rsid w:val="00F20F76"/>
    <w:rsid w:val="00F216B2"/>
    <w:rsid w:val="00F22F74"/>
    <w:rsid w:val="00F23A4D"/>
    <w:rsid w:val="00F27866"/>
    <w:rsid w:val="00F278A9"/>
    <w:rsid w:val="00F30402"/>
    <w:rsid w:val="00F307A5"/>
    <w:rsid w:val="00F30933"/>
    <w:rsid w:val="00F30994"/>
    <w:rsid w:val="00F320F3"/>
    <w:rsid w:val="00F33C98"/>
    <w:rsid w:val="00F34493"/>
    <w:rsid w:val="00F34A28"/>
    <w:rsid w:val="00F359F9"/>
    <w:rsid w:val="00F40140"/>
    <w:rsid w:val="00F401ED"/>
    <w:rsid w:val="00F413EA"/>
    <w:rsid w:val="00F414AF"/>
    <w:rsid w:val="00F416C3"/>
    <w:rsid w:val="00F41950"/>
    <w:rsid w:val="00F41D15"/>
    <w:rsid w:val="00F41F2F"/>
    <w:rsid w:val="00F42998"/>
    <w:rsid w:val="00F42B29"/>
    <w:rsid w:val="00F43279"/>
    <w:rsid w:val="00F43C07"/>
    <w:rsid w:val="00F44754"/>
    <w:rsid w:val="00F45794"/>
    <w:rsid w:val="00F46A1A"/>
    <w:rsid w:val="00F46E25"/>
    <w:rsid w:val="00F52087"/>
    <w:rsid w:val="00F533BA"/>
    <w:rsid w:val="00F53A82"/>
    <w:rsid w:val="00F53D57"/>
    <w:rsid w:val="00F53E14"/>
    <w:rsid w:val="00F614A9"/>
    <w:rsid w:val="00F62B1B"/>
    <w:rsid w:val="00F63354"/>
    <w:rsid w:val="00F638E6"/>
    <w:rsid w:val="00F64E81"/>
    <w:rsid w:val="00F6599A"/>
    <w:rsid w:val="00F6766A"/>
    <w:rsid w:val="00F67ED6"/>
    <w:rsid w:val="00F70CB4"/>
    <w:rsid w:val="00F71102"/>
    <w:rsid w:val="00F7237B"/>
    <w:rsid w:val="00F7283C"/>
    <w:rsid w:val="00F730B8"/>
    <w:rsid w:val="00F73BD9"/>
    <w:rsid w:val="00F73D92"/>
    <w:rsid w:val="00F75885"/>
    <w:rsid w:val="00F810EA"/>
    <w:rsid w:val="00F83B53"/>
    <w:rsid w:val="00F84581"/>
    <w:rsid w:val="00F850DE"/>
    <w:rsid w:val="00F86960"/>
    <w:rsid w:val="00F87854"/>
    <w:rsid w:val="00F878F7"/>
    <w:rsid w:val="00F90065"/>
    <w:rsid w:val="00F900B4"/>
    <w:rsid w:val="00F90B19"/>
    <w:rsid w:val="00F941C6"/>
    <w:rsid w:val="00F94981"/>
    <w:rsid w:val="00F94E2A"/>
    <w:rsid w:val="00F95471"/>
    <w:rsid w:val="00F95E24"/>
    <w:rsid w:val="00FA0C71"/>
    <w:rsid w:val="00FA2320"/>
    <w:rsid w:val="00FA2A7C"/>
    <w:rsid w:val="00FA3558"/>
    <w:rsid w:val="00FA3F6C"/>
    <w:rsid w:val="00FA580D"/>
    <w:rsid w:val="00FB0F85"/>
    <w:rsid w:val="00FB20EB"/>
    <w:rsid w:val="00FB2820"/>
    <w:rsid w:val="00FB3A2A"/>
    <w:rsid w:val="00FB423B"/>
    <w:rsid w:val="00FB43ED"/>
    <w:rsid w:val="00FB6473"/>
    <w:rsid w:val="00FB6EAF"/>
    <w:rsid w:val="00FB7E86"/>
    <w:rsid w:val="00FC05C8"/>
    <w:rsid w:val="00FC2056"/>
    <w:rsid w:val="00FC29C9"/>
    <w:rsid w:val="00FC401E"/>
    <w:rsid w:val="00FC6294"/>
    <w:rsid w:val="00FC79FF"/>
    <w:rsid w:val="00FC7A82"/>
    <w:rsid w:val="00FD02E4"/>
    <w:rsid w:val="00FD09F2"/>
    <w:rsid w:val="00FD0E68"/>
    <w:rsid w:val="00FD1166"/>
    <w:rsid w:val="00FD198B"/>
    <w:rsid w:val="00FD489C"/>
    <w:rsid w:val="00FD4D1A"/>
    <w:rsid w:val="00FD4E9D"/>
    <w:rsid w:val="00FD7EC5"/>
    <w:rsid w:val="00FE0364"/>
    <w:rsid w:val="00FE0B13"/>
    <w:rsid w:val="00FE1ADA"/>
    <w:rsid w:val="00FE2160"/>
    <w:rsid w:val="00FE35BA"/>
    <w:rsid w:val="00FE3F7E"/>
    <w:rsid w:val="00FE5A4C"/>
    <w:rsid w:val="00FE690E"/>
    <w:rsid w:val="00FE737F"/>
    <w:rsid w:val="00FE747D"/>
    <w:rsid w:val="00FF1640"/>
    <w:rsid w:val="00FF2C0F"/>
    <w:rsid w:val="00FF32B0"/>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3E5"/>
    <w:pPr>
      <w:jc w:val="both"/>
    </w:pPr>
    <w:rPr>
      <w:rFonts w:ascii="Gill Sans MT" w:hAnsi="Gill Sans MT"/>
    </w:rPr>
  </w:style>
  <w:style w:type="paragraph" w:styleId="Heading1">
    <w:name w:val="heading 1"/>
    <w:basedOn w:val="Normal"/>
    <w:next w:val="Normal"/>
    <w:link w:val="Heading1Char"/>
    <w:autoRedefine/>
    <w:uiPriority w:val="9"/>
    <w:qFormat/>
    <w:rsid w:val="00C63B94"/>
    <w:pPr>
      <w:keepNext/>
      <w:keepLines/>
      <w:spacing w:before="240" w:after="0"/>
      <w:outlineLvl w:val="0"/>
    </w:pPr>
    <w:rPr>
      <w:rFonts w:asciiTheme="majorHAnsi" w:eastAsiaTheme="majorEastAsia" w:hAnsiTheme="majorHAnsi" w:cstheme="majorBidi"/>
      <w:b/>
      <w:color w:val="2F5496" w:themeColor="accent1" w:themeShade="BF"/>
      <w:sz w:val="28"/>
      <w:szCs w:val="32"/>
    </w:rPr>
  </w:style>
  <w:style w:type="paragraph" w:styleId="Heading2">
    <w:name w:val="heading 2"/>
    <w:basedOn w:val="Normal"/>
    <w:next w:val="Normal"/>
    <w:link w:val="Heading2Char"/>
    <w:autoRedefine/>
    <w:uiPriority w:val="9"/>
    <w:unhideWhenUsed/>
    <w:qFormat/>
    <w:rsid w:val="008F79D1"/>
    <w:pPr>
      <w:keepNext/>
      <w:keepLines/>
      <w:spacing w:before="40" w:after="0"/>
      <w:outlineLvl w:val="1"/>
    </w:pPr>
    <w:rPr>
      <w:rFonts w:ascii="Aptos" w:eastAsiaTheme="majorEastAsia" w:hAnsi="Aptos" w:cstheme="majorBidi"/>
      <w:b/>
      <w:sz w:val="24"/>
      <w:szCs w:val="26"/>
    </w:rPr>
  </w:style>
  <w:style w:type="paragraph" w:styleId="Heading3">
    <w:name w:val="heading 3"/>
    <w:basedOn w:val="Normal"/>
    <w:next w:val="Normal"/>
    <w:link w:val="Heading3Char"/>
    <w:autoRedefine/>
    <w:uiPriority w:val="9"/>
    <w:unhideWhenUsed/>
    <w:qFormat/>
    <w:rsid w:val="008F79D1"/>
    <w:pPr>
      <w:keepNext/>
      <w:keepLines/>
      <w:spacing w:before="160" w:after="120" w:line="360" w:lineRule="auto"/>
      <w:outlineLvl w:val="2"/>
    </w:pPr>
    <w:rPr>
      <w:rFonts w:ascii="Aptos" w:hAnsi="Apto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B94"/>
    <w:rPr>
      <w:rFonts w:asciiTheme="majorHAnsi" w:eastAsiaTheme="majorEastAsia" w:hAnsiTheme="majorHAnsi" w:cstheme="majorBidi"/>
      <w:b/>
      <w:color w:val="2F5496" w:themeColor="accent1" w:themeShade="BF"/>
      <w:sz w:val="28"/>
      <w:szCs w:val="32"/>
    </w:rPr>
  </w:style>
  <w:style w:type="character" w:customStyle="1" w:styleId="Heading2Char">
    <w:name w:val="Heading 2 Char"/>
    <w:basedOn w:val="DefaultParagraphFont"/>
    <w:link w:val="Heading2"/>
    <w:uiPriority w:val="9"/>
    <w:rsid w:val="008F79D1"/>
    <w:rPr>
      <w:rFonts w:ascii="Aptos" w:eastAsiaTheme="majorEastAsia" w:hAnsi="Aptos" w:cstheme="majorBidi"/>
      <w:b/>
      <w:sz w:val="24"/>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8F79D1"/>
    <w:rPr>
      <w:rFonts w:ascii="Aptos" w:hAnsi="Aptos"/>
      <w:i/>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0C52E0"/>
    <w:pPr>
      <w:spacing w:after="0" w:line="480" w:lineRule="auto"/>
      <w:contextualSpacing/>
      <w:jc w:val="center"/>
    </w:pPr>
    <w:rPr>
      <w:rFonts w:eastAsiaTheme="majorEastAsia" w:cstheme="majorBidi"/>
      <w:b/>
      <w:spacing w:val="-10"/>
      <w:kern w:val="28"/>
      <w:sz w:val="24"/>
      <w:szCs w:val="56"/>
      <w14:ligatures w14:val="none"/>
    </w:rPr>
  </w:style>
  <w:style w:type="character" w:customStyle="1" w:styleId="TitleChar">
    <w:name w:val="Title Char"/>
    <w:basedOn w:val="DefaultParagraphFont"/>
    <w:link w:val="Title"/>
    <w:uiPriority w:val="10"/>
    <w:rsid w:val="000C52E0"/>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 w:type="table" w:styleId="TableGrid">
    <w:name w:val="Table Grid"/>
    <w:basedOn w:val="TableNormal"/>
    <w:uiPriority w:val="39"/>
    <w:rsid w:val="00FE6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0CD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795">
      <w:bodyDiv w:val="1"/>
      <w:marLeft w:val="0"/>
      <w:marRight w:val="0"/>
      <w:marTop w:val="0"/>
      <w:marBottom w:val="0"/>
      <w:divBdr>
        <w:top w:val="none" w:sz="0" w:space="0" w:color="auto"/>
        <w:left w:val="none" w:sz="0" w:space="0" w:color="auto"/>
        <w:bottom w:val="none" w:sz="0" w:space="0" w:color="auto"/>
        <w:right w:val="none" w:sz="0" w:space="0" w:color="auto"/>
      </w:divBdr>
    </w:div>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326984734">
      <w:bodyDiv w:val="1"/>
      <w:marLeft w:val="0"/>
      <w:marRight w:val="0"/>
      <w:marTop w:val="0"/>
      <w:marBottom w:val="0"/>
      <w:divBdr>
        <w:top w:val="none" w:sz="0" w:space="0" w:color="auto"/>
        <w:left w:val="none" w:sz="0" w:space="0" w:color="auto"/>
        <w:bottom w:val="none" w:sz="0" w:space="0" w:color="auto"/>
        <w:right w:val="none" w:sz="0" w:space="0" w:color="auto"/>
      </w:divBdr>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442505351">
      <w:bodyDiv w:val="1"/>
      <w:marLeft w:val="0"/>
      <w:marRight w:val="0"/>
      <w:marTop w:val="0"/>
      <w:marBottom w:val="0"/>
      <w:divBdr>
        <w:top w:val="none" w:sz="0" w:space="0" w:color="auto"/>
        <w:left w:val="none" w:sz="0" w:space="0" w:color="auto"/>
        <w:bottom w:val="none" w:sz="0" w:space="0" w:color="auto"/>
        <w:right w:val="none" w:sz="0" w:space="0" w:color="auto"/>
      </w:divBdr>
    </w:div>
    <w:div w:id="648631900">
      <w:bodyDiv w:val="1"/>
      <w:marLeft w:val="0"/>
      <w:marRight w:val="0"/>
      <w:marTop w:val="0"/>
      <w:marBottom w:val="0"/>
      <w:divBdr>
        <w:top w:val="none" w:sz="0" w:space="0" w:color="auto"/>
        <w:left w:val="none" w:sz="0" w:space="0" w:color="auto"/>
        <w:bottom w:val="none" w:sz="0" w:space="0" w:color="auto"/>
        <w:right w:val="none" w:sz="0" w:space="0" w:color="auto"/>
      </w:divBdr>
    </w:div>
    <w:div w:id="765342918">
      <w:bodyDiv w:val="1"/>
      <w:marLeft w:val="0"/>
      <w:marRight w:val="0"/>
      <w:marTop w:val="0"/>
      <w:marBottom w:val="0"/>
      <w:divBdr>
        <w:top w:val="none" w:sz="0" w:space="0" w:color="auto"/>
        <w:left w:val="none" w:sz="0" w:space="0" w:color="auto"/>
        <w:bottom w:val="none" w:sz="0" w:space="0" w:color="auto"/>
        <w:right w:val="none" w:sz="0" w:space="0" w:color="auto"/>
      </w:divBdr>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807745081">
      <w:bodyDiv w:val="1"/>
      <w:marLeft w:val="0"/>
      <w:marRight w:val="0"/>
      <w:marTop w:val="0"/>
      <w:marBottom w:val="0"/>
      <w:divBdr>
        <w:top w:val="none" w:sz="0" w:space="0" w:color="auto"/>
        <w:left w:val="none" w:sz="0" w:space="0" w:color="auto"/>
        <w:bottom w:val="none" w:sz="0" w:space="0" w:color="auto"/>
        <w:right w:val="none" w:sz="0" w:space="0" w:color="auto"/>
      </w:divBdr>
    </w:div>
    <w:div w:id="865560393">
      <w:bodyDiv w:val="1"/>
      <w:marLeft w:val="0"/>
      <w:marRight w:val="0"/>
      <w:marTop w:val="0"/>
      <w:marBottom w:val="0"/>
      <w:divBdr>
        <w:top w:val="none" w:sz="0" w:space="0" w:color="auto"/>
        <w:left w:val="none" w:sz="0" w:space="0" w:color="auto"/>
        <w:bottom w:val="none" w:sz="0" w:space="0" w:color="auto"/>
        <w:right w:val="none" w:sz="0" w:space="0" w:color="auto"/>
      </w:divBdr>
    </w:div>
    <w:div w:id="925916599">
      <w:bodyDiv w:val="1"/>
      <w:marLeft w:val="0"/>
      <w:marRight w:val="0"/>
      <w:marTop w:val="0"/>
      <w:marBottom w:val="0"/>
      <w:divBdr>
        <w:top w:val="none" w:sz="0" w:space="0" w:color="auto"/>
        <w:left w:val="none" w:sz="0" w:space="0" w:color="auto"/>
        <w:bottom w:val="none" w:sz="0" w:space="0" w:color="auto"/>
        <w:right w:val="none" w:sz="0" w:space="0" w:color="auto"/>
      </w:divBdr>
    </w:div>
    <w:div w:id="1416127509">
      <w:bodyDiv w:val="1"/>
      <w:marLeft w:val="0"/>
      <w:marRight w:val="0"/>
      <w:marTop w:val="0"/>
      <w:marBottom w:val="0"/>
      <w:divBdr>
        <w:top w:val="none" w:sz="0" w:space="0" w:color="auto"/>
        <w:left w:val="none" w:sz="0" w:space="0" w:color="auto"/>
        <w:bottom w:val="none" w:sz="0" w:space="0" w:color="auto"/>
        <w:right w:val="none" w:sz="0" w:space="0" w:color="auto"/>
      </w:divBdr>
      <w:divsChild>
        <w:div w:id="746466346">
          <w:marLeft w:val="0"/>
          <w:marRight w:val="0"/>
          <w:marTop w:val="0"/>
          <w:marBottom w:val="0"/>
          <w:divBdr>
            <w:top w:val="none" w:sz="0" w:space="0" w:color="auto"/>
            <w:left w:val="none" w:sz="0" w:space="0" w:color="auto"/>
            <w:bottom w:val="none" w:sz="0" w:space="0" w:color="auto"/>
            <w:right w:val="none" w:sz="0" w:space="0" w:color="auto"/>
          </w:divBdr>
        </w:div>
      </w:divsChild>
    </w:div>
    <w:div w:id="1465931646">
      <w:bodyDiv w:val="1"/>
      <w:marLeft w:val="0"/>
      <w:marRight w:val="0"/>
      <w:marTop w:val="0"/>
      <w:marBottom w:val="0"/>
      <w:divBdr>
        <w:top w:val="none" w:sz="0" w:space="0" w:color="auto"/>
        <w:left w:val="none" w:sz="0" w:space="0" w:color="auto"/>
        <w:bottom w:val="none" w:sz="0" w:space="0" w:color="auto"/>
        <w:right w:val="none" w:sz="0" w:space="0" w:color="auto"/>
      </w:divBdr>
    </w:div>
    <w:div w:id="1565532735">
      <w:bodyDiv w:val="1"/>
      <w:marLeft w:val="0"/>
      <w:marRight w:val="0"/>
      <w:marTop w:val="0"/>
      <w:marBottom w:val="0"/>
      <w:divBdr>
        <w:top w:val="none" w:sz="0" w:space="0" w:color="auto"/>
        <w:left w:val="none" w:sz="0" w:space="0" w:color="auto"/>
        <w:bottom w:val="none" w:sz="0" w:space="0" w:color="auto"/>
        <w:right w:val="none" w:sz="0" w:space="0" w:color="auto"/>
      </w:divBdr>
    </w:div>
    <w:div w:id="1639647013">
      <w:bodyDiv w:val="1"/>
      <w:marLeft w:val="0"/>
      <w:marRight w:val="0"/>
      <w:marTop w:val="0"/>
      <w:marBottom w:val="0"/>
      <w:divBdr>
        <w:top w:val="none" w:sz="0" w:space="0" w:color="auto"/>
        <w:left w:val="none" w:sz="0" w:space="0" w:color="auto"/>
        <w:bottom w:val="none" w:sz="0" w:space="0" w:color="auto"/>
        <w:right w:val="none" w:sz="0" w:space="0" w:color="auto"/>
      </w:divBdr>
    </w:div>
    <w:div w:id="1715153881">
      <w:bodyDiv w:val="1"/>
      <w:marLeft w:val="0"/>
      <w:marRight w:val="0"/>
      <w:marTop w:val="0"/>
      <w:marBottom w:val="0"/>
      <w:divBdr>
        <w:top w:val="none" w:sz="0" w:space="0" w:color="auto"/>
        <w:left w:val="none" w:sz="0" w:space="0" w:color="auto"/>
        <w:bottom w:val="none" w:sz="0" w:space="0" w:color="auto"/>
        <w:right w:val="none" w:sz="0" w:space="0" w:color="auto"/>
      </w:divBdr>
      <w:divsChild>
        <w:div w:id="11735194">
          <w:marLeft w:val="0"/>
          <w:marRight w:val="0"/>
          <w:marTop w:val="0"/>
          <w:marBottom w:val="0"/>
          <w:divBdr>
            <w:top w:val="none" w:sz="0" w:space="0" w:color="auto"/>
            <w:left w:val="none" w:sz="0" w:space="0" w:color="auto"/>
            <w:bottom w:val="none" w:sz="0" w:space="0" w:color="auto"/>
            <w:right w:val="none" w:sz="0" w:space="0" w:color="auto"/>
          </w:divBdr>
        </w:div>
      </w:divsChild>
    </w:div>
    <w:div w:id="1741756472">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1879051105">
      <w:bodyDiv w:val="1"/>
      <w:marLeft w:val="0"/>
      <w:marRight w:val="0"/>
      <w:marTop w:val="0"/>
      <w:marBottom w:val="0"/>
      <w:divBdr>
        <w:top w:val="none" w:sz="0" w:space="0" w:color="auto"/>
        <w:left w:val="none" w:sz="0" w:space="0" w:color="auto"/>
        <w:bottom w:val="none" w:sz="0" w:space="0" w:color="auto"/>
        <w:right w:val="none" w:sz="0" w:space="0" w:color="auto"/>
      </w:divBdr>
    </w:div>
    <w:div w:id="1907378836">
      <w:bodyDiv w:val="1"/>
      <w:marLeft w:val="0"/>
      <w:marRight w:val="0"/>
      <w:marTop w:val="0"/>
      <w:marBottom w:val="0"/>
      <w:divBdr>
        <w:top w:val="none" w:sz="0" w:space="0" w:color="auto"/>
        <w:left w:val="none" w:sz="0" w:space="0" w:color="auto"/>
        <w:bottom w:val="none" w:sz="0" w:space="0" w:color="auto"/>
        <w:right w:val="none" w:sz="0" w:space="0" w:color="auto"/>
      </w:divBdr>
      <w:divsChild>
        <w:div w:id="2018263948">
          <w:marLeft w:val="0"/>
          <w:marRight w:val="0"/>
          <w:marTop w:val="0"/>
          <w:marBottom w:val="0"/>
          <w:divBdr>
            <w:top w:val="none" w:sz="0" w:space="0" w:color="auto"/>
            <w:left w:val="none" w:sz="0" w:space="0" w:color="auto"/>
            <w:bottom w:val="none" w:sz="0" w:space="0" w:color="auto"/>
            <w:right w:val="none" w:sz="0" w:space="0" w:color="auto"/>
          </w:divBdr>
        </w:div>
      </w:divsChild>
    </w:div>
    <w:div w:id="2001273467">
      <w:bodyDiv w:val="1"/>
      <w:marLeft w:val="0"/>
      <w:marRight w:val="0"/>
      <w:marTop w:val="0"/>
      <w:marBottom w:val="0"/>
      <w:divBdr>
        <w:top w:val="none" w:sz="0" w:space="0" w:color="auto"/>
        <w:left w:val="none" w:sz="0" w:space="0" w:color="auto"/>
        <w:bottom w:val="none" w:sz="0" w:space="0" w:color="auto"/>
        <w:right w:val="none" w:sz="0" w:space="0" w:color="auto"/>
      </w:divBdr>
      <w:divsChild>
        <w:div w:id="1562672048">
          <w:marLeft w:val="0"/>
          <w:marRight w:val="0"/>
          <w:marTop w:val="0"/>
          <w:marBottom w:val="0"/>
          <w:divBdr>
            <w:top w:val="none" w:sz="0" w:space="0" w:color="auto"/>
            <w:left w:val="none" w:sz="0" w:space="0" w:color="auto"/>
            <w:bottom w:val="none" w:sz="0" w:space="0" w:color="auto"/>
            <w:right w:val="none" w:sz="0" w:space="0" w:color="auto"/>
          </w:divBdr>
        </w:div>
      </w:divsChild>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 w:id="210071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07/s10109-023-00413-0" TargetMode="External"/><Relationship Id="rId39" Type="http://schemas.openxmlformats.org/officeDocument/2006/relationships/image" Target="media/image12.png"/><Relationship Id="rId21" Type="http://schemas.openxmlformats.org/officeDocument/2006/relationships/hyperlink" Target="https://doi.org/10.1111/ajae.12255" TargetMode="External"/><Relationship Id="rId34" Type="http://schemas.openxmlformats.org/officeDocument/2006/relationships/hyperlink" Target="https://doi.org/10.1016/j.agsy.2015.05.007" TargetMode="External"/><Relationship Id="rId42" Type="http://schemas.openxmlformats.org/officeDocument/2006/relationships/image" Target="media/image1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i.org/10.1111/agec.12336" TargetMode="External"/><Relationship Id="rId11" Type="http://schemas.microsoft.com/office/2018/08/relationships/commentsExtensible" Target="commentsExtensible.xml"/><Relationship Id="rId24" Type="http://schemas.openxmlformats.org/officeDocument/2006/relationships/hyperlink" Target="https://arxiv.org/abs/2103.10251" TargetMode="External"/><Relationship Id="rId32" Type="http://schemas.openxmlformats.org/officeDocument/2006/relationships/hyperlink" Target="https://doi.org/10.1016/j.compag.2022.107164"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dx.doi.org/10.2139/ssrn.4536641" TargetMode="External"/><Relationship Id="rId28" Type="http://schemas.openxmlformats.org/officeDocument/2006/relationships/hyperlink" Target="https://arxiv.org/abs/2204.12956" TargetMode="External"/><Relationship Id="rId36" Type="http://schemas.openxmlformats.org/officeDocument/2006/relationships/hyperlink" Target="https://dx.doi.org/10.2139/ssrn.4511866" TargetMode="External"/><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016/j.compag.2021.106632" TargetMode="External"/><Relationship Id="rId44"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3982/ECTA15732" TargetMode="External"/><Relationship Id="rId27" Type="http://schemas.openxmlformats.org/officeDocument/2006/relationships/hyperlink" Target="https://doi.org/10.1111/gcb.16489" TargetMode="External"/><Relationship Id="rId30" Type="http://schemas.openxmlformats.org/officeDocument/2006/relationships/hyperlink" Target="https://doi.org/10.1093/ije/dyad037" TargetMode="External"/><Relationship Id="rId35" Type="http://schemas.openxmlformats.org/officeDocument/2006/relationships/hyperlink" Target="https://doi.org/10.1038/s43016-022-00493-z" TargetMode="External"/><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186/s13021-024-00252-6" TargetMode="External"/><Relationship Id="rId33" Type="http://schemas.openxmlformats.org/officeDocument/2006/relationships/hyperlink" Target="https://doi.org/10.3982/ECTA13288" TargetMode="External"/><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image" Target="media/image9.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11525</TotalTime>
  <Pages>50</Pages>
  <Words>10834</Words>
  <Characters>61758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Maxwell Mkondiwa</cp:lastModifiedBy>
  <cp:revision>960</cp:revision>
  <cp:lastPrinted>2024-06-25T01:58:00Z</cp:lastPrinted>
  <dcterms:created xsi:type="dcterms:W3CDTF">2023-11-16T13:04:00Z</dcterms:created>
  <dcterms:modified xsi:type="dcterms:W3CDTF">2024-07-24T06:57:00Z</dcterms:modified>
</cp:coreProperties>
</file>