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 xml:space="preserve">Do not cite or </w:t>
      </w:r>
      <w:proofErr w:type="gramStart"/>
      <w:r>
        <w:t>circulate</w:t>
      </w:r>
      <w:proofErr w:type="gramEnd"/>
    </w:p>
    <w:p w14:paraId="5B292451" w14:textId="605F24C2" w:rsidR="00F02471" w:rsidRDefault="008E6CA7" w:rsidP="000C52E0">
      <w:pPr>
        <w:rPr>
          <w:rFonts w:ascii="Gill Sans MT" w:hAnsi="Gill Sans MT"/>
          <w:b/>
          <w:bCs/>
          <w:sz w:val="24"/>
          <w:szCs w:val="24"/>
        </w:rPr>
      </w:pPr>
      <w:r w:rsidRPr="000C52E0">
        <w:rPr>
          <w:rFonts w:ascii="Gill Sans MT" w:hAnsi="Gill Sans MT"/>
          <w:b/>
          <w:bCs/>
          <w:sz w:val="24"/>
          <w:szCs w:val="24"/>
        </w:rPr>
        <w:t>Towards p</w:t>
      </w:r>
      <w:r w:rsidR="00720B58" w:rsidRPr="000C52E0">
        <w:rPr>
          <w:rFonts w:ascii="Gill Sans MT" w:hAnsi="Gill Sans MT"/>
          <w:b/>
          <w:bCs/>
          <w:sz w:val="24"/>
          <w:szCs w:val="24"/>
        </w:rPr>
        <w:t xml:space="preserve">ersonalized agronomy: </w:t>
      </w:r>
      <w:r w:rsidR="0005527E">
        <w:rPr>
          <w:rFonts w:ascii="Gill Sans MT" w:hAnsi="Gill Sans MT"/>
          <w:b/>
          <w:bCs/>
          <w:sz w:val="24"/>
          <w:szCs w:val="24"/>
        </w:rPr>
        <w:t xml:space="preserve">Causal </w:t>
      </w:r>
      <w:r w:rsidR="00B54FFE">
        <w:rPr>
          <w:rFonts w:ascii="Gill Sans MT" w:hAnsi="Gill Sans MT"/>
          <w:b/>
          <w:bCs/>
          <w:sz w:val="24"/>
          <w:szCs w:val="24"/>
        </w:rPr>
        <w:t>m</w:t>
      </w:r>
      <w:r w:rsidR="0005527E">
        <w:rPr>
          <w:rFonts w:ascii="Gill Sans MT" w:hAnsi="Gill Sans MT"/>
          <w:b/>
          <w:bCs/>
          <w:sz w:val="24"/>
          <w:szCs w:val="24"/>
        </w:rPr>
        <w:t xml:space="preserve">achine </w:t>
      </w:r>
      <w:r w:rsidR="00B54FFE">
        <w:rPr>
          <w:rFonts w:ascii="Gill Sans MT" w:hAnsi="Gill Sans MT"/>
          <w:b/>
          <w:bCs/>
          <w:sz w:val="24"/>
          <w:szCs w:val="24"/>
        </w:rPr>
        <w:t>l</w:t>
      </w:r>
      <w:r w:rsidR="0005527E">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Pr>
          <w:rFonts w:ascii="Gill Sans MT" w:hAnsi="Gill Sans MT"/>
          <w:b/>
          <w:bCs/>
          <w:sz w:val="24"/>
          <w:szCs w:val="24"/>
        </w:rPr>
        <w:t xml:space="preserve">wheat in </w:t>
      </w:r>
      <w:r w:rsidR="00F07D8C">
        <w:rPr>
          <w:rFonts w:ascii="Gill Sans MT" w:hAnsi="Gill Sans MT"/>
          <w:b/>
          <w:bCs/>
          <w:sz w:val="24"/>
          <w:szCs w:val="24"/>
        </w:rPr>
        <w:t>Eastern India</w:t>
      </w: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20A92758" w14:textId="7A9F417C" w:rsidR="00B06436"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a concept of </w:t>
      </w:r>
      <w:r w:rsidR="00D229D9">
        <w:rPr>
          <w:rFonts w:ascii="Gill Sans MT" w:hAnsi="Gill Sans MT"/>
          <w:sz w:val="24"/>
          <w:szCs w:val="24"/>
        </w:rPr>
        <w:t>“</w:t>
      </w:r>
      <w:r w:rsidRPr="00B74B50">
        <w:rPr>
          <w:rFonts w:ascii="Gill Sans MT" w:hAnsi="Gill Sans MT"/>
          <w:sz w:val="24"/>
          <w:szCs w:val="24"/>
        </w:rPr>
        <w:t>personalized agronomy</w:t>
      </w:r>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 xml:space="preserve">on where and to who should agronomic innovations be targeted </w:t>
      </w:r>
      <w:r w:rsidR="00D40BBA" w:rsidRPr="00B74B50">
        <w:rPr>
          <w:rFonts w:ascii="Gill Sans MT" w:hAnsi="Gill Sans MT"/>
          <w:sz w:val="24"/>
          <w:szCs w:val="24"/>
        </w:rPr>
        <w:t>to</w:t>
      </w:r>
      <w:r w:rsidR="006B3CFE" w:rsidRPr="00B74B50">
        <w:rPr>
          <w:rFonts w:ascii="Gill Sans MT" w:hAnsi="Gill Sans MT"/>
          <w:sz w:val="24"/>
          <w:szCs w:val="24"/>
        </w:rPr>
        <w:t xml:space="preserve"> get 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r w:rsidR="006B3CFE" w:rsidRPr="00B74B50">
        <w:rPr>
          <w:rFonts w:ascii="Gill Sans MT" w:hAnsi="Gill Sans MT"/>
          <w:sz w:val="24"/>
          <w:szCs w:val="24"/>
        </w:rPr>
        <w:t xml:space="preserve">. We rely on </w:t>
      </w:r>
      <w:r w:rsidR="00173C4B">
        <w:rPr>
          <w:rFonts w:ascii="Gill Sans MT" w:hAnsi="Gill Sans MT"/>
          <w:sz w:val="24"/>
          <w:szCs w:val="24"/>
        </w:rPr>
        <w:t xml:space="preserve">a </w:t>
      </w:r>
      <w:r w:rsidR="006B3CFE" w:rsidRPr="00B74B50">
        <w:rPr>
          <w:rFonts w:ascii="Gill Sans MT" w:hAnsi="Gill Sans MT"/>
          <w:sz w:val="24"/>
          <w:szCs w:val="24"/>
        </w:rPr>
        <w:t xml:space="preserve">doubly robust machine learning </w:t>
      </w:r>
      <w:r w:rsidR="001F5024" w:rsidRPr="00B74B50">
        <w:rPr>
          <w:rFonts w:ascii="Gill Sans MT" w:hAnsi="Gill Sans MT"/>
          <w:sz w:val="24"/>
          <w:szCs w:val="24"/>
        </w:rPr>
        <w:t>model and policy</w:t>
      </w:r>
      <w:r w:rsidR="00474B0D">
        <w:rPr>
          <w:rFonts w:ascii="Gill Sans MT" w:hAnsi="Gill Sans MT"/>
          <w:sz w:val="24"/>
          <w:szCs w:val="24"/>
        </w:rPr>
        <w:t>-relevant insights</w:t>
      </w:r>
      <w:r w:rsidR="001F5024" w:rsidRPr="00B74B50">
        <w:rPr>
          <w:rFonts w:ascii="Gill Sans MT" w:hAnsi="Gill Sans MT"/>
          <w:sz w:val="24"/>
          <w:szCs w:val="24"/>
        </w:rPr>
        <w:t xml:space="preserve"> that allow</w:t>
      </w:r>
      <w:r w:rsidR="00B22AC0">
        <w:rPr>
          <w:rFonts w:ascii="Gill Sans MT" w:hAnsi="Gill Sans MT"/>
          <w:sz w:val="24"/>
          <w:szCs w:val="24"/>
        </w:rPr>
        <w:t xml:space="preserve"> the</w:t>
      </w:r>
      <w:r w:rsidR="00F41F2F" w:rsidRPr="00B74B50">
        <w:rPr>
          <w:rFonts w:ascii="Gill Sans MT" w:hAnsi="Gill Sans MT"/>
          <w:sz w:val="24"/>
          <w:szCs w:val="24"/>
        </w:rPr>
        <w:t xml:space="preserve"> </w:t>
      </w:r>
      <w:r w:rsidR="0017165B">
        <w:rPr>
          <w:rFonts w:ascii="Gill Sans MT" w:hAnsi="Gill Sans MT"/>
          <w:sz w:val="24"/>
          <w:szCs w:val="24"/>
        </w:rPr>
        <w:t>generat</w:t>
      </w:r>
      <w:r w:rsidR="00B22AC0">
        <w:rPr>
          <w:rFonts w:ascii="Gill Sans MT" w:hAnsi="Gill Sans MT"/>
          <w:sz w:val="24"/>
          <w:szCs w:val="24"/>
        </w:rPr>
        <w:t>ion of</w:t>
      </w:r>
      <w:r w:rsidR="0017165B">
        <w:rPr>
          <w:rFonts w:ascii="Gill Sans MT" w:hAnsi="Gill Sans MT"/>
          <w:sz w:val="24"/>
          <w:szCs w:val="24"/>
        </w:rPr>
        <w:t xml:space="preserve"> </w:t>
      </w:r>
      <w:r w:rsidR="00F41F2F" w:rsidRPr="00B74B50">
        <w:rPr>
          <w:rFonts w:ascii="Gill Sans MT" w:hAnsi="Gill Sans MT"/>
          <w:sz w:val="24"/>
          <w:szCs w:val="24"/>
        </w:rPr>
        <w:t xml:space="preserve">recommendations based on </w:t>
      </w:r>
      <w:r w:rsidR="00474B0D">
        <w:rPr>
          <w:rFonts w:ascii="Gill Sans MT" w:hAnsi="Gill Sans MT"/>
          <w:sz w:val="24"/>
          <w:szCs w:val="24"/>
        </w:rPr>
        <w:t>large-</w:t>
      </w:r>
      <w:r w:rsidR="00474B0D" w:rsidRPr="001D4C5A">
        <w:rPr>
          <w:rFonts w:ascii="Gill Sans MT" w:hAnsi="Gill Sans MT"/>
          <w:i/>
          <w:iCs/>
          <w:sz w:val="24"/>
          <w:szCs w:val="24"/>
        </w:rPr>
        <w:t>n</w:t>
      </w:r>
      <w:r w:rsidR="00474B0D">
        <w:rPr>
          <w:rFonts w:ascii="Gill Sans MT" w:hAnsi="Gill Sans MT"/>
          <w:sz w:val="24"/>
          <w:szCs w:val="24"/>
        </w:rPr>
        <w:t xml:space="preserve"> </w:t>
      </w:r>
      <w:r w:rsidR="00F41F2F" w:rsidRPr="00B74B50">
        <w:rPr>
          <w:rFonts w:ascii="Gill Sans MT" w:hAnsi="Gill Sans MT"/>
          <w:sz w:val="24"/>
          <w:szCs w:val="24"/>
        </w:rPr>
        <w:t>observational data</w:t>
      </w:r>
      <w:r w:rsidR="00474B0D">
        <w:rPr>
          <w:rFonts w:ascii="Gill Sans MT" w:hAnsi="Gill Sans MT"/>
          <w:sz w:val="24"/>
          <w:szCs w:val="24"/>
        </w:rPr>
        <w:t xml:space="preserve"> from individual production fields</w:t>
      </w:r>
      <w:r w:rsidR="00F41F2F" w:rsidRPr="00B74B50">
        <w:rPr>
          <w:rFonts w:ascii="Gill Sans MT" w:hAnsi="Gill Sans MT"/>
          <w:sz w:val="24"/>
          <w:szCs w:val="24"/>
        </w:rPr>
        <w:t xml:space="preserve">. </w:t>
      </w:r>
      <w:r w:rsidR="004925DC">
        <w:rPr>
          <w:rFonts w:ascii="Gill Sans MT" w:hAnsi="Gill Sans MT"/>
          <w:sz w:val="24"/>
          <w:szCs w:val="24"/>
        </w:rPr>
        <w:t xml:space="preserve">For each </w:t>
      </w:r>
      <w:r w:rsidR="00474B0D">
        <w:rPr>
          <w:rFonts w:ascii="Gill Sans MT" w:hAnsi="Gill Sans MT"/>
          <w:sz w:val="24"/>
          <w:szCs w:val="24"/>
        </w:rPr>
        <w:t>field</w:t>
      </w:r>
      <w:r w:rsidR="004925DC">
        <w:rPr>
          <w:rFonts w:ascii="Gill Sans MT" w:hAnsi="Gill Sans MT"/>
          <w:sz w:val="24"/>
          <w:szCs w:val="24"/>
        </w:rPr>
        <w:t xml:space="preserve">, we </w:t>
      </w:r>
      <w:proofErr w:type="gramStart"/>
      <w:r w:rsidR="004925DC">
        <w:rPr>
          <w:rFonts w:ascii="Gill Sans MT" w:hAnsi="Gill Sans MT"/>
          <w:sz w:val="24"/>
          <w:szCs w:val="24"/>
        </w:rPr>
        <w:t>are able to</w:t>
      </w:r>
      <w:proofErr w:type="gramEnd"/>
      <w:r w:rsidR="004925DC">
        <w:rPr>
          <w:rFonts w:ascii="Gill Sans MT" w:hAnsi="Gill Sans MT"/>
          <w:sz w:val="24"/>
          <w:szCs w:val="24"/>
        </w:rPr>
        <w:t xml:space="preserve"> recommend the </w:t>
      </w:r>
      <w:r w:rsidR="00271439">
        <w:rPr>
          <w:rFonts w:ascii="Gill Sans MT" w:hAnsi="Gill Sans MT"/>
          <w:sz w:val="24"/>
          <w:szCs w:val="24"/>
        </w:rPr>
        <w:t xml:space="preserve">best possible agronomic practice given the characteristics of the farm. </w:t>
      </w:r>
      <w:r w:rsidR="00442CA9">
        <w:rPr>
          <w:rFonts w:ascii="Gill Sans MT" w:hAnsi="Gill Sans MT"/>
          <w:sz w:val="24"/>
          <w:szCs w:val="24"/>
        </w:rPr>
        <w:t xml:space="preserve">We apply this </w:t>
      </w:r>
      <w:r w:rsidR="001D4421">
        <w:rPr>
          <w:rFonts w:ascii="Gill Sans MT" w:hAnsi="Gill Sans MT"/>
          <w:sz w:val="24"/>
          <w:szCs w:val="24"/>
        </w:rPr>
        <w:t xml:space="preserve">computational </w:t>
      </w:r>
      <w:r w:rsidR="004916DA">
        <w:rPr>
          <w:rFonts w:ascii="Gill Sans MT" w:hAnsi="Gill Sans MT"/>
          <w:sz w:val="24"/>
          <w:szCs w:val="24"/>
        </w:rPr>
        <w:t xml:space="preserve">modelling </w:t>
      </w:r>
      <w:r w:rsidR="00442CA9">
        <w:rPr>
          <w:rFonts w:ascii="Gill Sans MT" w:hAnsi="Gill Sans MT"/>
          <w:sz w:val="24"/>
          <w:szCs w:val="24"/>
        </w:rPr>
        <w:t xml:space="preserve">framework to recommend </w:t>
      </w:r>
      <w:r w:rsidR="009E33A2">
        <w:rPr>
          <w:rFonts w:ascii="Gill Sans MT" w:hAnsi="Gill Sans MT"/>
          <w:sz w:val="24"/>
          <w:szCs w:val="24"/>
        </w:rPr>
        <w:t xml:space="preserve">agronomic practices for wheat in Bihar. </w:t>
      </w:r>
      <w:r w:rsidR="00B43607">
        <w:rPr>
          <w:rFonts w:ascii="Gill Sans MT" w:hAnsi="Gill Sans MT"/>
          <w:sz w:val="24"/>
          <w:szCs w:val="24"/>
        </w:rPr>
        <w:t xml:space="preserve">The recommended practices include applying appropriate </w:t>
      </w:r>
      <w:proofErr w:type="gramStart"/>
      <w:r w:rsidR="007B0B3F">
        <w:rPr>
          <w:rFonts w:ascii="Gill Sans MT" w:hAnsi="Gill Sans MT"/>
          <w:sz w:val="24"/>
          <w:szCs w:val="24"/>
        </w:rPr>
        <w:t>broad spectrum</w:t>
      </w:r>
      <w:proofErr w:type="gramEnd"/>
      <w:r w:rsidR="007B0B3F">
        <w:rPr>
          <w:rFonts w:ascii="Gill Sans MT" w:hAnsi="Gill Sans MT"/>
          <w:sz w:val="24"/>
          <w:szCs w:val="24"/>
        </w:rPr>
        <w:t xml:space="preserve"> </w:t>
      </w:r>
      <w:r w:rsidR="00B43607">
        <w:rPr>
          <w:rFonts w:ascii="Gill Sans MT" w:hAnsi="Gill Sans MT"/>
          <w:sz w:val="24"/>
          <w:szCs w:val="24"/>
        </w:rPr>
        <w:t>herbicides</w:t>
      </w:r>
      <w:r w:rsidR="00AA5A4D">
        <w:rPr>
          <w:rFonts w:ascii="Gill Sans MT" w:hAnsi="Gill Sans MT"/>
          <w:sz w:val="24"/>
          <w:szCs w:val="24"/>
        </w:rPr>
        <w:t xml:space="preserve"> (especially </w:t>
      </w:r>
      <w:proofErr w:type="spellStart"/>
      <w:r w:rsidR="00AA5A4D">
        <w:rPr>
          <w:rFonts w:ascii="Gill Sans MT" w:hAnsi="Gill Sans MT"/>
          <w:sz w:val="24"/>
          <w:szCs w:val="24"/>
        </w:rPr>
        <w:t>Sulfosulfuron+Metsu</w:t>
      </w:r>
      <w:r w:rsidR="00F33C98">
        <w:rPr>
          <w:rFonts w:ascii="Gill Sans MT" w:hAnsi="Gill Sans MT"/>
          <w:sz w:val="24"/>
          <w:szCs w:val="24"/>
        </w:rPr>
        <w:t>lfuron</w:t>
      </w:r>
      <w:proofErr w:type="spellEnd"/>
      <w:r w:rsidR="00F33C98">
        <w:rPr>
          <w:rFonts w:ascii="Gill Sans MT" w:hAnsi="Gill Sans MT"/>
          <w:sz w:val="24"/>
          <w:szCs w:val="24"/>
        </w:rPr>
        <w:t>)</w:t>
      </w:r>
      <w:r w:rsidR="00B43607">
        <w:rPr>
          <w:rFonts w:ascii="Gill Sans MT" w:hAnsi="Gill Sans MT"/>
          <w:sz w:val="24"/>
          <w:szCs w:val="24"/>
        </w:rPr>
        <w:t xml:space="preserve">, </w:t>
      </w:r>
      <w:r w:rsidR="00EC2826">
        <w:rPr>
          <w:rFonts w:ascii="Gill Sans MT" w:hAnsi="Gill Sans MT"/>
          <w:sz w:val="24"/>
          <w:szCs w:val="24"/>
        </w:rPr>
        <w:t xml:space="preserve">sowing </w:t>
      </w:r>
      <w:r w:rsidR="00442A19">
        <w:rPr>
          <w:rFonts w:ascii="Gill Sans MT" w:hAnsi="Gill Sans MT"/>
          <w:sz w:val="24"/>
          <w:szCs w:val="24"/>
        </w:rPr>
        <w:t xml:space="preserve">wheat crop </w:t>
      </w:r>
      <w:r w:rsidR="00EC2826">
        <w:rPr>
          <w:rFonts w:ascii="Gill Sans MT" w:hAnsi="Gill Sans MT"/>
          <w:sz w:val="24"/>
          <w:szCs w:val="24"/>
        </w:rPr>
        <w:t>before Nov 20</w:t>
      </w:r>
      <w:r w:rsidR="00EC2826" w:rsidRPr="00EC2826">
        <w:rPr>
          <w:rFonts w:ascii="Gill Sans MT" w:hAnsi="Gill Sans MT"/>
          <w:sz w:val="24"/>
          <w:szCs w:val="24"/>
          <w:vertAlign w:val="superscript"/>
        </w:rPr>
        <w:t>th</w:t>
      </w:r>
      <w:r w:rsidR="00EC2826">
        <w:rPr>
          <w:rFonts w:ascii="Gill Sans MT" w:hAnsi="Gill Sans MT"/>
          <w:sz w:val="24"/>
          <w:szCs w:val="24"/>
        </w:rPr>
        <w:t>, irrigating wheat crop four times instead of</w:t>
      </w:r>
      <w:r w:rsidR="00F33C98">
        <w:rPr>
          <w:rFonts w:ascii="Gill Sans MT" w:hAnsi="Gill Sans MT"/>
          <w:sz w:val="24"/>
          <w:szCs w:val="24"/>
        </w:rPr>
        <w:t xml:space="preserve"> the conventional</w:t>
      </w:r>
      <w:r w:rsidR="00EC2826">
        <w:rPr>
          <w:rFonts w:ascii="Gill Sans MT" w:hAnsi="Gill Sans MT"/>
          <w:sz w:val="24"/>
          <w:szCs w:val="24"/>
        </w:rPr>
        <w:t xml:space="preserve"> two times, </w:t>
      </w:r>
      <w:r w:rsidR="00442A19">
        <w:rPr>
          <w:rFonts w:ascii="Gill Sans MT" w:hAnsi="Gill Sans MT"/>
          <w:sz w:val="24"/>
          <w:szCs w:val="24"/>
        </w:rPr>
        <w:t xml:space="preserve">and </w:t>
      </w:r>
      <w:r w:rsidR="004E0947">
        <w:rPr>
          <w:rFonts w:ascii="Gill Sans MT" w:hAnsi="Gill Sans MT"/>
          <w:sz w:val="24"/>
          <w:szCs w:val="24"/>
        </w:rPr>
        <w:t xml:space="preserve">using </w:t>
      </w:r>
      <w:r w:rsidR="00E22286">
        <w:rPr>
          <w:rFonts w:ascii="Gill Sans MT" w:hAnsi="Gill Sans MT"/>
          <w:sz w:val="24"/>
          <w:szCs w:val="24"/>
        </w:rPr>
        <w:t>high yielding</w:t>
      </w:r>
      <w:r w:rsidR="004E0947">
        <w:rPr>
          <w:rFonts w:ascii="Gill Sans MT" w:hAnsi="Gill Sans MT"/>
          <w:sz w:val="24"/>
          <w:szCs w:val="24"/>
        </w:rPr>
        <w:t xml:space="preserve"> </w:t>
      </w:r>
      <w:r w:rsidR="00E22286">
        <w:rPr>
          <w:rFonts w:ascii="Gill Sans MT" w:hAnsi="Gill Sans MT"/>
          <w:sz w:val="24"/>
          <w:szCs w:val="24"/>
        </w:rPr>
        <w:t xml:space="preserve">long duration </w:t>
      </w:r>
      <w:r w:rsidR="004E0947">
        <w:rPr>
          <w:rFonts w:ascii="Gill Sans MT" w:hAnsi="Gill Sans MT"/>
          <w:sz w:val="24"/>
          <w:szCs w:val="24"/>
        </w:rPr>
        <w:t>varieties</w:t>
      </w:r>
      <w:r w:rsidR="00F33C98">
        <w:rPr>
          <w:rFonts w:ascii="Gill Sans MT" w:hAnsi="Gill Sans MT"/>
          <w:sz w:val="24"/>
          <w:szCs w:val="24"/>
        </w:rPr>
        <w:t xml:space="preserve"> (mostly HD 2967 and super 303)</w:t>
      </w:r>
      <w:r w:rsidR="004E0947">
        <w:rPr>
          <w:rFonts w:ascii="Gill Sans MT" w:hAnsi="Gill Sans MT"/>
          <w:sz w:val="24"/>
          <w:szCs w:val="24"/>
        </w:rPr>
        <w:t xml:space="preserve">. </w:t>
      </w:r>
      <w:r w:rsidR="005A6C89">
        <w:rPr>
          <w:rFonts w:ascii="Gill Sans MT" w:hAnsi="Gill Sans MT"/>
          <w:sz w:val="24"/>
          <w:szCs w:val="24"/>
        </w:rPr>
        <w:t xml:space="preserve">The </w:t>
      </w:r>
      <w:r w:rsidR="00577628">
        <w:rPr>
          <w:rFonts w:ascii="Gill Sans MT" w:hAnsi="Gill Sans MT"/>
          <w:sz w:val="24"/>
          <w:szCs w:val="24"/>
        </w:rPr>
        <w:t>application demonstrates that considering field heterogeneity in a spatially explicit analytical framework can guide public and private investment</w:t>
      </w:r>
      <w:r w:rsidR="00604916">
        <w:rPr>
          <w:rFonts w:ascii="Gill Sans MT" w:hAnsi="Gill Sans MT"/>
          <w:sz w:val="24"/>
          <w:szCs w:val="24"/>
        </w:rPr>
        <w:t xml:space="preserve">. </w:t>
      </w:r>
    </w:p>
    <w:p w14:paraId="6F0ACC75" w14:textId="71F2E4FF" w:rsidR="00B06436" w:rsidRDefault="00337327" w:rsidP="00337327">
      <w:pPr>
        <w:pStyle w:val="Heading1"/>
        <w:rPr>
          <w:rFonts w:ascii="Gill Sans MT" w:hAnsi="Gill Sans MT"/>
          <w:sz w:val="24"/>
          <w:szCs w:val="24"/>
        </w:rPr>
      </w:pPr>
      <w:r w:rsidRPr="00B74B50">
        <w:rPr>
          <w:rFonts w:ascii="Gill Sans MT" w:hAnsi="Gill Sans MT"/>
          <w:sz w:val="24"/>
          <w:szCs w:val="24"/>
        </w:rPr>
        <w:t xml:space="preserve">1. </w:t>
      </w:r>
      <w:r w:rsidR="00B06436" w:rsidRPr="00B74B50">
        <w:rPr>
          <w:rFonts w:ascii="Gill Sans MT" w:hAnsi="Gill Sans MT"/>
          <w:sz w:val="24"/>
          <w:szCs w:val="24"/>
        </w:rPr>
        <w:t>Introduction</w:t>
      </w:r>
    </w:p>
    <w:p w14:paraId="5505021F" w14:textId="69CA023D"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2"/>
      <w:commentRangeStart w:id="3"/>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2"/>
      <w:r w:rsidR="00476D49">
        <w:rPr>
          <w:rStyle w:val="CommentReference"/>
        </w:rPr>
        <w:commentReference w:id="2"/>
      </w:r>
      <w:commentRangeEnd w:id="3"/>
      <w:r w:rsidR="00A54021">
        <w:rPr>
          <w:rStyle w:val="CommentReference"/>
        </w:rPr>
        <w:commentReference w:id="3"/>
      </w:r>
      <w:r w:rsidR="003D066C" w:rsidRPr="00E875C6">
        <w:rPr>
          <w:rFonts w:ascii="Gill Sans MT" w:hAnsi="Gill Sans MT"/>
          <w:sz w:val="24"/>
          <w:szCs w:val="24"/>
        </w:rPr>
        <w:t xml:space="preserve">have documented very high </w:t>
      </w:r>
      <w:r w:rsidR="00964693" w:rsidRPr="00E875C6">
        <w:rPr>
          <w:rFonts w:ascii="Gill Sans MT" w:hAnsi="Gill Sans MT"/>
          <w:sz w:val="24"/>
          <w:szCs w:val="24"/>
        </w:rPr>
        <w:t xml:space="preserve">but heterogeneous </w:t>
      </w:r>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4"/>
      <w:commentRangeStart w:id="5"/>
      <w:r w:rsidR="005A2E8D">
        <w:rPr>
          <w:rFonts w:ascii="Gill Sans MT" w:hAnsi="Gill Sans MT"/>
          <w:sz w:val="24"/>
          <w:szCs w:val="24"/>
        </w:rPr>
        <w:t>heterogeneous effects of these factors</w:t>
      </w:r>
      <w:commentRangeEnd w:id="4"/>
      <w:r w:rsidR="00365376">
        <w:rPr>
          <w:rStyle w:val="CommentReference"/>
        </w:rPr>
        <w:commentReference w:id="4"/>
      </w:r>
      <w:commentRangeEnd w:id="5"/>
      <w:r w:rsidR="00494E2F">
        <w:rPr>
          <w:rStyle w:val="CommentReference"/>
        </w:rPr>
        <w:commentReference w:id="5"/>
      </w:r>
      <w:r w:rsidR="005A2E8D">
        <w:rPr>
          <w:rFonts w:ascii="Gill Sans MT" w:hAnsi="Gill Sans MT"/>
          <w:sz w:val="24"/>
          <w:szCs w:val="24"/>
        </w:rPr>
        <w:t>.</w:t>
      </w:r>
      <w:r w:rsidR="00122E37">
        <w:rPr>
          <w:rFonts w:ascii="Gill Sans MT" w:hAnsi="Gill Sans MT"/>
          <w:sz w:val="24"/>
          <w:szCs w:val="24"/>
        </w:rPr>
        <w:t xml:space="preserve"> </w:t>
      </w:r>
      <w:commentRangeStart w:id="6"/>
      <w:commentRangeStart w:id="7"/>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6"/>
      <w:r w:rsidR="00476D49">
        <w:rPr>
          <w:rStyle w:val="CommentReference"/>
        </w:rPr>
        <w:commentReference w:id="6"/>
      </w:r>
      <w:commentRangeEnd w:id="7"/>
      <w:r w:rsidR="00A029B3">
        <w:rPr>
          <w:rStyle w:val="CommentReference"/>
        </w:rPr>
        <w:commentReference w:id="7"/>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8"/>
      <w:commentRangeStart w:id="9"/>
      <w:r w:rsidR="00BE3DBE">
        <w:rPr>
          <w:rFonts w:ascii="Gill Sans MT" w:hAnsi="Gill Sans MT"/>
          <w:sz w:val="24"/>
          <w:szCs w:val="24"/>
        </w:rPr>
        <w:t xml:space="preserve">suggests that returns from technology can be doubled if guided by </w:t>
      </w:r>
      <w:proofErr w:type="gramStart"/>
      <w:r w:rsidR="00BE3DBE">
        <w:rPr>
          <w:rFonts w:ascii="Gill Sans MT" w:hAnsi="Gill Sans MT"/>
          <w:sz w:val="24"/>
          <w:szCs w:val="24"/>
        </w:rPr>
        <w:t>remotely-sensed</w:t>
      </w:r>
      <w:proofErr w:type="gramEnd"/>
      <w:r w:rsidR="00BE3DBE">
        <w:rPr>
          <w:rFonts w:ascii="Gill Sans MT" w:hAnsi="Gill Sans MT"/>
          <w:sz w:val="24"/>
          <w:szCs w:val="24"/>
        </w:rPr>
        <w:t xml:space="preserve"> information (Jain et al., 2019). </w:t>
      </w:r>
      <w:commentRangeEnd w:id="8"/>
      <w:r w:rsidR="00BE3DBE">
        <w:rPr>
          <w:rStyle w:val="CommentReference"/>
        </w:rPr>
        <w:commentReference w:id="8"/>
      </w:r>
      <w:commentRangeEnd w:id="9"/>
      <w:r w:rsidR="00A029B3">
        <w:rPr>
          <w:rStyle w:val="CommentReference"/>
        </w:rPr>
        <w:commentReference w:id="9"/>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480ABFBE" w:rsidR="001E117F" w:rsidRDefault="00884BB2" w:rsidP="00C1012F">
      <w:pPr>
        <w:jc w:val="both"/>
        <w:rPr>
          <w:rFonts w:ascii="Gill Sans MT" w:hAnsi="Gill Sans MT"/>
          <w:sz w:val="24"/>
          <w:szCs w:val="24"/>
        </w:rPr>
      </w:pPr>
      <w:commentRangeStart w:id="10"/>
      <w:r>
        <w:rPr>
          <w:rFonts w:ascii="Gill Sans MT" w:hAnsi="Gill Sans MT"/>
          <w:sz w:val="24"/>
          <w:szCs w:val="24"/>
        </w:rPr>
        <w:t xml:space="preserve">Recent studies on </w:t>
      </w:r>
      <w:r w:rsidR="00BC72BE">
        <w:rPr>
          <w:rFonts w:ascii="Gill Sans MT" w:hAnsi="Gill Sans MT"/>
          <w:sz w:val="24"/>
          <w:szCs w:val="24"/>
        </w:rPr>
        <w:t xml:space="preserve">data-driven decision making have suggested </w:t>
      </w:r>
      <w:r>
        <w:rPr>
          <w:rFonts w:ascii="Gill Sans MT" w:hAnsi="Gill Sans MT"/>
          <w:sz w:val="24"/>
          <w:szCs w:val="24"/>
        </w:rPr>
        <w:t xml:space="preserve">data-based 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r w:rsidR="0056553A">
        <w:rPr>
          <w:rFonts w:ascii="Gill Sans MT" w:hAnsi="Gill Sans MT"/>
          <w:sz w:val="24"/>
          <w:szCs w:val="24"/>
        </w:rPr>
        <w:t xml:space="preserve">random forest algorithms, </w:t>
      </w:r>
      <w:proofErr w:type="gramStart"/>
      <w:r w:rsidR="0056553A">
        <w:rPr>
          <w:rFonts w:ascii="Gill Sans MT" w:hAnsi="Gill Sans MT"/>
          <w:sz w:val="24"/>
          <w:szCs w:val="24"/>
        </w:rPr>
        <w:t>classification</w:t>
      </w:r>
      <w:proofErr w:type="gramEnd"/>
      <w:r w:rsidR="0056553A">
        <w:rPr>
          <w:rFonts w:ascii="Gill Sans MT" w:hAnsi="Gill Sans MT"/>
          <w:sz w:val="24"/>
          <w:szCs w:val="24"/>
        </w:rPr>
        <w:t xml:space="preserve">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10"/>
      <w:r w:rsidR="00BE3DBE">
        <w:rPr>
          <w:rStyle w:val="CommentReference"/>
        </w:rPr>
        <w:commentReference w:id="10"/>
      </w:r>
      <w:r w:rsidR="00475D2B" w:rsidRPr="00665868">
        <w:rPr>
          <w:rFonts w:ascii="Gill Sans MT" w:hAnsi="Gill Sans MT"/>
          <w:sz w:val="24"/>
          <w:szCs w:val="24"/>
          <w:highlight w:val="yellow"/>
        </w:rPr>
        <w:t xml:space="preserve">(e.g., </w:t>
      </w:r>
      <w:proofErr w:type="spellStart"/>
      <w:r w:rsidR="001C2048" w:rsidRPr="00665868">
        <w:rPr>
          <w:rFonts w:ascii="Gill Sans MT" w:hAnsi="Gill Sans MT"/>
          <w:sz w:val="24"/>
          <w:szCs w:val="24"/>
          <w:highlight w:val="yellow"/>
        </w:rPr>
        <w:t>Kruipnik</w:t>
      </w:r>
      <w:proofErr w:type="spellEnd"/>
      <w:r w:rsidR="001C2048" w:rsidRPr="00665868">
        <w:rPr>
          <w:rFonts w:ascii="Gill Sans MT" w:hAnsi="Gill Sans MT"/>
          <w:sz w:val="24"/>
          <w:szCs w:val="24"/>
          <w:highlight w:val="yellow"/>
        </w:rPr>
        <w:t xml:space="preserve"> et al </w:t>
      </w:r>
      <w:r w:rsidR="00AE51BD" w:rsidRPr="00665868">
        <w:rPr>
          <w:rFonts w:ascii="Gill Sans MT" w:hAnsi="Gill Sans MT"/>
          <w:sz w:val="24"/>
          <w:szCs w:val="24"/>
          <w:highlight w:val="yellow"/>
        </w:rPr>
        <w:t>2015</w:t>
      </w:r>
      <w:r w:rsidR="00490F5E">
        <w:rPr>
          <w:rFonts w:ascii="Gill Sans MT" w:hAnsi="Gill Sans MT"/>
          <w:sz w:val="24"/>
          <w:szCs w:val="24"/>
          <w:highlight w:val="yellow"/>
        </w:rPr>
        <w:t xml:space="preserve">, </w:t>
      </w:r>
      <w:proofErr w:type="spellStart"/>
      <w:r w:rsidR="0078551C">
        <w:rPr>
          <w:rFonts w:ascii="Gill Sans MT" w:hAnsi="Gill Sans MT"/>
          <w:sz w:val="24"/>
          <w:szCs w:val="24"/>
          <w:highlight w:val="yellow"/>
        </w:rPr>
        <w:t>Urfels</w:t>
      </w:r>
      <w:proofErr w:type="spellEnd"/>
      <w:r w:rsidR="0078551C">
        <w:rPr>
          <w:rFonts w:ascii="Gill Sans MT" w:hAnsi="Gill Sans MT"/>
          <w:sz w:val="24"/>
          <w:szCs w:val="24"/>
          <w:highlight w:val="yellow"/>
        </w:rPr>
        <w:t xml:space="preserve"> et al 2021</w:t>
      </w:r>
      <w:r w:rsidR="00AE51BD" w:rsidRPr="00665868">
        <w:rPr>
          <w:rFonts w:ascii="Gill Sans MT" w:hAnsi="Gill Sans MT"/>
          <w:sz w:val="24"/>
          <w:szCs w:val="24"/>
          <w:highlight w:val="yellow"/>
        </w:rPr>
        <w:t>)</w:t>
      </w:r>
      <w:r w:rsidR="005663E5" w:rsidRPr="00665868">
        <w:rPr>
          <w:rFonts w:ascii="Gill Sans MT" w:hAnsi="Gill Sans MT"/>
          <w:sz w:val="24"/>
          <w:szCs w:val="24"/>
          <w:highlight w:val="yellow"/>
        </w:rPr>
        <w:t>.</w:t>
      </w:r>
      <w:r w:rsidR="009D046F">
        <w:rPr>
          <w:rFonts w:ascii="Gill Sans MT" w:hAnsi="Gill Sans MT"/>
          <w:sz w:val="24"/>
          <w:szCs w:val="24"/>
        </w:rPr>
        <w:t xml:space="preserve"> Random forest algorithms are used to identify variables of importance few of which are selected for </w:t>
      </w:r>
      <w:r w:rsidR="00880B27">
        <w:rPr>
          <w:rFonts w:ascii="Gill Sans MT" w:hAnsi="Gill Sans MT"/>
          <w:sz w:val="24"/>
          <w:szCs w:val="24"/>
        </w:rPr>
        <w:t xml:space="preserve">classification and regression trees (CART) and k-means clustering </w:t>
      </w:r>
      <w:r w:rsidR="001F78CF">
        <w:rPr>
          <w:rFonts w:ascii="Gill Sans MT" w:hAnsi="Gill Sans MT"/>
          <w:sz w:val="24"/>
          <w:szCs w:val="24"/>
        </w:rPr>
        <w:t xml:space="preserve">at some geographical level </w:t>
      </w:r>
      <w:r w:rsidR="00880B27">
        <w:rPr>
          <w:rFonts w:ascii="Gill Sans MT" w:hAnsi="Gill Sans MT"/>
          <w:sz w:val="24"/>
          <w:szCs w:val="24"/>
        </w:rPr>
        <w:t xml:space="preserve">is then used to </w:t>
      </w:r>
      <w:r w:rsidR="005A6D2B">
        <w:rPr>
          <w:rFonts w:ascii="Gill Sans MT" w:hAnsi="Gill Sans MT"/>
          <w:sz w:val="24"/>
          <w:szCs w:val="24"/>
        </w:rPr>
        <w:t xml:space="preserve">develop zones of </w:t>
      </w:r>
      <w:commentRangeStart w:id="11"/>
      <w:r w:rsidR="005A6D2B">
        <w:rPr>
          <w:rFonts w:ascii="Gill Sans MT" w:hAnsi="Gill Sans MT"/>
          <w:sz w:val="24"/>
          <w:szCs w:val="24"/>
        </w:rPr>
        <w:t>opportunity</w:t>
      </w:r>
      <w:commentRangeEnd w:id="11"/>
      <w:r w:rsidR="00BE3DBE">
        <w:rPr>
          <w:rStyle w:val="CommentReference"/>
        </w:rPr>
        <w:commentReference w:id="11"/>
      </w:r>
      <w:r w:rsidR="005A6D2B">
        <w:rPr>
          <w:rFonts w:ascii="Gill Sans MT" w:hAnsi="Gill Sans MT"/>
          <w:sz w:val="24"/>
          <w:szCs w:val="24"/>
        </w:rPr>
        <w:t xml:space="preserve">. </w:t>
      </w:r>
      <w:commentRangeStart w:id="12"/>
      <w:r w:rsidR="00ED1843">
        <w:rPr>
          <w:rFonts w:ascii="Gill Sans MT" w:hAnsi="Gill Sans MT"/>
          <w:sz w:val="24"/>
          <w:szCs w:val="24"/>
        </w:rPr>
        <w:t xml:space="preserve">This approach however does not prescribe </w:t>
      </w:r>
      <w:r w:rsidR="00ED1843">
        <w:rPr>
          <w:rFonts w:ascii="Gill Sans MT" w:hAnsi="Gill Sans MT"/>
          <w:sz w:val="24"/>
          <w:szCs w:val="24"/>
        </w:rPr>
        <w:lastRenderedPageBreak/>
        <w:t>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12"/>
      <w:r w:rsidR="004D459A">
        <w:rPr>
          <w:rStyle w:val="CommentReference"/>
        </w:rPr>
        <w:commentReference w:id="12"/>
      </w:r>
      <w:r w:rsidR="00ED1843">
        <w:rPr>
          <w:rFonts w:ascii="Gill Sans MT" w:hAnsi="Gill Sans MT"/>
          <w:sz w:val="24"/>
          <w:szCs w:val="24"/>
        </w:rPr>
        <w:t xml:space="preserve">and the welfare criteria for such decisions. </w:t>
      </w:r>
    </w:p>
    <w:p w14:paraId="1F323708" w14:textId="77777777" w:rsidR="00A9394F" w:rsidRDefault="001E117F" w:rsidP="00215226">
      <w:pPr>
        <w:jc w:val="both"/>
        <w:rPr>
          <w:rFonts w:ascii="Gill Sans MT" w:hAnsi="Gill Sans MT"/>
          <w:sz w:val="24"/>
          <w:szCs w:val="24"/>
        </w:rPr>
      </w:pPr>
      <w:r>
        <w:rPr>
          <w:rFonts w:ascii="Gill Sans MT" w:hAnsi="Gill Sans MT"/>
          <w:sz w:val="24"/>
          <w:szCs w:val="24"/>
        </w:rPr>
        <w:t xml:space="preserve">To circumvent 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3"/>
      <w:commentRangeStart w:id="14"/>
      <w:r w:rsidR="00282EB2">
        <w:rPr>
          <w:rFonts w:ascii="Gill Sans MT" w:hAnsi="Gill Sans MT"/>
          <w:sz w:val="24"/>
          <w:szCs w:val="24"/>
        </w:rPr>
        <w:t xml:space="preserve">based on causal machine </w:t>
      </w:r>
      <w:commentRangeEnd w:id="13"/>
      <w:r w:rsidR="00B9502A">
        <w:rPr>
          <w:rStyle w:val="CommentReference"/>
        </w:rPr>
        <w:commentReference w:id="13"/>
      </w:r>
      <w:commentRangeEnd w:id="14"/>
      <w:r w:rsidR="008105EB">
        <w:rPr>
          <w:rStyle w:val="CommentReference"/>
        </w:rPr>
        <w:commentReference w:id="1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farmer characteristics. </w:t>
      </w:r>
      <w:r w:rsidR="00987BF9" w:rsidRPr="00B74B50">
        <w:rPr>
          <w:rFonts w:ascii="Gill Sans MT" w:hAnsi="Gill Sans MT"/>
          <w:sz w:val="24"/>
          <w:szCs w:val="24"/>
        </w:rPr>
        <w:t xml:space="preserve">We use the policy tree algorithm to suggest who would likely benefit from targeted recommendations on agronomic practices. </w:t>
      </w:r>
      <w:r w:rsidR="00215226">
        <w:rPr>
          <w:rFonts w:ascii="Gill Sans MT" w:hAnsi="Gill Sans MT"/>
          <w:sz w:val="24"/>
          <w:szCs w:val="24"/>
        </w:rPr>
        <w:t xml:space="preserve">The combine causal random forest and policy tree optimization approach is different 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reviews the theoretical differences between causal random forest and random forest models. </w:t>
      </w:r>
    </w:p>
    <w:p w14:paraId="29BAB3BC" w14:textId="3CDDAC92" w:rsidR="00215226" w:rsidRDefault="00215226" w:rsidP="00215226">
      <w:pPr>
        <w:jc w:val="both"/>
        <w:rPr>
          <w:rFonts w:ascii="Gill Sans MT" w:hAnsi="Gill Sans MT"/>
          <w:sz w:val="24"/>
          <w:szCs w:val="24"/>
        </w:rPr>
      </w:pPr>
      <w:r>
        <w:rPr>
          <w:rFonts w:ascii="Gill Sans MT" w:hAnsi="Gill Sans MT"/>
          <w:sz w:val="24"/>
          <w:szCs w:val="24"/>
        </w:rPr>
        <w:t xml:space="preserve">Kakimoto et al (2022) discusses the differences between </w:t>
      </w:r>
      <w:proofErr w:type="gramStart"/>
      <w:r>
        <w:rPr>
          <w:rFonts w:ascii="Gill Sans MT" w:hAnsi="Gill Sans MT"/>
          <w:sz w:val="24"/>
          <w:szCs w:val="24"/>
        </w:rPr>
        <w:t>prediction oriented</w:t>
      </w:r>
      <w:proofErr w:type="gramEnd"/>
      <w:r>
        <w:rPr>
          <w:rFonts w:ascii="Gill Sans MT" w:hAnsi="Gill Sans MT"/>
          <w:sz w:val="24"/>
          <w:szCs w:val="24"/>
        </w:rPr>
        <w:t xml:space="preserve"> machine learning methods (e.g., random forest, convolutional neural networks) and causal random forest in an agronomy related simulated data of N optimal management. They found that causal random forests are advantageous 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causal random forest model (1.49) was higher than that for a random forest model (1.26) but lower than that of a feasible generalized least squares estimator (2.07).  </w:t>
      </w:r>
    </w:p>
    <w:p w14:paraId="353C192A" w14:textId="76024E58" w:rsidR="00215226" w:rsidRDefault="00215226" w:rsidP="00215226">
      <w:pPr>
        <w:jc w:val="both"/>
        <w:rPr>
          <w:rFonts w:ascii="Gill Sans MT" w:hAnsi="Gill Sans MT"/>
          <w:sz w:val="24"/>
          <w:szCs w:val="24"/>
        </w:rPr>
      </w:pPr>
      <w:r>
        <w:rPr>
          <w:rFonts w:ascii="Gill Sans MT" w:hAnsi="Gill Sans MT"/>
          <w:sz w:val="24"/>
          <w:szCs w:val="24"/>
        </w:rPr>
        <w:t>We depart from Kakimoto et al (2022) on the optimization framework in that instead of using individual comparison of the different categories, we instead us</w:t>
      </w:r>
      <w:r w:rsidR="00B96990">
        <w:rPr>
          <w:rFonts w:ascii="Gill Sans MT" w:hAnsi="Gill Sans MT"/>
          <w:sz w:val="24"/>
          <w:szCs w:val="24"/>
        </w:rPr>
        <w:t xml:space="preserve">e </w:t>
      </w:r>
      <w:r>
        <w:rPr>
          <w:rFonts w:ascii="Gill Sans MT" w:hAnsi="Gill Sans MT"/>
          <w:sz w:val="24"/>
          <w:szCs w:val="24"/>
        </w:rPr>
        <w:t xml:space="preserve">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
      <w:commentRangeEnd w:id="15"/>
      <w:r>
        <w:rPr>
          <w:rStyle w:val="CommentReference"/>
        </w:rPr>
        <w:commentReference w:id="15"/>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6"/>
      <w:r w:rsidR="00442FE9">
        <w:rPr>
          <w:rFonts w:ascii="Gill Sans MT" w:hAnsi="Gill Sans MT"/>
          <w:sz w:val="24"/>
          <w:szCs w:val="24"/>
        </w:rPr>
        <w:t>geodata R package soil grids</w:t>
      </w:r>
      <w:commentRangeEnd w:id="16"/>
      <w:r w:rsidR="00B9502A">
        <w:rPr>
          <w:rStyle w:val="CommentReference"/>
        </w:rPr>
        <w:commentReference w:id="1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lastRenderedPageBreak/>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w:t>
      </w:r>
      <w:r w:rsidR="009B06A9">
        <w:rPr>
          <w:rFonts w:ascii="Gill Sans MT" w:hAnsi="Gill Sans MT"/>
          <w:sz w:val="24"/>
          <w:szCs w:val="24"/>
        </w:rPr>
        <w:lastRenderedPageBreak/>
        <w:t xml:space="preserve">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2C0C4B50" w14:textId="16FCFC21" w:rsidR="00AA48FB" w:rsidRPr="00F94E2A" w:rsidRDefault="00BC581F" w:rsidP="00A73B39">
      <w:pPr>
        <w:rPr>
          <w:rFonts w:ascii="Gill Sans MT" w:eastAsiaTheme="minorEastAsia" w:hAnsi="Gill Sans MT"/>
          <w:sz w:val="24"/>
          <w:szCs w:val="24"/>
        </w:rPr>
      </w:pPr>
      <w:r w:rsidRPr="00326324">
        <w:rPr>
          <w:rFonts w:ascii="Gill Sans MT" w:eastAsiaTheme="minorEastAsia" w:hAnsi="Gill Sans MT"/>
          <w:sz w:val="24"/>
          <w:szCs w:val="24"/>
        </w:rPr>
        <w:t xml:space="preserve">We use a four step </w:t>
      </w:r>
      <w:r w:rsidR="00126DA3" w:rsidRPr="00326324">
        <w:rPr>
          <w:rFonts w:ascii="Gill Sans MT" w:eastAsiaTheme="minorEastAsia" w:hAnsi="Gill Sans MT"/>
          <w:sz w:val="24"/>
          <w:szCs w:val="24"/>
        </w:rPr>
        <w:t xml:space="preserve">analytical process </w:t>
      </w:r>
      <w:r w:rsidR="00103DAA">
        <w:rPr>
          <w:rFonts w:ascii="Gill Sans MT" w:eastAsiaTheme="minorEastAsia" w:hAnsi="Gill Sans MT"/>
          <w:sz w:val="24"/>
          <w:szCs w:val="24"/>
        </w:rPr>
        <w:t xml:space="preserve">(figure 3) </w:t>
      </w:r>
      <w:r w:rsidR="00126DA3" w:rsidRPr="00326324">
        <w:rPr>
          <w:rFonts w:ascii="Gill Sans MT" w:eastAsiaTheme="minorEastAsia" w:hAnsi="Gill Sans MT"/>
          <w:sz w:val="24"/>
          <w:szCs w:val="24"/>
        </w:rPr>
        <w:t>beginning with, (</w:t>
      </w:r>
      <w:r w:rsidR="00FE2111">
        <w:rPr>
          <w:rFonts w:ascii="Gill Sans MT" w:eastAsiaTheme="minorEastAsia" w:hAnsi="Gill Sans MT"/>
          <w:sz w:val="24"/>
          <w:szCs w:val="24"/>
        </w:rPr>
        <w:t>1</w:t>
      </w:r>
      <w:r w:rsidR="00126DA3" w:rsidRPr="00326324">
        <w:rPr>
          <w:rFonts w:ascii="Gill Sans MT" w:eastAsiaTheme="minorEastAsia" w:hAnsi="Gill Sans MT"/>
          <w:sz w:val="24"/>
          <w:szCs w:val="24"/>
        </w:rPr>
        <w:t>) estimat</w:t>
      </w:r>
      <w:r w:rsidR="00753CB1">
        <w:rPr>
          <w:rFonts w:ascii="Gill Sans MT" w:eastAsiaTheme="minorEastAsia" w:hAnsi="Gill Sans MT"/>
          <w:sz w:val="24"/>
          <w:szCs w:val="24"/>
        </w:rPr>
        <w:t>ing</w:t>
      </w:r>
      <w:r w:rsidR="00126DA3" w:rsidRPr="00326324">
        <w:rPr>
          <w:rFonts w:ascii="Gill Sans MT" w:eastAsiaTheme="minorEastAsia" w:hAnsi="Gill Sans MT"/>
          <w:sz w:val="24"/>
          <w:szCs w:val="24"/>
        </w:rPr>
        <w:t xml:space="preserve"> a </w:t>
      </w:r>
      <w:r w:rsidR="002D3FA8" w:rsidRPr="00326324">
        <w:rPr>
          <w:rFonts w:ascii="Gill Sans MT" w:eastAsiaTheme="minorEastAsia" w:hAnsi="Gill Sans MT"/>
          <w:sz w:val="24"/>
          <w:szCs w:val="24"/>
        </w:rPr>
        <w:t xml:space="preserve">probability random forest model followed by a </w:t>
      </w:r>
      <w:r w:rsidR="00126DA3" w:rsidRPr="00326324">
        <w:rPr>
          <w:rFonts w:ascii="Gill Sans MT" w:eastAsiaTheme="minorEastAsia" w:hAnsi="Gill Sans MT"/>
          <w:sz w:val="24"/>
          <w:szCs w:val="24"/>
        </w:rPr>
        <w:t xml:space="preserve">causal random forest </w:t>
      </w:r>
      <w:r w:rsidR="002D3FA8" w:rsidRPr="00326324">
        <w:rPr>
          <w:rFonts w:ascii="Gill Sans MT" w:eastAsiaTheme="minorEastAsia" w:hAnsi="Gill Sans MT"/>
          <w:sz w:val="24"/>
          <w:szCs w:val="24"/>
        </w:rPr>
        <w:t>model that uses the predicted probabilities from the first random forest as weights</w:t>
      </w:r>
      <w:r w:rsidR="0064649D" w:rsidRPr="00326324">
        <w:rPr>
          <w:rFonts w:ascii="Gill Sans MT" w:eastAsiaTheme="minorEastAsia" w:hAnsi="Gill Sans MT"/>
          <w:sz w:val="24"/>
          <w:szCs w:val="24"/>
        </w:rPr>
        <w:t>, (2) predict</w:t>
      </w:r>
      <w:r w:rsidR="00753CB1">
        <w:rPr>
          <w:rFonts w:ascii="Gill Sans MT" w:eastAsiaTheme="minorEastAsia" w:hAnsi="Gill Sans MT"/>
          <w:sz w:val="24"/>
          <w:szCs w:val="24"/>
        </w:rPr>
        <w:t>ing</w:t>
      </w:r>
      <w:r w:rsidR="0064649D" w:rsidRPr="00326324">
        <w:rPr>
          <w:rFonts w:ascii="Gill Sans MT" w:eastAsiaTheme="minorEastAsia" w:hAnsi="Gill Sans MT"/>
          <w:sz w:val="24"/>
          <w:szCs w:val="24"/>
        </w:rPr>
        <w:t xml:space="preserve"> </w:t>
      </w:r>
      <w:commentRangeStart w:id="17"/>
      <w:r w:rsidR="0064649D" w:rsidRPr="00326324">
        <w:rPr>
          <w:rFonts w:ascii="Gill Sans MT" w:eastAsiaTheme="minorEastAsia" w:hAnsi="Gill Sans MT"/>
          <w:sz w:val="24"/>
          <w:szCs w:val="24"/>
        </w:rPr>
        <w:t>individualized</w:t>
      </w:r>
      <w:commentRangeEnd w:id="17"/>
      <w:r w:rsidR="00B9502A">
        <w:rPr>
          <w:rStyle w:val="CommentReference"/>
        </w:rPr>
        <w:commentReference w:id="17"/>
      </w:r>
      <w:r w:rsidR="0064649D" w:rsidRPr="00326324">
        <w:rPr>
          <w:rFonts w:ascii="Gill Sans MT" w:eastAsiaTheme="minorEastAsia" w:hAnsi="Gill Sans MT"/>
          <w:sz w:val="24"/>
          <w:szCs w:val="24"/>
        </w:rPr>
        <w:t xml:space="preserve"> treatment effects</w:t>
      </w:r>
      <w:r w:rsidR="003B599F" w:rsidRPr="00326324">
        <w:rPr>
          <w:rFonts w:ascii="Gill Sans MT" w:eastAsiaTheme="minorEastAsia" w:hAnsi="Gill Sans MT"/>
          <w:sz w:val="24"/>
          <w:szCs w:val="24"/>
        </w:rPr>
        <w:t>, (3) estimat</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doubly robust scores, and (4) </w:t>
      </w:r>
      <w:commentRangeStart w:id="18"/>
      <w:commentRangeStart w:id="19"/>
      <w:commentRangeStart w:id="20"/>
      <w:commentRangeStart w:id="21"/>
      <w:r w:rsidR="003B599F" w:rsidRPr="00326324">
        <w:rPr>
          <w:rFonts w:ascii="Gill Sans MT" w:eastAsiaTheme="minorEastAsia" w:hAnsi="Gill Sans MT"/>
          <w:sz w:val="24"/>
          <w:szCs w:val="24"/>
        </w:rPr>
        <w:t>apply</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policy tree algorithm to optimally recommend a policy that can be targeted to each farmer</w:t>
      </w:r>
      <w:commentRangeEnd w:id="18"/>
      <w:r w:rsidR="00B9502A">
        <w:rPr>
          <w:rStyle w:val="CommentReference"/>
        </w:rPr>
        <w:commentReference w:id="18"/>
      </w:r>
      <w:commentRangeEnd w:id="19"/>
      <w:r w:rsidR="00B9502A">
        <w:rPr>
          <w:rStyle w:val="CommentReference"/>
        </w:rPr>
        <w:commentReference w:id="19"/>
      </w:r>
      <w:commentRangeEnd w:id="20"/>
      <w:r w:rsidR="00785837">
        <w:rPr>
          <w:rStyle w:val="CommentReference"/>
        </w:rPr>
        <w:commentReference w:id="20"/>
      </w:r>
      <w:commentRangeEnd w:id="21"/>
      <w:r w:rsidR="004B4308">
        <w:rPr>
          <w:rStyle w:val="CommentReference"/>
        </w:rPr>
        <w:commentReference w:id="21"/>
      </w:r>
      <w:r w:rsidR="003B599F" w:rsidRPr="00326324">
        <w:rPr>
          <w:rFonts w:ascii="Gill Sans MT" w:eastAsiaTheme="minorEastAsia" w:hAnsi="Gill Sans MT"/>
          <w:sz w:val="24"/>
          <w:szCs w:val="24"/>
        </w:rPr>
        <w:t xml:space="preserve">. </w:t>
      </w:r>
      <w:r w:rsidR="00A350F8" w:rsidRPr="00326324">
        <w:rPr>
          <w:rFonts w:ascii="Gill Sans MT" w:eastAsiaTheme="minorEastAsia" w:hAnsi="Gill Sans MT"/>
          <w:sz w:val="24"/>
          <w:szCs w:val="24"/>
        </w:rPr>
        <w:t xml:space="preserve">This procedure follows the </w:t>
      </w:r>
      <w:r w:rsidR="004309F4" w:rsidRPr="00326324">
        <w:rPr>
          <w:rFonts w:ascii="Gill Sans MT" w:eastAsiaTheme="minorEastAsia" w:hAnsi="Gill Sans MT"/>
          <w:sz w:val="24"/>
          <w:szCs w:val="24"/>
        </w:rPr>
        <w:t>policy tree algorithm by Zhou et al (</w:t>
      </w:r>
      <w:r w:rsidR="00D00406" w:rsidRPr="00326324">
        <w:rPr>
          <w:rFonts w:ascii="Gill Sans MT" w:eastAsiaTheme="minorEastAsia" w:hAnsi="Gill Sans MT"/>
          <w:sz w:val="24"/>
          <w:szCs w:val="24"/>
        </w:rPr>
        <w:t>2022</w:t>
      </w:r>
      <w:r w:rsidR="004309F4" w:rsidRPr="00326324">
        <w:rPr>
          <w:rFonts w:ascii="Gill Sans MT" w:eastAsiaTheme="minorEastAsia" w:hAnsi="Gill Sans MT"/>
          <w:sz w:val="24"/>
          <w:szCs w:val="24"/>
        </w:rPr>
        <w:t>) and Athey and Wager (</w:t>
      </w:r>
      <w:r w:rsidR="00424879" w:rsidRPr="00326324">
        <w:rPr>
          <w:rFonts w:ascii="Gill Sans MT" w:eastAsiaTheme="minorEastAsia" w:hAnsi="Gill Sans MT"/>
          <w:sz w:val="24"/>
          <w:szCs w:val="24"/>
        </w:rPr>
        <w:t>202</w:t>
      </w:r>
      <w:r w:rsidR="00987BF9" w:rsidRPr="00326324">
        <w:rPr>
          <w:rFonts w:ascii="Gill Sans MT" w:eastAsiaTheme="minorEastAsia" w:hAnsi="Gill Sans MT"/>
          <w:sz w:val="24"/>
          <w:szCs w:val="24"/>
        </w:rPr>
        <w:t>1</w:t>
      </w:r>
      <w:r w:rsidR="00424879" w:rsidRPr="00326324">
        <w:rPr>
          <w:rFonts w:ascii="Gill Sans MT" w:eastAsiaTheme="minorEastAsia" w:hAnsi="Gill Sans MT"/>
          <w:sz w:val="24"/>
          <w:szCs w:val="24"/>
        </w:rPr>
        <w:t xml:space="preserve">). </w:t>
      </w:r>
      <w:r w:rsidR="00AA48FB" w:rsidRPr="00326324">
        <w:rPr>
          <w:rFonts w:ascii="Gill Sans MT" w:eastAsiaTheme="minorEastAsia" w:hAnsi="Gill Sans MT"/>
          <w:sz w:val="24"/>
          <w:szCs w:val="24"/>
        </w:rPr>
        <w:t>Following</w:t>
      </w:r>
      <w:r w:rsidR="004B3158" w:rsidRPr="00326324">
        <w:rPr>
          <w:rFonts w:ascii="Gill Sans MT" w:eastAsiaTheme="minorEastAsia" w:hAnsi="Gill Sans MT"/>
          <w:sz w:val="24"/>
          <w:szCs w:val="24"/>
        </w:rPr>
        <w:t xml:space="preserve"> </w:t>
      </w:r>
      <w:r w:rsidR="0074244D" w:rsidRPr="00326324">
        <w:rPr>
          <w:rFonts w:ascii="Gill Sans MT" w:eastAsiaTheme="minorEastAsia" w:hAnsi="Gill Sans MT"/>
          <w:sz w:val="24"/>
          <w:szCs w:val="24"/>
        </w:rPr>
        <w:t>Athey and Wager (2021)</w:t>
      </w:r>
      <w:r w:rsidR="00AA48FB" w:rsidRPr="00326324">
        <w:rPr>
          <w:rFonts w:ascii="Gill Sans MT" w:eastAsiaTheme="minorEastAsia" w:hAnsi="Gill Sans MT"/>
          <w:sz w:val="24"/>
          <w:szCs w:val="24"/>
        </w:rPr>
        <w:t>,</w:t>
      </w:r>
      <w:r w:rsidR="00A73B39" w:rsidRPr="00326324">
        <w:rPr>
          <w:rFonts w:ascii="Gill Sans MT" w:eastAsiaTheme="minorEastAsia" w:hAnsi="Gill Sans MT"/>
          <w:sz w:val="24"/>
          <w:szCs w:val="24"/>
        </w:rPr>
        <w:t xml:space="preserve"> </w:t>
      </w:r>
      <w:r w:rsidR="004B3158" w:rsidRPr="00326324">
        <w:rPr>
          <w:rFonts w:ascii="Gill Sans MT" w:eastAsiaTheme="minorEastAsia" w:hAnsi="Gill Sans MT"/>
          <w:sz w:val="24"/>
          <w:szCs w:val="24"/>
        </w:rPr>
        <w:t>a</w:t>
      </w:r>
      <w:r w:rsidR="00A73B39" w:rsidRPr="00326324">
        <w:rPr>
          <w:rFonts w:ascii="Gill Sans MT" w:eastAsiaTheme="minorEastAsia" w:hAnsi="Gill Sans MT"/>
          <w:sz w:val="24"/>
          <w:szCs w:val="24"/>
        </w:rPr>
        <w:t xml:space="preserve"> policy </w:t>
      </w:r>
      <w:r w:rsidR="00147662" w:rsidRPr="00326324">
        <w:rPr>
          <w:rFonts w:ascii="Gill Sans MT" w:eastAsiaTheme="minorEastAsia" w:hAnsi="Gill Sans MT"/>
          <w:sz w:val="24"/>
          <w:szCs w:val="24"/>
        </w:rPr>
        <w:t>(</w:t>
      </w:r>
      <m:oMath>
        <m:r>
          <w:rPr>
            <w:rFonts w:ascii="Cambria Math" w:eastAsiaTheme="minorEastAsia" w:hAnsi="Cambria Math"/>
            <w:sz w:val="24"/>
            <w:szCs w:val="24"/>
          </w:rPr>
          <m:t>π</m:t>
        </m:r>
      </m:oMath>
      <w:r w:rsidR="00147662" w:rsidRPr="00326324">
        <w:rPr>
          <w:rFonts w:ascii="Gill Sans MT" w:eastAsiaTheme="minorEastAsia" w:hAnsi="Gill Sans MT"/>
          <w:sz w:val="24"/>
          <w:szCs w:val="24"/>
        </w:rPr>
        <w:t>)</w:t>
      </w:r>
      <w:r w:rsidR="004B3158" w:rsidRPr="00326324">
        <w:rPr>
          <w:rFonts w:ascii="Gill Sans MT" w:eastAsiaTheme="minorEastAsia" w:hAnsi="Gill Sans MT"/>
          <w:sz w:val="24"/>
          <w:szCs w:val="24"/>
        </w:rPr>
        <w:t xml:space="preserve"> </w:t>
      </w:r>
      <w:r w:rsidR="00A73B39" w:rsidRPr="00326324">
        <w:rPr>
          <w:rFonts w:ascii="Gill Sans MT" w:eastAsiaTheme="minorEastAsia" w:hAnsi="Gill Sans MT"/>
          <w:sz w:val="24"/>
          <w:szCs w:val="24"/>
        </w:rPr>
        <w:t xml:space="preserve">is a rule or method by which we decide, who, </w:t>
      </w:r>
      <w:proofErr w:type="gramStart"/>
      <w:r w:rsidR="00A73B39" w:rsidRPr="00326324">
        <w:rPr>
          <w:rFonts w:ascii="Gill Sans MT" w:eastAsiaTheme="minorEastAsia" w:hAnsi="Gill Sans MT"/>
          <w:sz w:val="24"/>
          <w:szCs w:val="24"/>
        </w:rPr>
        <w:t>on the basis of</w:t>
      </w:r>
      <w:proofErr w:type="gramEnd"/>
      <w:r w:rsidR="00A73B39" w:rsidRPr="00326324">
        <w:rPr>
          <w:rFonts w:ascii="Gill Sans MT" w:eastAsiaTheme="minorEastAsia" w:hAnsi="Gill Sans MT"/>
          <w:sz w:val="24"/>
          <w:szCs w:val="24"/>
        </w:rPr>
        <w:t xml:space="preserve"> their characteristics will be targeted to receive intervention: </w:t>
      </w:r>
    </w:p>
    <w:p w14:paraId="4AEC47CE" w14:textId="3B40FCA3" w:rsidR="00AA212A" w:rsidRPr="002D5FE0" w:rsidRDefault="00A73B39" w:rsidP="00DB1F3A">
      <w:pPr>
        <w:rPr>
          <w:rFonts w:ascii="Gill Sans MT" w:hAnsi="Gill Sans MT"/>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9D8E880" w14:textId="3261050D" w:rsidR="00AA212A" w:rsidRPr="00F94E2A" w:rsidRDefault="00AA48FB" w:rsidP="00AA48FB">
      <w:pPr>
        <w:rPr>
          <w:rFonts w:ascii="Gill Sans MT" w:eastAsiaTheme="minorEastAsia" w:hAnsi="Gill Sans MT"/>
          <w:sz w:val="24"/>
          <w:szCs w:val="24"/>
        </w:rPr>
      </w:pPr>
      <w:r w:rsidRPr="00F94E2A">
        <w:rPr>
          <w:rFonts w:ascii="Gill Sans MT" w:hAnsi="Gill Sans MT"/>
          <w:sz w:val="24"/>
          <w:szCs w:val="24"/>
        </w:rPr>
        <w:t xml:space="preserve">Where </w:t>
      </w:r>
      <m:oMath>
        <m:r>
          <w:rPr>
            <w:rFonts w:ascii="Cambria Math" w:hAnsi="Cambria Math"/>
            <w:sz w:val="24"/>
            <w:szCs w:val="24"/>
          </w:rPr>
          <m:t>X</m:t>
        </m:r>
      </m:oMath>
      <w:r w:rsidR="00147662" w:rsidRPr="00F94E2A">
        <w:rPr>
          <w:rFonts w:ascii="Gill Sans MT" w:eastAsiaTheme="minorEastAsia" w:hAnsi="Gill Sans MT"/>
          <w:sz w:val="24"/>
          <w:szCs w:val="24"/>
        </w:rPr>
        <w:t xml:space="preserve"> are characteristics of the farmers including </w:t>
      </w:r>
      <w:r w:rsidR="00A065B0" w:rsidRPr="00F94E2A">
        <w:rPr>
          <w:rFonts w:ascii="Gill Sans MT" w:eastAsiaTheme="minorEastAsia" w:hAnsi="Gill Sans MT"/>
          <w:sz w:val="24"/>
          <w:szCs w:val="24"/>
        </w:rPr>
        <w:t xml:space="preserve">their demographics, farm characteristics </w:t>
      </w:r>
      <w:r w:rsidR="003F0163" w:rsidRPr="00F94E2A">
        <w:rPr>
          <w:rFonts w:ascii="Gill Sans MT" w:eastAsiaTheme="minorEastAsia" w:hAnsi="Gill Sans MT"/>
          <w:sz w:val="24"/>
          <w:szCs w:val="24"/>
        </w:rPr>
        <w:t xml:space="preserve">and plot characteristics. </w:t>
      </w:r>
      <m:oMath>
        <m:r>
          <w:rPr>
            <w:rFonts w:ascii="Cambria Math" w:eastAsiaTheme="minorEastAsia" w:hAnsi="Cambria Math"/>
            <w:sz w:val="24"/>
            <w:szCs w:val="24"/>
          </w:rPr>
          <m:t>W</m:t>
        </m:r>
      </m:oMath>
      <w:r w:rsidR="003F0163" w:rsidRPr="00F94E2A">
        <w:rPr>
          <w:rFonts w:ascii="Gill Sans MT" w:eastAsiaTheme="minorEastAsia" w:hAnsi="Gill Sans MT"/>
          <w:sz w:val="24"/>
          <w:szCs w:val="24"/>
        </w:rPr>
        <w:t xml:space="preserve"> indicates the intervention</w:t>
      </w:r>
      <w:r w:rsidR="00FD1166" w:rsidRPr="00F94E2A">
        <w:rPr>
          <w:rFonts w:ascii="Gill Sans MT" w:eastAsiaTheme="minorEastAsia" w:hAnsi="Gill Sans MT"/>
          <w:sz w:val="24"/>
          <w:szCs w:val="24"/>
        </w:rPr>
        <w:t xml:space="preserve">s to be targeted. It can be a dichotomous decision (e.g., plant early or late) or a </w:t>
      </w:r>
      <w:r w:rsidR="0074244D" w:rsidRPr="00F94E2A">
        <w:rPr>
          <w:rFonts w:ascii="Gill Sans MT" w:eastAsiaTheme="minorEastAsia" w:hAnsi="Gill Sans MT"/>
          <w:sz w:val="24"/>
          <w:szCs w:val="24"/>
        </w:rPr>
        <w:t>discrete</w:t>
      </w:r>
      <w:r w:rsidR="004B3158" w:rsidRPr="00F94E2A">
        <w:rPr>
          <w:rFonts w:ascii="Gill Sans MT" w:eastAsiaTheme="minorEastAsia" w:hAnsi="Gill Sans MT"/>
          <w:sz w:val="24"/>
          <w:szCs w:val="24"/>
        </w:rPr>
        <w:t xml:space="preserve"> decision (e.g., weekly planting schedules). </w:t>
      </w:r>
      <w:r w:rsidR="00E91028" w:rsidRPr="00F94E2A">
        <w:rPr>
          <w:rFonts w:ascii="Gill Sans MT" w:eastAsiaTheme="minorEastAsia" w:hAnsi="Gill Sans MT"/>
          <w:sz w:val="24"/>
          <w:szCs w:val="24"/>
        </w:rPr>
        <w:t xml:space="preserve">In most agronomic evaluation, the value of </w:t>
      </w:r>
      <w:r w:rsidR="004B16DD" w:rsidRPr="00F94E2A">
        <w:rPr>
          <w:rFonts w:ascii="Gill Sans MT" w:eastAsiaTheme="minorEastAsia" w:hAnsi="Gill Sans MT"/>
          <w:sz w:val="24"/>
          <w:szCs w:val="24"/>
        </w:rPr>
        <w:t>the agronomic practice is represented in form of yield gains which can be defined as a conditional average treatment effect</w:t>
      </w:r>
      <w:r w:rsidR="001E73FB" w:rsidRPr="00F94E2A">
        <w:rPr>
          <w:rFonts w:ascii="Gill Sans MT" w:eastAsiaTheme="minorEastAsia" w:hAnsi="Gill Sans MT"/>
          <w:sz w:val="24"/>
          <w:szCs w:val="24"/>
        </w:rPr>
        <w:t xml:space="preserve"> (CATE)</w:t>
      </w:r>
    </w:p>
    <w:p w14:paraId="0C21298E" w14:textId="7BA71FDE" w:rsidR="00AA212A" w:rsidRPr="00F94E2A" w:rsidRDefault="001E73FB" w:rsidP="002D5FE0">
      <w:pPr>
        <w:rPr>
          <w:rFonts w:ascii="Gill Sans MT" w:eastAsiaTheme="minorEastAsia" w:hAnsi="Gill Sans MT"/>
          <w:sz w:val="24"/>
          <w:szCs w:val="24"/>
        </w:rPr>
      </w:pPr>
      <m:oMathPara>
        <m:oMath>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5490FBE2" w14:textId="77777777" w:rsidR="001B796A" w:rsidRDefault="00D369EB"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Where </w:t>
      </w:r>
      <m:oMath>
        <m:r>
          <w:rPr>
            <w:rFonts w:ascii="Cambria Math" w:eastAsiaTheme="minorEastAsia" w:hAnsi="Cambria Math"/>
            <w:sz w:val="24"/>
            <w:szCs w:val="24"/>
          </w:rPr>
          <m:t>E(.)</m:t>
        </m:r>
      </m:oMath>
      <w:r w:rsidRPr="00F94E2A">
        <w:rPr>
          <w:rFonts w:ascii="Gill Sans MT" w:eastAsiaTheme="minorEastAsia" w:hAnsi="Gill Sans MT"/>
          <w:sz w:val="24"/>
          <w:szCs w:val="24"/>
        </w:rPr>
        <w:t xml:space="preserve"> is expectation term. </w:t>
      </w:r>
      <m:oMath>
        <m:r>
          <w:rPr>
            <w:rFonts w:ascii="Cambria Math" w:eastAsiaTheme="minorEastAsia" w:hAnsi="Cambria Math"/>
            <w:sz w:val="24"/>
            <w:szCs w:val="24"/>
          </w:rPr>
          <m:t>Y(.)</m:t>
        </m:r>
      </m:oMath>
      <w:r w:rsidR="00E00BA9" w:rsidRPr="00F94E2A">
        <w:rPr>
          <w:rFonts w:ascii="Gill Sans MT" w:eastAsiaTheme="minorEastAsia" w:hAnsi="Gill Sans MT"/>
          <w:sz w:val="24"/>
          <w:szCs w:val="24"/>
        </w:rPr>
        <w:t xml:space="preserve"> is the yield (it can also be revenue or profits)</w:t>
      </w:r>
      <w:r w:rsidR="00E10CE7" w:rsidRPr="00F94E2A">
        <w:rPr>
          <w:rFonts w:ascii="Gill Sans MT" w:eastAsiaTheme="minorEastAsia" w:hAnsi="Gill Sans MT"/>
          <w:sz w:val="24"/>
          <w:szCs w:val="24"/>
        </w:rPr>
        <w:t xml:space="preserve"> with </w:t>
      </w:r>
      <m:oMath>
        <m:r>
          <w:rPr>
            <w:rFonts w:ascii="Cambria Math" w:eastAsiaTheme="minorEastAsia" w:hAnsi="Cambria Math"/>
            <w:sz w:val="24"/>
            <w:szCs w:val="24"/>
          </w:rPr>
          <m:t>Y(1)</m:t>
        </m:r>
      </m:oMath>
      <w:r w:rsidR="00E10CE7" w:rsidRPr="00F94E2A">
        <w:rPr>
          <w:rFonts w:ascii="Gill Sans MT" w:eastAsiaTheme="minorEastAsia" w:hAnsi="Gill Sans MT"/>
          <w:sz w:val="24"/>
          <w:szCs w:val="24"/>
        </w:rPr>
        <w:t xml:space="preserve"> being yield with agronomic practice while </w:t>
      </w:r>
      <m:oMath>
        <m:r>
          <w:rPr>
            <w:rFonts w:ascii="Cambria Math" w:eastAsiaTheme="minorEastAsia" w:hAnsi="Cambria Math"/>
            <w:sz w:val="24"/>
            <w:szCs w:val="24"/>
          </w:rPr>
          <m:t>Y(0)</m:t>
        </m:r>
      </m:oMath>
      <w:r w:rsidR="001F63BA" w:rsidRPr="00F94E2A">
        <w:rPr>
          <w:rFonts w:ascii="Gill Sans MT" w:eastAsiaTheme="minorEastAsia" w:hAnsi="Gill Sans MT"/>
          <w:sz w:val="24"/>
          <w:szCs w:val="24"/>
        </w:rPr>
        <w:t xml:space="preserve"> is the control.</w:t>
      </w:r>
    </w:p>
    <w:p w14:paraId="349FAB93" w14:textId="327AA0EA" w:rsidR="00FB1921" w:rsidRPr="00675C49" w:rsidRDefault="00FB1921" w:rsidP="00FB1921">
      <w:pPr>
        <w:rPr>
          <w:rFonts w:ascii="Gill Sans MT" w:hAnsi="Gill Sans MT"/>
        </w:rPr>
      </w:pPr>
      <w:r w:rsidRPr="00675C49">
        <w:rPr>
          <w:rFonts w:ascii="Gill Sans MT" w:hAnsi="Gill Sans MT"/>
          <w:b/>
          <w:bCs/>
        </w:rPr>
        <w:t>Step 1</w:t>
      </w:r>
      <w:r w:rsidR="00462D1E">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p>
    <w:p w14:paraId="2B1FD23C" w14:textId="77777777"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w:t>
      </w:r>
      <w:proofErr w:type="gramStart"/>
      <w:r w:rsidRPr="009175DF">
        <w:rPr>
          <w:rFonts w:ascii="Gill Sans MT" w:eastAsiaTheme="minorEastAsia" w:hAnsi="Gill Sans MT"/>
          <w:sz w:val="24"/>
          <w:szCs w:val="24"/>
        </w:rPr>
        <w:t>by</w:t>
      </w:r>
      <w:proofErr w:type="gramEnd"/>
    </w:p>
    <w:p w14:paraId="7ED10BAE" w14:textId="227B97D9" w:rsidR="000A27B7" w:rsidRPr="00972824" w:rsidRDefault="00000000" w:rsidP="00972824">
      <w:pPr>
        <w:rPr>
          <w:rFonts w:ascii="Cambria Math" w:eastAsiaTheme="minorEastAsia" w:hAnsi="Cambria Math"/>
          <w:sz w:val="24"/>
          <w:szCs w:val="24"/>
        </w:rPr>
      </w:pPr>
      <m:oMathPara>
        <m:oMathParaPr>
          <m:jc m:val="centerGroup"/>
        </m:oMathParaPr>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τ</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,1</m:t>
                  </m:r>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,0</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sz w:val="24"/>
              <w:szCs w:val="24"/>
            </w:rPr>
            <m:t>3</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4BA01C8" w14:textId="227817D6"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Where </w:t>
      </w:r>
      <m:oMath>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oMath>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p>
    <w:p w14:paraId="714D4683" w14:textId="5925AFA9" w:rsidR="00FB1921" w:rsidRPr="009175DF" w:rsidRDefault="00FB1921" w:rsidP="00AD4B40">
      <w:pPr>
        <w:rPr>
          <w:rFonts w:ascii="Gill Sans MT" w:eastAsiaTheme="minorEastAsia" w:hAnsi="Gill Sans MT"/>
          <w:b/>
          <w:bCs/>
          <w:sz w:val="24"/>
          <w:szCs w:val="24"/>
        </w:rPr>
      </w:pPr>
      <w:r w:rsidRPr="009175DF">
        <w:rPr>
          <w:rFonts w:ascii="Gill Sans MT" w:eastAsiaTheme="minorEastAsia" w:hAnsi="Gill Sans MT"/>
          <w:b/>
          <w:bCs/>
          <w:sz w:val="24"/>
          <w:szCs w:val="24"/>
        </w:rPr>
        <w:lastRenderedPageBreak/>
        <w:t>Step 3</w:t>
      </w:r>
      <w:r w:rsidR="009175DF">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xml:space="preserve">: Estimate </w:t>
      </w:r>
      <w:r w:rsidR="00462D1E" w:rsidRPr="009175DF">
        <w:rPr>
          <w:rFonts w:ascii="Gill Sans MT" w:eastAsiaTheme="minorEastAsia" w:hAnsi="Gill Sans MT"/>
          <w:b/>
          <w:bCs/>
          <w:sz w:val="24"/>
          <w:szCs w:val="24"/>
        </w:rPr>
        <w:t>doubly robust scores</w:t>
      </w:r>
      <w:r w:rsidR="009175DF">
        <w:rPr>
          <w:rFonts w:ascii="Gill Sans MT" w:eastAsiaTheme="minorEastAsia" w:hAnsi="Gill Sans MT"/>
          <w:b/>
          <w:bCs/>
          <w:sz w:val="24"/>
          <w:szCs w:val="24"/>
        </w:rPr>
        <w:t xml:space="preserve"> and policy </w:t>
      </w:r>
      <w:proofErr w:type="gramStart"/>
      <w:r w:rsidR="009175DF">
        <w:rPr>
          <w:rFonts w:ascii="Gill Sans MT" w:eastAsiaTheme="minorEastAsia" w:hAnsi="Gill Sans MT"/>
          <w:b/>
          <w:bCs/>
          <w:sz w:val="24"/>
          <w:szCs w:val="24"/>
        </w:rPr>
        <w:t>recommendations</w:t>
      </w:r>
      <w:proofErr w:type="gramEnd"/>
    </w:p>
    <w:p w14:paraId="30FF5EFF" w14:textId="02614BFE" w:rsidR="00AD4B40" w:rsidRPr="009175DF" w:rsidRDefault="001F63BA"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If our goal is </w:t>
      </w:r>
      <w:r w:rsidR="00473FC8">
        <w:rPr>
          <w:rFonts w:ascii="Gill Sans MT" w:eastAsiaTheme="minorEastAsia" w:hAnsi="Gill Sans MT"/>
          <w:sz w:val="24"/>
          <w:szCs w:val="24"/>
        </w:rPr>
        <w:t xml:space="preserve">to </w:t>
      </w:r>
      <w:r w:rsidRPr="00F94E2A">
        <w:rPr>
          <w:rFonts w:ascii="Gill Sans MT" w:eastAsiaTheme="minorEastAsia" w:hAnsi="Gill Sans MT"/>
          <w:sz w:val="24"/>
          <w:szCs w:val="24"/>
        </w:rPr>
        <w:t>get the highest yields or profits for the individual farmer, then we can define a utili</w:t>
      </w:r>
      <w:r w:rsidR="00AD4B40" w:rsidRPr="00F94E2A">
        <w:rPr>
          <w:rFonts w:ascii="Gill Sans MT" w:eastAsiaTheme="minorEastAsia" w:hAnsi="Gill Sans MT"/>
          <w:sz w:val="24"/>
          <w:szCs w:val="24"/>
        </w:rPr>
        <w:t xml:space="preserve">tarian value of the policy </w:t>
      </w:r>
      <m:oMath>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r>
          <w:rPr>
            <w:rFonts w:ascii="Cambria Math" w:eastAsiaTheme="minorEastAsia" w:hAnsi="Cambria Math"/>
            <w:sz w:val="24"/>
            <w:szCs w:val="24"/>
          </w:rPr>
          <m:t>W</m:t>
        </m:r>
      </m:oMath>
    </w:p>
    <w:p w14:paraId="7A3A6467" w14:textId="5E30484F" w:rsidR="00AD4B40" w:rsidRPr="00972824" w:rsidRDefault="00E619CE" w:rsidP="00972824">
      <w:pPr>
        <w:rPr>
          <w:rFonts w:ascii="Cambria Math" w:eastAsiaTheme="minorEastAsia" w:hAnsi="Cambria Math"/>
          <w:i/>
          <w:iCs/>
          <w:sz w:val="24"/>
          <w:szCs w:val="24"/>
        </w:rPr>
      </w:pPr>
      <m:oMathPara>
        <m:oMath>
          <m:r>
            <w:rPr>
              <w:rFonts w:ascii="Cambria Math" w:eastAsiaTheme="minorEastAsia" w:hAnsi="Cambria Math"/>
              <w:sz w:val="24"/>
              <w:szCs w:val="24"/>
            </w:rPr>
            <m:t>V</m:t>
          </m:r>
          <m:d>
            <m:dPr>
              <m:ctrlPr>
                <w:rPr>
                  <w:rFonts w:ascii="Cambria Math" w:eastAsiaTheme="minorEastAsia" w:hAnsi="Cambria Math"/>
                  <w:i/>
                  <w:iCs/>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=E</m:t>
          </m:r>
          <m:d>
            <m:dPr>
              <m:begChr m:val="["/>
              <m:endChr m:val="]"/>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iCs/>
                      <w:sz w:val="24"/>
                      <w:szCs w:val="24"/>
                    </w:rPr>
                  </m:ctrlPr>
                </m:dPr>
                <m:e>
                  <m:r>
                    <w:rPr>
                      <w:rFonts w:ascii="Cambria Math" w:eastAsiaTheme="minorEastAsia" w:hAnsi="Cambria Math"/>
                      <w:sz w:val="24"/>
                      <w:szCs w:val="24"/>
                    </w:rPr>
                    <m:t>π</m:t>
                  </m:r>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e>
          </m:d>
          <m:r>
            <w:rPr>
              <w:rFonts w:ascii="Cambria Math" w:eastAsiaTheme="minorEastAsia" w:hAnsi="Cambria Math"/>
              <w:sz w:val="24"/>
              <w:szCs w:val="24"/>
            </w:rPr>
            <m:t xml:space="preserve">                                (</m:t>
          </m:r>
          <m:r>
            <w:rPr>
              <w:rFonts w:ascii="Cambria Math" w:eastAsiaTheme="minorEastAsia" w:hAnsi="Cambria Math"/>
              <w:i/>
              <w:iCs/>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iCs/>
              <w:sz w:val="24"/>
              <w:szCs w:val="24"/>
            </w:rPr>
            <w:fldChar w:fldCharType="separate"/>
          </m:r>
          <m:r>
            <m:rPr>
              <m:sty m:val="p"/>
            </m:rPr>
            <w:rPr>
              <w:rFonts w:ascii="Cambria Math" w:eastAsiaTheme="minorEastAsia" w:hAnsi="Cambria Math"/>
              <w:sz w:val="24"/>
              <w:szCs w:val="24"/>
            </w:rPr>
            <m:t>4</m:t>
          </m:r>
          <m:r>
            <w:rPr>
              <w:rFonts w:ascii="Cambria Math" w:eastAsiaTheme="minorEastAsia" w:hAnsi="Cambria Math"/>
              <w:i/>
              <w:iCs/>
              <w:sz w:val="24"/>
              <w:szCs w:val="24"/>
            </w:rPr>
            <w:fldChar w:fldCharType="end"/>
          </m:r>
          <m:r>
            <w:rPr>
              <w:rFonts w:ascii="Cambria Math" w:eastAsiaTheme="minorEastAsia" w:hAnsi="Cambria Math"/>
              <w:sz w:val="24"/>
              <w:szCs w:val="24"/>
            </w:rPr>
            <m:t>)</m:t>
          </m:r>
        </m:oMath>
      </m:oMathPara>
    </w:p>
    <w:p w14:paraId="5784C167" w14:textId="120A0FD9" w:rsidR="00D06EA5" w:rsidRPr="009175DF" w:rsidRDefault="00D06EA5" w:rsidP="001C7E68">
      <w:pPr>
        <w:rPr>
          <w:rFonts w:ascii="Gill Sans MT" w:eastAsiaTheme="minorEastAsia" w:hAnsi="Gill Sans MT"/>
          <w:sz w:val="24"/>
          <w:szCs w:val="24"/>
        </w:rPr>
      </w:pPr>
      <m:oMathPara>
        <m:oMath>
          <m:r>
            <w:rPr>
              <w:rFonts w:ascii="Cambria Math" w:eastAsiaTheme="minorEastAsia" w:hAnsi="Cambria Math"/>
              <w:sz w:val="24"/>
              <w:szCs w:val="24"/>
            </w:rPr>
            <m:t>V</m:t>
          </m:r>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E</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sz w:val="24"/>
                      <w:szCs w:val="24"/>
                    </w:rPr>
                  </m:ctrlPr>
                </m:dPr>
                <m:e>
                  <m:r>
                    <w:rPr>
                      <w:rFonts w:ascii="Cambria Math" w:eastAsiaTheme="minorEastAsia" w:hAnsi="Cambria Math"/>
                      <w:sz w:val="24"/>
                      <w:szCs w:val="24"/>
                    </w:rPr>
                    <m:t>X</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5</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440253E6" w14:textId="619974F5" w:rsidR="004F19B6" w:rsidRPr="00F94E2A" w:rsidRDefault="00403B61" w:rsidP="00D06EA5">
      <w:pPr>
        <w:rPr>
          <w:rFonts w:ascii="Gill Sans MT" w:eastAsiaTheme="minorEastAsia" w:hAnsi="Gill Sans MT"/>
          <w:sz w:val="24"/>
          <w:szCs w:val="24"/>
        </w:rPr>
      </w:pPr>
      <w:r w:rsidRPr="00F94E2A">
        <w:rPr>
          <w:rFonts w:ascii="Gill Sans MT" w:eastAsiaTheme="minorEastAsia" w:hAnsi="Gill Sans MT"/>
          <w:sz w:val="24"/>
          <w:szCs w:val="24"/>
        </w:rPr>
        <w:t xml:space="preserve">The type of loss function to use </w:t>
      </w:r>
      <w:r w:rsidR="00CA6AFB" w:rsidRPr="00F94E2A">
        <w:rPr>
          <w:rFonts w:ascii="Gill Sans MT" w:eastAsiaTheme="minorEastAsia" w:hAnsi="Gill Sans MT"/>
          <w:sz w:val="24"/>
          <w:szCs w:val="24"/>
        </w:rPr>
        <w:t xml:space="preserve">when deciding who should get the treatment </w:t>
      </w:r>
      <w:proofErr w:type="gramStart"/>
      <w:r w:rsidR="00CA6AFB" w:rsidRPr="00F94E2A">
        <w:rPr>
          <w:rFonts w:ascii="Gill Sans MT" w:eastAsiaTheme="minorEastAsia" w:hAnsi="Gill Sans MT"/>
          <w:sz w:val="24"/>
          <w:szCs w:val="24"/>
        </w:rPr>
        <w:t>on the basis of</w:t>
      </w:r>
      <w:proofErr w:type="gramEnd"/>
      <w:r w:rsidR="00CA6AFB" w:rsidRPr="00F94E2A">
        <w:rPr>
          <w:rFonts w:ascii="Gill Sans MT" w:eastAsiaTheme="minorEastAsia" w:hAnsi="Gill Sans MT"/>
          <w:sz w:val="24"/>
          <w:szCs w:val="24"/>
        </w:rPr>
        <w:t xml:space="preserve"> this value can be through </w:t>
      </w:r>
      <w:r w:rsidR="00080CF1" w:rsidRPr="00F94E2A">
        <w:rPr>
          <w:rFonts w:ascii="Gill Sans MT" w:eastAsiaTheme="minorEastAsia" w:hAnsi="Gill Sans MT"/>
          <w:sz w:val="24"/>
          <w:szCs w:val="24"/>
        </w:rPr>
        <w:t xml:space="preserve">threshold target (e.g., if </w:t>
      </w:r>
      <m:oMath>
        <m:r>
          <w:rPr>
            <w:rFonts w:ascii="Cambria Math" w:eastAsiaTheme="minorEastAsia" w:hAnsi="Cambria Math"/>
            <w:sz w:val="24"/>
            <w:szCs w:val="24"/>
          </w:rPr>
          <m:t>τ</m:t>
        </m:r>
        <m:r>
          <m:rPr>
            <m:sty m:val="p"/>
          </m:rPr>
          <w:rPr>
            <w:rFonts w:ascii="Cambria Math" w:eastAsiaTheme="minorEastAsia" w:hAnsi="Cambria Math"/>
            <w:sz w:val="24"/>
            <w:szCs w:val="24"/>
          </w:rPr>
          <m:t>&gt;</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where </w:t>
      </w:r>
      <m:oMath>
        <m:r>
          <m:rPr>
            <m:sty m:val="p"/>
          </m:rPr>
          <w:rPr>
            <w:rFonts w:ascii="Cambria Math" w:eastAsiaTheme="minorEastAsia" w:hAnsi="Cambria Math"/>
            <w:sz w:val="24"/>
            <w:szCs w:val="24"/>
          </w:rPr>
          <m:t xml:space="preserve"> </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is some threshold which can represent cost of delivery)</w:t>
      </w:r>
      <w:r w:rsidR="00531DA5" w:rsidRPr="00F94E2A">
        <w:rPr>
          <w:rFonts w:ascii="Gill Sans MT" w:eastAsiaTheme="minorEastAsia" w:hAnsi="Gill Sans MT"/>
          <w:sz w:val="24"/>
          <w:szCs w:val="24"/>
        </w:rPr>
        <w:t xml:space="preserve">, inverse propensity score weighting loss function (Kitagawa and Tetenov 2018) or </w:t>
      </w:r>
      <w:r w:rsidR="006156A0" w:rsidRPr="00F94E2A">
        <w:rPr>
          <w:rFonts w:ascii="Gill Sans MT" w:eastAsiaTheme="minorEastAsia" w:hAnsi="Gill Sans MT"/>
          <w:sz w:val="24"/>
          <w:szCs w:val="24"/>
        </w:rPr>
        <w:t xml:space="preserve">a doubly robust value estimator (Athey and Wager 2021). </w:t>
      </w:r>
    </w:p>
    <w:p w14:paraId="45227F91" w14:textId="3B2DA741" w:rsidR="00D06EA5" w:rsidRPr="00F94E2A" w:rsidRDefault="0040156D" w:rsidP="00AD4B40">
      <w:pPr>
        <w:rPr>
          <w:rFonts w:ascii="Gill Sans MT" w:eastAsiaTheme="minorEastAsia" w:hAnsi="Gill Sans MT"/>
          <w:sz w:val="24"/>
          <w:szCs w:val="24"/>
        </w:rPr>
      </w:pPr>
      <w:r w:rsidRPr="00F94E2A">
        <w:rPr>
          <w:rFonts w:ascii="Gill Sans MT" w:eastAsiaTheme="minorEastAsia" w:hAnsi="Gill Sans MT"/>
          <w:sz w:val="24"/>
          <w:szCs w:val="24"/>
        </w:rPr>
        <w:t>In observational data settings, doubly robust value estimator</w:t>
      </w:r>
      <w:r w:rsidR="001A1C1F" w:rsidRPr="00F94E2A">
        <w:rPr>
          <w:rFonts w:ascii="Gill Sans MT" w:eastAsiaTheme="minorEastAsia" w:hAnsi="Gill Sans MT"/>
          <w:sz w:val="24"/>
          <w:szCs w:val="24"/>
        </w:rPr>
        <w:t xml:space="preserve"> (Athey and Wager (2021) </w:t>
      </w:r>
      <w:r w:rsidRPr="00F94E2A">
        <w:rPr>
          <w:rFonts w:ascii="Gill Sans MT" w:eastAsiaTheme="minorEastAsia" w:hAnsi="Gill Sans MT"/>
          <w:sz w:val="24"/>
          <w:szCs w:val="24"/>
        </w:rPr>
        <w:t xml:space="preserve">has been documented to be effective </w:t>
      </w:r>
      <w:r w:rsidR="001A1C1F" w:rsidRPr="00F94E2A">
        <w:rPr>
          <w:rFonts w:ascii="Gill Sans MT" w:eastAsiaTheme="minorEastAsia" w:hAnsi="Gill Sans MT"/>
          <w:sz w:val="24"/>
          <w:szCs w:val="24"/>
        </w:rPr>
        <w:t>for</w:t>
      </w:r>
      <w:r w:rsidRPr="00F94E2A">
        <w:rPr>
          <w:rFonts w:ascii="Gill Sans MT" w:eastAsiaTheme="minorEastAsia" w:hAnsi="Gill Sans MT"/>
          <w:sz w:val="24"/>
          <w:szCs w:val="24"/>
        </w:rPr>
        <w:t xml:space="preserve"> generating </w:t>
      </w:r>
      <w:r w:rsidR="001A1C1F" w:rsidRPr="00F94E2A">
        <w:rPr>
          <w:rFonts w:ascii="Gill Sans MT" w:eastAsiaTheme="minorEastAsia" w:hAnsi="Gill Sans MT"/>
          <w:sz w:val="24"/>
          <w:szCs w:val="24"/>
        </w:rPr>
        <w:t xml:space="preserve">personalized </w:t>
      </w:r>
      <w:r w:rsidRPr="00F94E2A">
        <w:rPr>
          <w:rFonts w:ascii="Gill Sans MT" w:eastAsiaTheme="minorEastAsia" w:hAnsi="Gill Sans MT"/>
          <w:sz w:val="24"/>
          <w:szCs w:val="24"/>
        </w:rPr>
        <w:t xml:space="preserve">recommendations. </w:t>
      </w:r>
      <w:r w:rsidR="001B061F" w:rsidRPr="00F94E2A">
        <w:rPr>
          <w:rFonts w:ascii="Gill Sans MT" w:eastAsiaTheme="minorEastAsia" w:hAnsi="Gill Sans MT"/>
          <w:sz w:val="24"/>
          <w:szCs w:val="24"/>
        </w:rPr>
        <w:t>We present next the derivation of policy function based on this method</w:t>
      </w:r>
      <w:r w:rsidR="00CE5CB7" w:rsidRPr="00F94E2A">
        <w:rPr>
          <w:rFonts w:ascii="Gill Sans MT" w:eastAsiaTheme="minorEastAsia" w:hAnsi="Gill Sans MT"/>
          <w:sz w:val="24"/>
          <w:szCs w:val="24"/>
        </w:rPr>
        <w:t>. The goal is to choose a policy that maximizes the value</w:t>
      </w:r>
      <w:r w:rsidR="00083616" w:rsidRPr="00F94E2A">
        <w:rPr>
          <w:rFonts w:ascii="Gill Sans MT" w:eastAsiaTheme="minorEastAsia" w:hAnsi="Gill Sans MT"/>
          <w:sz w:val="24"/>
          <w:szCs w:val="24"/>
        </w:rPr>
        <w:t xml:space="preserve"> </w:t>
      </w:r>
      <w:proofErr w:type="gramStart"/>
      <w:r w:rsidR="00083616" w:rsidRPr="00F94E2A">
        <w:rPr>
          <w:rFonts w:ascii="Gill Sans MT" w:eastAsiaTheme="minorEastAsia" w:hAnsi="Gill Sans MT"/>
          <w:sz w:val="24"/>
          <w:szCs w:val="24"/>
        </w:rPr>
        <w:t>function</w:t>
      </w:r>
      <w:proofErr w:type="gramEnd"/>
    </w:p>
    <w:p w14:paraId="4A5B1875" w14:textId="3BEC5038" w:rsidR="00083616"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π</m:t>
              </m:r>
            </m:e>
          </m:acc>
          <m:r>
            <m:rPr>
              <m:sty m:val="p"/>
            </m:rPr>
            <w:rPr>
              <w:rFonts w:ascii="Cambria Math" w:eastAsiaTheme="minorEastAsia" w:hAnsi="Cambria Math"/>
              <w:sz w:val="24"/>
              <w:szCs w:val="24"/>
            </w:rPr>
            <m:t>=</m:t>
          </m:r>
          <m:r>
            <w:rPr>
              <w:rFonts w:ascii="Cambria Math" w:eastAsiaTheme="minorEastAsia" w:hAnsi="Cambria Math"/>
              <w:sz w:val="24"/>
              <w:szCs w:val="24"/>
            </w:rPr>
            <m:t>argmax</m:t>
          </m:r>
          <m:r>
            <m:rPr>
              <m:sty m:val="p"/>
            </m:rPr>
            <w:rPr>
              <w:rFonts w:ascii="Cambria Math" w:eastAsiaTheme="minorEastAsia" w:hAnsi="Cambria Math"/>
              <w:sz w:val="24"/>
              <w:szCs w:val="24"/>
            </w:rPr>
            <m:t xml:space="preserve"> </m:t>
          </m:r>
          <m:d>
            <m:dPr>
              <m:begChr m:val="{"/>
              <m:endChr m:val="}"/>
              <m:ctrlPr>
                <w:rPr>
                  <w:rFonts w:ascii="Cambria Math" w:eastAsiaTheme="minorEastAsia" w:hAnsi="Cambria Math"/>
                  <w:sz w:val="24"/>
                  <w:szCs w:val="24"/>
                </w:rPr>
              </m:ctrlPr>
            </m:dPr>
            <m:e>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Π</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6</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65C4665" w14:textId="6A945B24" w:rsidR="008157A1"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sz w:val="24"/>
                  <w:szCs w:val="24"/>
                </w:rPr>
              </m:ctrlPr>
            </m:naryPr>
            <m:sub>
              <m:r>
                <w:rPr>
                  <w:rFonts w:ascii="Cambria Math" w:eastAsiaTheme="minorEastAsia" w:hAnsi="Cambria Math"/>
                  <w:sz w:val="24"/>
                  <w:szCs w:val="24"/>
                </w:rPr>
                <m:t>i</m:t>
              </m:r>
              <m:r>
                <m:rPr>
                  <m:sty m:val="p"/>
                </m:rPr>
                <w:rPr>
                  <w:rFonts w:ascii="Cambria Math" w:eastAsiaTheme="minorEastAsia" w:hAnsi="Cambria Math"/>
                  <w:sz w:val="24"/>
                  <w:szCs w:val="24"/>
                </w:rPr>
                <m:t>=1</m:t>
              </m:r>
            </m:sub>
            <m:sup>
              <m:r>
                <w:rPr>
                  <w:rFonts w:ascii="Cambria Math" w:eastAsiaTheme="minorEastAsia" w:hAnsi="Cambria Math"/>
                  <w:sz w:val="24"/>
                  <w:szCs w:val="24"/>
                </w:rPr>
                <m:t>n</m:t>
              </m:r>
            </m:sup>
            <m:e>
              <m:d>
                <m:dPr>
                  <m:ctrlPr>
                    <w:rPr>
                      <w:rFonts w:ascii="Cambria Math" w:eastAsiaTheme="minorEastAsia" w:hAnsi="Cambria Math"/>
                      <w:sz w:val="24"/>
                      <w:szCs w:val="24"/>
                    </w:rPr>
                  </m:ctrlPr>
                </m:dPr>
                <m:e>
                  <m:r>
                    <m:rPr>
                      <m:sty m:val="p"/>
                    </m:rPr>
                    <w:rPr>
                      <w:rFonts w:ascii="Cambria Math" w:eastAsiaTheme="minorEastAsia" w:hAnsi="Cambria Math"/>
                      <w:sz w:val="24"/>
                      <w:szCs w:val="24"/>
                    </w:rPr>
                    <m:t>2</m:t>
                  </m:r>
                  <m:r>
                    <w:rPr>
                      <w:rFonts w:ascii="Cambria Math" w:eastAsiaTheme="minorEastAsia" w:hAnsi="Cambria Math"/>
                      <w:sz w:val="24"/>
                      <w:szCs w:val="24"/>
                    </w:rPr>
                    <m:t>π</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-1</m:t>
                  </m:r>
                </m:e>
              </m:d>
            </m:e>
          </m:nary>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7</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7DA0860" w14:textId="199EF816" w:rsidR="000B3A36" w:rsidRPr="009175DF" w:rsidRDefault="00000000" w:rsidP="00DE303B">
      <w:pPr>
        <w:rPr>
          <w:rFonts w:ascii="Gill Sans MT" w:eastAsiaTheme="minorEastAsia" w:hAnsi="Gill Sans MT"/>
          <w:sz w:val="24"/>
          <w:szCs w:val="24"/>
        </w:rPr>
      </w:pPr>
      <m:oMathPara>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0</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μ</m:t>
                  </m:r>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8</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098879C2" w14:textId="6DAFEA82" w:rsidR="00D07636" w:rsidRDefault="00D07636" w:rsidP="00AD4B40">
      <w:pPr>
        <w:rPr>
          <w:ins w:id="22" w:author="MKONDIWA, Maxwell (CIMMYT-India)" w:date="2023-11-20T14:25:00Z"/>
          <w:rFonts w:ascii="Gill Sans MT" w:eastAsiaTheme="minorEastAsia" w:hAnsi="Gill Sans MT"/>
          <w:sz w:val="24"/>
          <w:szCs w:val="24"/>
        </w:rPr>
      </w:pPr>
      <w:r w:rsidRPr="00F94E2A">
        <w:rPr>
          <w:rFonts w:ascii="Gill Sans MT" w:eastAsiaTheme="minorEastAsia" w:hAnsi="Gill Sans MT"/>
          <w:sz w:val="24"/>
          <w:szCs w:val="24"/>
        </w:rPr>
        <w:t>Using</w:t>
      </w:r>
      <w:r w:rsidR="002A03BF" w:rsidRPr="00F94E2A">
        <w:rPr>
          <w:rFonts w:ascii="Gill Sans MT" w:eastAsiaTheme="minorEastAsia" w:hAnsi="Gill Sans MT"/>
          <w:sz w:val="24"/>
          <w:szCs w:val="24"/>
        </w:rPr>
        <w:t xml:space="preserve"> </w:t>
      </w:r>
      <w:r w:rsidR="002A03BF" w:rsidRPr="009175DF">
        <w:rPr>
          <w:rFonts w:ascii="Gill Sans MT" w:eastAsiaTheme="minorEastAsia" w:hAnsi="Gill Sans MT"/>
          <w:sz w:val="24"/>
          <w:szCs w:val="24"/>
        </w:rPr>
        <w:t>k</w:t>
      </w:r>
      <w:r w:rsidR="002A03BF" w:rsidRPr="00F94E2A">
        <w:rPr>
          <w:rFonts w:ascii="Gill Sans MT" w:eastAsiaTheme="minorEastAsia" w:hAnsi="Gill Sans MT"/>
          <w:sz w:val="24"/>
          <w:szCs w:val="24"/>
        </w:rPr>
        <w:t>-fold</w:t>
      </w:r>
      <w:r w:rsidRPr="00F94E2A">
        <w:rPr>
          <w:rFonts w:ascii="Gill Sans MT" w:eastAsiaTheme="minorEastAsia" w:hAnsi="Gill Sans MT"/>
          <w:sz w:val="24"/>
          <w:szCs w:val="24"/>
        </w:rPr>
        <w:t xml:space="preserve"> </w:t>
      </w:r>
      <w:r w:rsidR="006B0BA5" w:rsidRPr="00F94E2A">
        <w:rPr>
          <w:rFonts w:ascii="Gill Sans MT" w:eastAsiaTheme="minorEastAsia" w:hAnsi="Gill Sans MT"/>
          <w:sz w:val="24"/>
          <w:szCs w:val="24"/>
        </w:rPr>
        <w:t xml:space="preserve">cross validation, we can test the value of the targeting procedure by comparing </w:t>
      </w:r>
      <w:r w:rsidR="002A03BF" w:rsidRPr="00F94E2A">
        <w:rPr>
          <w:rFonts w:ascii="Gill Sans MT" w:eastAsiaTheme="minorEastAsia" w:hAnsi="Gill Sans MT"/>
          <w:sz w:val="24"/>
          <w:szCs w:val="24"/>
        </w:rPr>
        <w:t>to the current levels or random assignment.</w:t>
      </w:r>
      <w:r w:rsidR="002A03BF">
        <w:rPr>
          <w:rFonts w:ascii="Gill Sans MT" w:eastAsiaTheme="minorEastAsia" w:hAnsi="Gill Sans MT"/>
          <w:sz w:val="24"/>
          <w:szCs w:val="24"/>
        </w:rPr>
        <w:t xml:space="preserve"> </w:t>
      </w:r>
    </w:p>
    <w:p w14:paraId="199782F3" w14:textId="71BD3E00" w:rsidR="00C31611" w:rsidDel="001C0159" w:rsidRDefault="00C31611" w:rsidP="00AD4B40">
      <w:pPr>
        <w:rPr>
          <w:del w:id="23" w:author="MKONDIWA, Maxwell (CIMMYT-India)" w:date="2023-11-20T14:25:00Z"/>
          <w:rFonts w:ascii="Gill Sans MT" w:eastAsiaTheme="minorEastAsia" w:hAnsi="Gill Sans MT"/>
          <w:sz w:val="24"/>
          <w:szCs w:val="24"/>
        </w:rPr>
      </w:pPr>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lastRenderedPageBreak/>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541DD4B3" w14:textId="77777777" w:rsidR="00972824" w:rsidRDefault="00972824">
      <w:pPr>
        <w:rPr>
          <w:rFonts w:ascii="Gill Sans MT" w:hAnsi="Gill Sans MT"/>
          <w:sz w:val="24"/>
          <w:szCs w:val="24"/>
        </w:rPr>
      </w:pPr>
      <w:r>
        <w:rPr>
          <w:rFonts w:ascii="Gill Sans MT" w:hAnsi="Gill Sans MT"/>
          <w:sz w:val="24"/>
          <w:szCs w:val="24"/>
        </w:rPr>
        <w:br w:type="page"/>
      </w:r>
    </w:p>
    <w:p w14:paraId="3862C1C5" w14:textId="74A0B3C7" w:rsidR="00D94739" w:rsidRDefault="00D94739" w:rsidP="00D94739">
      <w:pPr>
        <w:rPr>
          <w:rFonts w:ascii="Gill Sans MT" w:hAnsi="Gill Sans MT"/>
          <w:sz w:val="24"/>
          <w:szCs w:val="24"/>
        </w:rPr>
      </w:pPr>
      <w:r w:rsidRPr="0057537B">
        <w:rPr>
          <w:rFonts w:ascii="Gill Sans MT" w:hAnsi="Gill Sans MT"/>
          <w:sz w:val="24"/>
          <w:szCs w:val="24"/>
        </w:rPr>
        <w:lastRenderedPageBreak/>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w:t>
      </w:r>
      <w:proofErr w:type="gramStart"/>
      <w:r w:rsidR="005710AC" w:rsidRPr="0057537B">
        <w:rPr>
          <w:rFonts w:ascii="Gill Sans MT" w:hAnsi="Gill Sans MT"/>
          <w:sz w:val="24"/>
          <w:szCs w:val="24"/>
        </w:rPr>
        <w:t>models</w:t>
      </w:r>
      <w:proofErr w:type="gramEnd"/>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T4_15Dec - T5_16Dec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T3_30Nov - T5_16Dec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T2_20Nov - T5_16Dec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T1_10Nov - T5_16Dec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2DF438A5"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4008500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7AAB427F"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327AC08C" w:rsidR="00606F55" w:rsidRDefault="002B1E31" w:rsidP="00606F55">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w:t>
      </w:r>
      <w:ins w:id="24" w:author="MKONDIWA, Maxwell (CIMMYT-India)" w:date="2023-11-15T10:54:00Z">
        <w:r w:rsidR="009533E1">
          <w:rPr>
            <w:rFonts w:ascii="Gill Sans MT" w:hAnsi="Gill Sans MT"/>
            <w:sz w:val="24"/>
            <w:szCs w:val="24"/>
          </w:rPr>
          <w:t xml:space="preserve"> Multi-arm causal random forest results:</w:t>
        </w:r>
      </w:ins>
      <w:r>
        <w:rPr>
          <w:rFonts w:ascii="Gill Sans MT" w:hAnsi="Gill Sans MT"/>
          <w:sz w:val="24"/>
          <w:szCs w:val="24"/>
        </w:rPr>
        <w:t xml:space="preserve"> </w:t>
      </w:r>
      <w:r w:rsidR="004753A4">
        <w:rPr>
          <w:rFonts w:ascii="Gill Sans MT" w:hAnsi="Gill Sans MT"/>
          <w:sz w:val="24"/>
          <w:szCs w:val="24"/>
        </w:rPr>
        <w:t xml:space="preserve">Treatment effect heterogeneity </w:t>
      </w:r>
      <w:ins w:id="25" w:author="MKONDIWA, Maxwell (CIMMYT-India)" w:date="2023-11-15T10:54:00Z">
        <w:r w:rsidR="009533E1">
          <w:rPr>
            <w:rFonts w:ascii="Gill Sans MT" w:hAnsi="Gill Sans MT"/>
            <w:sz w:val="24"/>
            <w:szCs w:val="24"/>
          </w:rPr>
          <w:t>for the a</w:t>
        </w:r>
      </w:ins>
      <w:ins w:id="26" w:author="MKONDIWA, Maxwell (CIMMYT-India)" w:date="2023-11-15T10:55:00Z">
        <w:r w:rsidR="009533E1">
          <w:rPr>
            <w:rFonts w:ascii="Gill Sans MT" w:hAnsi="Gill Sans MT"/>
            <w:sz w:val="24"/>
            <w:szCs w:val="24"/>
          </w:rPr>
          <w:t>gricultural practices</w:t>
        </w:r>
      </w:ins>
    </w:p>
    <w:p w14:paraId="4D9D0346" w14:textId="77777777" w:rsidR="00606F55" w:rsidRDefault="00606F55" w:rsidP="00606F55">
      <w:pPr>
        <w:jc w:val="both"/>
        <w:rPr>
          <w:rFonts w:ascii="Gill Sans MT" w:hAnsi="Gill Sans MT"/>
          <w:sz w:val="24"/>
          <w:szCs w:val="24"/>
        </w:rPr>
      </w:pPr>
    </w:p>
    <w:p w14:paraId="7A2A1078" w14:textId="5F2748FB" w:rsidR="00F850DE" w:rsidRDefault="004D7A53" w:rsidP="00FE0364">
      <w:pPr>
        <w:pStyle w:val="Heading2"/>
        <w:rPr>
          <w:rFonts w:ascii="Gill Sans MT" w:hAnsi="Gill Sans MT"/>
          <w:sz w:val="24"/>
          <w:szCs w:val="24"/>
        </w:rPr>
      </w:pPr>
      <w:commentRangeStart w:id="27"/>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27"/>
      <w:r w:rsidR="00A93FAA">
        <w:rPr>
          <w:rStyle w:val="CommentReference"/>
          <w:rFonts w:asciiTheme="minorHAnsi" w:eastAsiaTheme="minorHAnsi" w:hAnsiTheme="minorHAnsi" w:cstheme="minorBidi"/>
          <w:color w:val="auto"/>
        </w:rPr>
        <w:commentReference w:id="27"/>
      </w:r>
    </w:p>
    <w:p w14:paraId="7B094BC2" w14:textId="77777777" w:rsidR="00EB02F6" w:rsidRDefault="00EB02F6" w:rsidP="00EB02F6"/>
    <w:p w14:paraId="2195CB1A" w14:textId="6A515B0F" w:rsidR="00EB02F6" w:rsidRDefault="005E65B3" w:rsidP="00584AE2">
      <w:pPr>
        <w:pStyle w:val="Heading2"/>
      </w:pPr>
      <w:r>
        <w:t xml:space="preserve">3.3.2. </w:t>
      </w:r>
      <w:r w:rsidR="00EB02F6">
        <w:t xml:space="preserve">Simple </w:t>
      </w:r>
      <w:r>
        <w:t xml:space="preserve">maximum yield treatment choice approach and </w:t>
      </w:r>
      <w:r w:rsidR="00CB6BC3">
        <w:t>quantile-based characteristics</w:t>
      </w:r>
    </w:p>
    <w:p w14:paraId="7E4E32CA" w14:textId="77777777" w:rsidR="00971826" w:rsidRDefault="00971826" w:rsidP="00971826"/>
    <w:p w14:paraId="14E16845" w14:textId="75E530F5" w:rsidR="00971826" w:rsidRDefault="00AD39DA" w:rsidP="00971826">
      <w:r>
        <w:rPr>
          <w:noProof/>
        </w:rPr>
        <w:lastRenderedPageBreak/>
        <w:drawing>
          <wp:inline distT="0" distB="0" distL="0" distR="0" wp14:anchorId="602A69FF" wp14:editId="13CB9F7F">
            <wp:extent cx="5544000" cy="3068527"/>
            <wp:effectExtent l="0" t="0" r="0" b="0"/>
            <wp:docPr id="1305248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000" cy="3068527"/>
                    </a:xfrm>
                    <a:prstGeom prst="rect">
                      <a:avLst/>
                    </a:prstGeom>
                    <a:noFill/>
                  </pic:spPr>
                </pic:pic>
              </a:graphicData>
            </a:graphic>
          </wp:inline>
        </w:drawing>
      </w:r>
    </w:p>
    <w:p w14:paraId="65A9A5DF" w14:textId="7ABA402C" w:rsidR="00971826" w:rsidRPr="00971826" w:rsidRDefault="00971826" w:rsidP="00971826">
      <w:r>
        <w:t>Figure</w:t>
      </w:r>
      <w:r w:rsidR="003674BB">
        <w:t xml:space="preserve"> 5</w:t>
      </w:r>
      <w:r>
        <w:t xml:space="preserve">: </w:t>
      </w:r>
      <w:r w:rsidR="003674BB">
        <w:t>Maximal average yield treatment choice for each individual farmer</w:t>
      </w:r>
      <w:r w:rsidR="004C1639">
        <w:t xml:space="preserve">. </w:t>
      </w:r>
    </w:p>
    <w:p w14:paraId="7C6E8525" w14:textId="77777777" w:rsidR="00936246" w:rsidRDefault="00936246" w:rsidP="00EB02F6"/>
    <w:p w14:paraId="749F3A79" w14:textId="5C29D965" w:rsidR="00936246" w:rsidRPr="00782A6E" w:rsidRDefault="00936246" w:rsidP="00936246">
      <w:pPr>
        <w:pStyle w:val="Heading2"/>
      </w:pPr>
      <w:r>
        <w:t>3.</w:t>
      </w:r>
      <w:r w:rsidR="00584AE2">
        <w:t>3.3</w:t>
      </w:r>
      <w:r>
        <w:t xml:space="preserve">. </w:t>
      </w:r>
      <w:r w:rsidR="00253B04">
        <w:t>Results from the p</w:t>
      </w:r>
      <w:r>
        <w:t>olicy tree approach</w:t>
      </w:r>
    </w:p>
    <w:p w14:paraId="7D4EF039" w14:textId="77777777" w:rsidR="006E53BC" w:rsidRDefault="00936246" w:rsidP="00936246">
      <w:pPr>
        <w:jc w:val="both"/>
        <w:rPr>
          <w:rFonts w:ascii="Gill Sans MT" w:hAnsi="Gill Sans MT"/>
          <w:sz w:val="24"/>
          <w:szCs w:val="24"/>
        </w:rPr>
      </w:pPr>
      <w:r w:rsidRPr="001D4C5A">
        <w:rPr>
          <w:rFonts w:ascii="Gill Sans MT" w:hAnsi="Gill Sans MT"/>
          <w:sz w:val="24"/>
          <w:szCs w:val="24"/>
        </w:rPr>
        <w:t xml:space="preserve">The density functions in </w:t>
      </w:r>
      <w:r>
        <w:rPr>
          <w:rFonts w:ascii="Gill Sans MT" w:hAnsi="Gill Sans MT"/>
          <w:sz w:val="24"/>
          <w:szCs w:val="24"/>
        </w:rPr>
        <w:t>figure 4</w:t>
      </w:r>
      <w:r w:rsidRPr="001D4C5A">
        <w:rPr>
          <w:rFonts w:ascii="Gill Sans MT" w:hAnsi="Gill Sans MT"/>
          <w:sz w:val="24"/>
          <w:szCs w:val="24"/>
        </w:rPr>
        <w:t xml:space="preserve"> are indicative of how many farmers would find it beneficial to use each of the agronomic practices</w:t>
      </w:r>
      <w:r w:rsidR="0050789E">
        <w:rPr>
          <w:rFonts w:ascii="Gill Sans MT" w:hAnsi="Gill Sans MT"/>
          <w:sz w:val="24"/>
          <w:szCs w:val="24"/>
        </w:rPr>
        <w:t xml:space="preserve">. </w:t>
      </w:r>
      <w:proofErr w:type="gramStart"/>
      <w:r w:rsidR="0050789E">
        <w:rPr>
          <w:rFonts w:ascii="Gill Sans MT" w:hAnsi="Gill Sans MT"/>
          <w:sz w:val="24"/>
          <w:szCs w:val="24"/>
        </w:rPr>
        <w:t>Indeed</w:t>
      </w:r>
      <w:proofErr w:type="gramEnd"/>
      <w:r w:rsidR="0050789E">
        <w:rPr>
          <w:rFonts w:ascii="Gill Sans MT" w:hAnsi="Gill Sans MT"/>
          <w:sz w:val="24"/>
          <w:szCs w:val="24"/>
        </w:rPr>
        <w:t xml:space="preserve"> this was demonstrated using the maximal </w:t>
      </w:r>
      <w:r w:rsidR="002D0A2F">
        <w:rPr>
          <w:rFonts w:ascii="Gill Sans MT" w:hAnsi="Gill Sans MT"/>
          <w:sz w:val="24"/>
          <w:szCs w:val="24"/>
        </w:rPr>
        <w:t>yield treatment choice in which treatment choices are clearly uniform across space</w:t>
      </w:r>
      <w:r w:rsidRPr="001D4C5A">
        <w:rPr>
          <w:rFonts w:ascii="Gill Sans MT" w:hAnsi="Gill Sans MT"/>
          <w:sz w:val="24"/>
          <w:szCs w:val="24"/>
        </w:rPr>
        <w:t xml:space="preserve">. </w:t>
      </w:r>
      <w:r w:rsidR="002D0A2F">
        <w:rPr>
          <w:rFonts w:ascii="Gill Sans MT" w:hAnsi="Gill Sans MT"/>
          <w:sz w:val="24"/>
          <w:szCs w:val="24"/>
        </w:rPr>
        <w:t xml:space="preserve">However, the social decision maker may be interested in an objective of maximizing the benefits across the </w:t>
      </w:r>
      <w:r w:rsidR="006E53BC">
        <w:rPr>
          <w:rFonts w:ascii="Gill Sans MT" w:hAnsi="Gill Sans MT"/>
          <w:sz w:val="24"/>
          <w:szCs w:val="24"/>
        </w:rPr>
        <w:t xml:space="preserve">eastern IGP and how to implement that strategy for new farmers. </w:t>
      </w:r>
    </w:p>
    <w:p w14:paraId="1B9335E3" w14:textId="09542CFF"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7D1056">
        <w:rPr>
          <w:rFonts w:ascii="Gill Sans MT" w:hAnsi="Gill Sans MT"/>
          <w:sz w:val="24"/>
          <w:szCs w:val="24"/>
        </w:rPr>
        <w:t>6</w:t>
      </w:r>
      <w:r>
        <w:rPr>
          <w:rFonts w:ascii="Gill Sans MT" w:hAnsi="Gill Sans MT"/>
          <w:sz w:val="24"/>
          <w:szCs w:val="24"/>
        </w:rPr>
        <w:t xml:space="preserve"> </w:t>
      </w:r>
      <w:r w:rsidRPr="001D4C5A">
        <w:rPr>
          <w:rFonts w:ascii="Gill Sans MT" w:hAnsi="Gill Sans MT"/>
          <w:sz w:val="24"/>
          <w:szCs w:val="24"/>
        </w:rPr>
        <w:t>shows the proportion of farmers who can be assigned to each of the interventions</w:t>
      </w:r>
      <w:r>
        <w:rPr>
          <w:rFonts w:ascii="Gill Sans MT" w:hAnsi="Gill Sans MT"/>
          <w:sz w:val="24"/>
          <w:szCs w:val="24"/>
        </w:rPr>
        <w:t xml:space="preserve"> using policy tree optimization. For weed management, figure </w:t>
      </w:r>
      <w:r w:rsidR="0050789E">
        <w:rPr>
          <w:rFonts w:ascii="Gill Sans MT" w:hAnsi="Gill Sans MT"/>
          <w:sz w:val="24"/>
          <w:szCs w:val="24"/>
        </w:rPr>
        <w:t>6</w:t>
      </w:r>
      <w:r>
        <w:rPr>
          <w:rFonts w:ascii="Gill Sans MT" w:hAnsi="Gill Sans MT"/>
          <w:sz w:val="24"/>
          <w:szCs w:val="24"/>
        </w:rPr>
        <w:t xml:space="preserve"> panel (a) shows that the optimal transitions for yield gains are to apply broad spectrum herbicides especially </w:t>
      </w:r>
      <w:proofErr w:type="spellStart"/>
      <w:r>
        <w:rPr>
          <w:rFonts w:ascii="Gill Sans MT" w:hAnsi="Gill Sans MT"/>
          <w:sz w:val="24"/>
          <w:szCs w:val="24"/>
        </w:rPr>
        <w:t>Sulfosulfuron+Metsulfuron</w:t>
      </w:r>
      <w:proofErr w:type="spellEnd"/>
      <w:r>
        <w:rPr>
          <w:rFonts w:ascii="Gill Sans MT" w:hAnsi="Gill Sans MT"/>
          <w:sz w:val="24"/>
          <w:szCs w:val="24"/>
        </w:rPr>
        <w:t xml:space="preserve"> (55%) followed by 24-D (32%) and combined manual and herbicides (13%). </w:t>
      </w:r>
    </w:p>
    <w:p w14:paraId="798705FA" w14:textId="77777777" w:rsidR="00936246" w:rsidRDefault="00936246" w:rsidP="00936246">
      <w:pPr>
        <w:jc w:val="both"/>
        <w:rPr>
          <w:rFonts w:ascii="Gill Sans MT" w:hAnsi="Gill Sans MT"/>
          <w:sz w:val="24"/>
          <w:szCs w:val="24"/>
        </w:rPr>
      </w:pPr>
      <w:r>
        <w:rPr>
          <w:rFonts w:ascii="Gill Sans MT" w:hAnsi="Gill Sans MT"/>
          <w:sz w:val="24"/>
          <w:szCs w:val="24"/>
        </w:rPr>
        <w:t>In the case of sowing dates, farmers are advised to sow early, i.e., between 1-10 Nov for 73% of the farmers and between 11-20</w:t>
      </w:r>
      <w:r w:rsidRPr="00B54FE0">
        <w:rPr>
          <w:rFonts w:ascii="Gill Sans MT" w:hAnsi="Gill Sans MT"/>
          <w:sz w:val="24"/>
          <w:szCs w:val="24"/>
          <w:vertAlign w:val="superscript"/>
        </w:rPr>
        <w:t>th</w:t>
      </w:r>
      <w:r>
        <w:rPr>
          <w:rFonts w:ascii="Gill Sans MT" w:hAnsi="Gill Sans MT"/>
          <w:sz w:val="24"/>
          <w:szCs w:val="24"/>
        </w:rPr>
        <w:t xml:space="preserve"> Nov for 27% of the farmers. </w:t>
      </w:r>
    </w:p>
    <w:p w14:paraId="4BFD30B8" w14:textId="77777777" w:rsidR="00936246" w:rsidRDefault="00936246" w:rsidP="00936246">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having to shift from about 3 or less irrigations to four irrigations (98%). </w:t>
      </w:r>
    </w:p>
    <w:p w14:paraId="4B42E812" w14:textId="77777777" w:rsidR="00936246" w:rsidRDefault="00936246" w:rsidP="00936246">
      <w:pPr>
        <w:rPr>
          <w:rFonts w:ascii="Gill Sans MT" w:hAnsi="Gill Sans MT"/>
          <w:sz w:val="24"/>
          <w:szCs w:val="24"/>
        </w:rPr>
      </w:pPr>
      <w:r w:rsidRPr="00326324">
        <w:rPr>
          <w:rFonts w:ascii="Gill Sans MT" w:hAnsi="Gill Sans MT"/>
          <w:sz w:val="24"/>
          <w:szCs w:val="24"/>
        </w:rPr>
        <w:t xml:space="preserve">We find that </w:t>
      </w:r>
      <w:proofErr w:type="gramStart"/>
      <w:r w:rsidRPr="00326324">
        <w:rPr>
          <w:rFonts w:ascii="Gill Sans MT" w:hAnsi="Gill Sans MT"/>
          <w:sz w:val="24"/>
          <w:szCs w:val="24"/>
        </w:rPr>
        <w:t>on the basis of</w:t>
      </w:r>
      <w:proofErr w:type="gramEnd"/>
      <w:r w:rsidRPr="00326324">
        <w:rPr>
          <w:rFonts w:ascii="Gill Sans MT" w:hAnsi="Gill Sans MT"/>
          <w:sz w:val="24"/>
          <w:szCs w:val="24"/>
        </w:rPr>
        <w:t xml:space="preserve"> yield maximization, three varieties can be recommended, viz. HD 2967 (</w:t>
      </w:r>
      <w:r>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Pr>
          <w:rFonts w:ascii="Gill Sans MT" w:hAnsi="Gill Sans MT"/>
          <w:sz w:val="24"/>
          <w:szCs w:val="24"/>
        </w:rPr>
        <w:t>43</w:t>
      </w:r>
      <w:r w:rsidRPr="00326324">
        <w:rPr>
          <w:rFonts w:ascii="Gill Sans MT" w:hAnsi="Gill Sans MT"/>
          <w:sz w:val="24"/>
          <w:szCs w:val="24"/>
        </w:rPr>
        <w:t xml:space="preserve">%) AND </w:t>
      </w:r>
      <w:r>
        <w:rPr>
          <w:rFonts w:ascii="Gill Sans MT" w:hAnsi="Gill Sans MT"/>
          <w:sz w:val="24"/>
          <w:szCs w:val="24"/>
        </w:rPr>
        <w:t>HD 2733</w:t>
      </w:r>
      <w:r w:rsidRPr="00326324">
        <w:rPr>
          <w:rFonts w:ascii="Gill Sans MT" w:hAnsi="Gill Sans MT"/>
          <w:sz w:val="24"/>
          <w:szCs w:val="24"/>
        </w:rPr>
        <w:t xml:space="preserve"> (</w:t>
      </w:r>
      <w:r>
        <w:rPr>
          <w:rFonts w:ascii="Gill Sans MT" w:hAnsi="Gill Sans MT"/>
          <w:sz w:val="24"/>
          <w:szCs w:val="24"/>
        </w:rPr>
        <w:t>5</w:t>
      </w:r>
      <w:r w:rsidRPr="00326324">
        <w:rPr>
          <w:rFonts w:ascii="Gill Sans MT" w:hAnsi="Gill Sans MT"/>
          <w:sz w:val="24"/>
          <w:szCs w:val="24"/>
        </w:rPr>
        <w:t xml:space="preserve">%). </w:t>
      </w:r>
    </w:p>
    <w:p w14:paraId="1870E1D7" w14:textId="77777777" w:rsidR="00936246" w:rsidRDefault="00936246" w:rsidP="00936246">
      <w:pPr>
        <w:jc w:val="both"/>
        <w:rPr>
          <w:rFonts w:ascii="Gill Sans MT" w:hAnsi="Gill Sans MT"/>
          <w:sz w:val="24"/>
          <w:szCs w:val="24"/>
        </w:rPr>
      </w:pPr>
      <w:r>
        <w:rPr>
          <w:rFonts w:ascii="Gill Sans MT" w:hAnsi="Gill Sans MT"/>
          <w:noProof/>
          <w:sz w:val="24"/>
          <w:szCs w:val="24"/>
        </w:rPr>
        <w:lastRenderedPageBreak/>
        <w:drawing>
          <wp:inline distT="0" distB="0" distL="0" distR="0" wp14:anchorId="0EFC80CC" wp14:editId="07E5DCD1">
            <wp:extent cx="6012000" cy="3438074"/>
            <wp:effectExtent l="0" t="0" r="8255" b="0"/>
            <wp:docPr id="1517063162" name="Picture 151706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3D94C2A8" w14:textId="437B0404"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3674BB">
        <w:rPr>
          <w:rFonts w:ascii="Gill Sans MT" w:hAnsi="Gill Sans MT"/>
          <w:sz w:val="24"/>
          <w:szCs w:val="24"/>
        </w:rPr>
        <w:t>6</w:t>
      </w:r>
      <w:r>
        <w:rPr>
          <w:rFonts w:ascii="Gill Sans MT" w:hAnsi="Gill Sans MT"/>
          <w:sz w:val="24"/>
          <w:szCs w:val="24"/>
        </w:rPr>
        <w:t>: Optimal transition from status quo practices to optimal practices</w:t>
      </w:r>
    </w:p>
    <w:p w14:paraId="3130502A" w14:textId="77777777" w:rsidR="00936246" w:rsidRPr="00EB02F6" w:rsidRDefault="00936246" w:rsidP="00EB02F6"/>
    <w:p w14:paraId="72094ECF" w14:textId="4C0E5411"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sidR="003674BB">
        <w:rPr>
          <w:rFonts w:ascii="Gill Sans MT" w:hAnsi="Gill Sans MT"/>
          <w:sz w:val="24"/>
          <w:szCs w:val="24"/>
        </w:rPr>
        <w:t>7</w:t>
      </w:r>
      <w:r>
        <w:rPr>
          <w:rFonts w:ascii="Gill Sans MT" w:hAnsi="Gill Sans MT"/>
          <w:sz w:val="24"/>
          <w:szCs w:val="24"/>
        </w:rPr>
        <w:t xml:space="preserve">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w:t>
      </w:r>
      <w:proofErr w:type="gramStart"/>
      <w:r w:rsidRPr="001A5B82">
        <w:rPr>
          <w:rFonts w:ascii="Gill Sans MT" w:hAnsi="Gill Sans MT"/>
          <w:sz w:val="24"/>
          <w:szCs w:val="24"/>
        </w:rPr>
        <w:t>on the basis of</w:t>
      </w:r>
      <w:proofErr w:type="gramEnd"/>
      <w:r w:rsidRPr="001A5B82">
        <w:rPr>
          <w:rFonts w:ascii="Gill Sans MT" w:hAnsi="Gill Sans MT"/>
          <w:sz w:val="24"/>
          <w:szCs w:val="24"/>
        </w:rPr>
        <w:t xml:space="preserve">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2E66E023"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431D6F">
        <w:rPr>
          <w:rFonts w:ascii="Gill Sans MT" w:hAnsi="Gill Sans MT"/>
          <w:sz w:val="24"/>
          <w:szCs w:val="24"/>
        </w:rPr>
        <w:t>6</w:t>
      </w:r>
      <w:r>
        <w:rPr>
          <w:rFonts w:ascii="Gill Sans MT" w:hAnsi="Gill Sans MT"/>
          <w:sz w:val="24"/>
          <w:szCs w:val="24"/>
        </w:rPr>
        <w:t>)</w:t>
      </w:r>
      <w:r w:rsidRPr="00273218">
        <w:rPr>
          <w:rFonts w:ascii="Gill Sans MT" w:hAnsi="Gill Sans MT"/>
          <w:sz w:val="24"/>
          <w:szCs w:val="24"/>
        </w:rPr>
        <w:t xml:space="preserve">. This recommendation can be made </w:t>
      </w:r>
      <w:proofErr w:type="gramStart"/>
      <w:r w:rsidRPr="00273218">
        <w:rPr>
          <w:rFonts w:ascii="Gill Sans MT" w:hAnsi="Gill Sans MT"/>
          <w:sz w:val="24"/>
          <w:szCs w:val="24"/>
        </w:rPr>
        <w:t>on the basis of</w:t>
      </w:r>
      <w:proofErr w:type="gramEnd"/>
      <w:r w:rsidRPr="00273218">
        <w:rPr>
          <w:rFonts w:ascii="Gill Sans MT" w:hAnsi="Gill Sans MT"/>
          <w:sz w:val="24"/>
          <w:szCs w:val="24"/>
        </w:rPr>
        <w:t xml:space="preserve">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3674BB">
        <w:rPr>
          <w:rFonts w:ascii="Gill Sans MT" w:hAnsi="Gill Sans MT"/>
          <w:sz w:val="24"/>
          <w:szCs w:val="24"/>
        </w:rPr>
        <w:t>7</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1D4C5A" w:rsidRDefault="007F4521" w:rsidP="001D4C5A">
      <w:r>
        <w:t xml:space="preserve">Figure </w:t>
      </w:r>
      <w:r w:rsidR="006F30C9">
        <w:t xml:space="preserve">6 </w:t>
      </w:r>
      <w:r>
        <w:t>shows policy trees (depth</w:t>
      </w:r>
      <w:r w:rsidR="00AB412E">
        <w:t xml:space="preserve"> 2</w:t>
      </w:r>
      <w: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3BB17016"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431D6F">
        <w:rPr>
          <w:rFonts w:ascii="Gill Sans MT" w:hAnsi="Gill Sans MT"/>
          <w:sz w:val="24"/>
          <w:szCs w:val="24"/>
        </w:rPr>
        <w:t>7</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w:t>
      </w:r>
      <w:proofErr w:type="gramStart"/>
      <w:r>
        <w:rPr>
          <w:rFonts w:ascii="Gill Sans MT" w:hAnsi="Gill Sans MT"/>
          <w:sz w:val="24"/>
          <w:szCs w:val="24"/>
        </w:rPr>
        <w:t>are able to</w:t>
      </w:r>
      <w:proofErr w:type="gramEnd"/>
      <w:r>
        <w:rPr>
          <w:rFonts w:ascii="Gill Sans MT" w:hAnsi="Gill Sans MT"/>
          <w:sz w:val="24"/>
          <w:szCs w:val="24"/>
        </w:rPr>
        <w:t xml:space="preserve">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Figure 7 shows maps of recommended practices for each of the farmers. </w:t>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2125DFE0"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431D6F">
        <w:rPr>
          <w:rFonts w:ascii="Gill Sans MT" w:hAnsi="Gill Sans MT"/>
          <w:sz w:val="24"/>
          <w:szCs w:val="24"/>
        </w:rPr>
        <w:t>8</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rsidP="006675CF">
      <w:pPr>
        <w:pStyle w:val="Heading2"/>
        <w:rPr>
          <w:rFonts w:asciiTheme="minorHAnsi" w:eastAsiaTheme="minorHAnsi" w:hAnsiTheme="minorHAnsi" w:cstheme="minorBidi"/>
          <w:color w:val="auto"/>
          <w:sz w:val="22"/>
          <w:szCs w:val="22"/>
        </w:rPr>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36D7C363"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embed a cost </w:t>
      </w:r>
      <w:r w:rsidR="001E1C87" w:rsidRPr="001D4C5A">
        <w:rPr>
          <w:rFonts w:ascii="Gill Sans MT" w:hAnsi="Gill Sans MT"/>
          <w:sz w:val="24"/>
          <w:szCs w:val="24"/>
        </w:rPr>
        <w:t xml:space="preserve">function 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ins w:id="28" w:author="MKONDIWA, Maxwell (CIMMYT-India)" w:date="2023-11-15T10:09:00Z">
        <w:r w:rsidR="008A6F98">
          <w:rPr>
            <w:rFonts w:ascii="Gill Sans MT" w:hAnsi="Gill Sans MT"/>
            <w:sz w:val="24"/>
            <w:szCs w:val="24"/>
          </w:rPr>
          <w:t>, we can use the approach to make economic assessments.</w:t>
        </w:r>
      </w:ins>
    </w:p>
    <w:p w14:paraId="65A0F677" w14:textId="74187D99"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ins w:id="29" w:author="MKONDIWA, Maxwell (CIMMYT-India)" w:date="2023-11-15T10:09:00Z">
        <w:r w:rsidR="008A6F98">
          <w:rPr>
            <w:rFonts w:ascii="Gill Sans MT" w:hAnsi="Gill Sans MT"/>
            <w:sz w:val="24"/>
            <w:szCs w:val="24"/>
          </w:rPr>
          <w:t>9</w:t>
        </w:r>
      </w:ins>
      <w:del w:id="30" w:author="MKONDIWA, Maxwell (CIMMYT-India)" w:date="2023-11-15T10:09:00Z">
        <w:r w:rsidR="005D10B7" w:rsidDel="008A6F98">
          <w:rPr>
            <w:rFonts w:ascii="Gill Sans MT" w:hAnsi="Gill Sans MT"/>
            <w:sz w:val="24"/>
            <w:szCs w:val="24"/>
          </w:rPr>
          <w:delText>7</w:delText>
        </w:r>
      </w:del>
      <w:r w:rsidR="005D10B7">
        <w:rPr>
          <w:rFonts w:ascii="Gill Sans MT" w:hAnsi="Gill Sans MT"/>
          <w:sz w:val="24"/>
          <w:szCs w:val="24"/>
        </w:rPr>
        <w:t>)</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rsidP="00A339BD">
      <w:pPr>
        <w:pStyle w:val="Heading3"/>
      </w:pPr>
    </w:p>
    <w:p w14:paraId="2F02F3A4" w14:textId="18D8C8B1" w:rsidR="006675CF" w:rsidRDefault="00931419" w:rsidP="006675CF">
      <w:r>
        <w:rPr>
          <w:noProof/>
        </w:rPr>
        <w:drawing>
          <wp:inline distT="0" distB="0" distL="0" distR="0" wp14:anchorId="7BB01787" wp14:editId="4DE20133">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50A4CB9"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431D6F">
        <w:rPr>
          <w:rFonts w:ascii="Gill Sans MT" w:hAnsi="Gill Sans MT"/>
          <w:sz w:val="24"/>
          <w:szCs w:val="24"/>
        </w:rPr>
        <w:t>9</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Default="001A49B4" w:rsidP="000C53C8">
      <w:pPr>
        <w:jc w:val="both"/>
        <w:rPr>
          <w:ins w:id="31" w:author="MKONDIWA, Maxwell (CIMMYT-India)" w:date="2023-11-15T10:12:00Z"/>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3E9D94D1" w14:textId="77777777" w:rsidR="00D944D7" w:rsidRDefault="00D944D7" w:rsidP="000C53C8">
      <w:pPr>
        <w:jc w:val="both"/>
        <w:rPr>
          <w:ins w:id="32" w:author="MKONDIWA, Maxwell (CIMMYT-India)" w:date="2023-11-15T10:12:00Z"/>
          <w:rFonts w:ascii="Gill Sans MT" w:hAnsi="Gill Sans MT"/>
          <w:sz w:val="24"/>
          <w:szCs w:val="24"/>
        </w:rPr>
      </w:pPr>
    </w:p>
    <w:p w14:paraId="4CE88384" w14:textId="77777777" w:rsidR="00D944D7" w:rsidRDefault="00D944D7" w:rsidP="000C53C8">
      <w:pPr>
        <w:jc w:val="both"/>
        <w:rPr>
          <w:ins w:id="33" w:author="MKONDIWA, Maxwell (CIMMYT-India)" w:date="2023-11-15T10:12:00Z"/>
          <w:rFonts w:ascii="Gill Sans MT" w:hAnsi="Gill Sans MT"/>
          <w:sz w:val="24"/>
          <w:szCs w:val="24"/>
        </w:rPr>
      </w:pPr>
    </w:p>
    <w:p w14:paraId="7E4AE271" w14:textId="77777777" w:rsidR="00D944D7" w:rsidRDefault="00D944D7" w:rsidP="000C53C8">
      <w:pPr>
        <w:jc w:val="both"/>
        <w:rPr>
          <w:ins w:id="34" w:author="MKONDIWA, Maxwell (CIMMYT-India)" w:date="2023-11-15T10:12:00Z"/>
          <w:rFonts w:ascii="Gill Sans MT" w:hAnsi="Gill Sans MT"/>
          <w:sz w:val="24"/>
          <w:szCs w:val="24"/>
        </w:rPr>
      </w:pPr>
    </w:p>
    <w:p w14:paraId="153A5EE8" w14:textId="77777777" w:rsidR="00D944D7" w:rsidRDefault="00D944D7" w:rsidP="000C53C8">
      <w:pPr>
        <w:jc w:val="both"/>
        <w:rPr>
          <w:ins w:id="35" w:author="MKONDIWA, Maxwell (CIMMYT-India)" w:date="2023-11-15T10:12:00Z"/>
          <w:rFonts w:ascii="Gill Sans MT" w:hAnsi="Gill Sans MT"/>
          <w:sz w:val="24"/>
          <w:szCs w:val="24"/>
        </w:rPr>
      </w:pPr>
    </w:p>
    <w:p w14:paraId="680DE9B4" w14:textId="77777777" w:rsidR="00D944D7" w:rsidRPr="000C53C8" w:rsidRDefault="00D944D7" w:rsidP="000C53C8">
      <w:pPr>
        <w:jc w:val="both"/>
        <w:rPr>
          <w:rFonts w:ascii="Gill Sans MT" w:hAnsi="Gill Sans MT"/>
          <w:sz w:val="24"/>
          <w:szCs w:val="24"/>
        </w:rPr>
      </w:pPr>
    </w:p>
    <w:p w14:paraId="3E299C89" w14:textId="09204372" w:rsidR="00681AC4" w:rsidRDefault="00230038" w:rsidP="00230038">
      <w:pPr>
        <w:pStyle w:val="Heading2"/>
      </w:pPr>
      <w:r>
        <w:t>3.</w:t>
      </w:r>
      <w:r w:rsidR="001A49B4">
        <w:t>3.</w:t>
      </w:r>
      <w:r>
        <w:t xml:space="preserve"> Limitations and future research</w:t>
      </w:r>
    </w:p>
    <w:p w14:paraId="25EED079" w14:textId="77777777" w:rsidR="00607BC4" w:rsidRDefault="00607BC4" w:rsidP="00607BC4">
      <w:pPr>
        <w:jc w:val="both"/>
        <w:rPr>
          <w:rFonts w:ascii="Gill Sans MT" w:hAnsi="Gill Sans MT"/>
          <w:sz w:val="24"/>
          <w:szCs w:val="24"/>
        </w:rPr>
      </w:pPr>
      <w:r w:rsidRPr="00607BC4">
        <w:rPr>
          <w:rFonts w:ascii="Gill Sans MT" w:hAnsi="Gill Sans MT"/>
          <w:sz w:val="24"/>
          <w:szCs w:val="24"/>
        </w:rPr>
        <w:t xml:space="preserve">The proposed approach has several limitations. These limitations also exist for competing methods that are conventionally used. </w:t>
      </w:r>
    </w:p>
    <w:p w14:paraId="606875E8" w14:textId="5264EEE1" w:rsidR="00FD489C" w:rsidRDefault="00607BC4" w:rsidP="00607BC4">
      <w:pPr>
        <w:jc w:val="both"/>
        <w:rPr>
          <w:rFonts w:ascii="Gill Sans MT" w:hAnsi="Gill Sans MT"/>
          <w:sz w:val="24"/>
          <w:szCs w:val="24"/>
        </w:rPr>
      </w:pPr>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000162A3" w:rsidRPr="00607BC4">
        <w:rPr>
          <w:rFonts w:ascii="Gill Sans MT" w:hAnsi="Gill Sans MT"/>
          <w:sz w:val="24"/>
          <w:szCs w:val="24"/>
        </w:rPr>
        <w:t xml:space="preserve"> may be </w:t>
      </w:r>
      <w:r>
        <w:rPr>
          <w:rFonts w:ascii="Gill Sans MT" w:hAnsi="Gill Sans MT"/>
          <w:sz w:val="24"/>
          <w:szCs w:val="24"/>
        </w:rPr>
        <w:t xml:space="preserve">other </w:t>
      </w:r>
      <w:r w:rsidR="000162A3" w:rsidRPr="00607BC4">
        <w:rPr>
          <w:rFonts w:ascii="Gill Sans MT" w:hAnsi="Gill Sans MT"/>
          <w:sz w:val="24"/>
          <w:szCs w:val="24"/>
        </w:rPr>
        <w:t>important</w:t>
      </w:r>
      <w:r>
        <w:rPr>
          <w:rFonts w:ascii="Gill Sans MT" w:hAnsi="Gill Sans MT"/>
          <w:sz w:val="24"/>
          <w:szCs w:val="24"/>
        </w:rPr>
        <w:t xml:space="preserve"> factors</w:t>
      </w:r>
      <w:r w:rsidR="000162A3" w:rsidRPr="00607BC4">
        <w:rPr>
          <w:rFonts w:ascii="Gill Sans MT" w:hAnsi="Gill Sans MT"/>
          <w:sz w:val="24"/>
          <w:szCs w:val="24"/>
        </w:rPr>
        <w:t xml:space="preserve"> when evaluating the recommended practices. For example, while applying more irrigation is profitable to individual farmers, it may lead to groundwater </w:t>
      </w:r>
      <w:r w:rsidRPr="00607BC4">
        <w:rPr>
          <w:rFonts w:ascii="Gill Sans MT" w:hAnsi="Gill Sans MT"/>
          <w:sz w:val="24"/>
          <w:szCs w:val="24"/>
        </w:rPr>
        <w:t xml:space="preserve">overexploitation. </w:t>
      </w:r>
      <w:r w:rsidR="00B86F78">
        <w:rPr>
          <w:rFonts w:ascii="Gill Sans MT" w:hAnsi="Gill Sans MT"/>
          <w:sz w:val="24"/>
          <w:szCs w:val="24"/>
        </w:rPr>
        <w:t>A multi-criteria evaluation of these proposed strategies is need</w:t>
      </w:r>
      <w:r w:rsidR="00227F9C">
        <w:rPr>
          <w:rFonts w:ascii="Gill Sans MT" w:hAnsi="Gill Sans MT"/>
          <w:sz w:val="24"/>
          <w:szCs w:val="24"/>
        </w:rPr>
        <w:t xml:space="preserve">ed. </w:t>
      </w:r>
    </w:p>
    <w:p w14:paraId="1404CE06" w14:textId="41C1E933" w:rsidR="00DC5F1E" w:rsidRPr="00607BC4" w:rsidRDefault="00F53A82" w:rsidP="00607BC4">
      <w:pPr>
        <w:jc w:val="both"/>
        <w:rPr>
          <w:rFonts w:ascii="Gill Sans MT" w:hAnsi="Gill Sans MT"/>
          <w:sz w:val="24"/>
          <w:szCs w:val="24"/>
        </w:rPr>
      </w:pPr>
      <w:r>
        <w:rPr>
          <w:rFonts w:ascii="Gill Sans MT" w:hAnsi="Gill Sans MT"/>
          <w:sz w:val="24"/>
          <w:szCs w:val="24"/>
        </w:rPr>
        <w:t xml:space="preserve">Second, the </w:t>
      </w:r>
      <w:r w:rsidR="00AA2A98">
        <w:rPr>
          <w:rFonts w:ascii="Gill Sans MT" w:hAnsi="Gill Sans MT"/>
          <w:sz w:val="24"/>
          <w:szCs w:val="24"/>
        </w:rPr>
        <w:t>estimation of the treatments requires enough observations for each of the practices to guarantee balance</w:t>
      </w:r>
      <w:r w:rsidR="00637768">
        <w:rPr>
          <w:rFonts w:ascii="Gill Sans MT" w:hAnsi="Gill Sans MT"/>
          <w:sz w:val="24"/>
          <w:szCs w:val="24"/>
        </w:rPr>
        <w:t xml:space="preserve">d comparisons. In the case of new agronomic innovations, it may be that only few farmers have </w:t>
      </w:r>
      <w:r w:rsidR="00E43BBD">
        <w:rPr>
          <w:rFonts w:ascii="Gill Sans MT" w:hAnsi="Gill Sans MT"/>
          <w:sz w:val="24"/>
          <w:szCs w:val="24"/>
        </w:rPr>
        <w:t xml:space="preserve">adopted the technology as such there is not enough sample to make comparisons. </w:t>
      </w:r>
      <w:r w:rsidR="00D6131B">
        <w:rPr>
          <w:rFonts w:ascii="Gill Sans MT" w:hAnsi="Gill Sans MT"/>
          <w:sz w:val="24"/>
          <w:szCs w:val="24"/>
        </w:rPr>
        <w:t xml:space="preserve">This is a key limitation for in the analysis of herbicides and varieties which are substantially differentiated </w:t>
      </w:r>
      <w:r w:rsidR="00E806CD">
        <w:rPr>
          <w:rFonts w:ascii="Gill Sans MT" w:hAnsi="Gill Sans MT"/>
          <w:sz w:val="24"/>
          <w:szCs w:val="24"/>
        </w:rPr>
        <w:t xml:space="preserve">and there many other new variants that only few farmers have adopted. </w:t>
      </w:r>
    </w:p>
    <w:p w14:paraId="364DF5E6" w14:textId="77777777" w:rsidR="005E6EAB" w:rsidRPr="00753D32" w:rsidRDefault="005E6EAB" w:rsidP="00721A9F">
      <w:pPr>
        <w:jc w:val="both"/>
        <w:rPr>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w:t>
      </w:r>
      <w:proofErr w:type="gramStart"/>
      <w:r w:rsidR="00CE63CB" w:rsidRPr="00F1755F">
        <w:rPr>
          <w:rFonts w:ascii="Gill Sans MT" w:hAnsi="Gill Sans MT"/>
          <w:sz w:val="24"/>
          <w:szCs w:val="24"/>
        </w:rPr>
        <w:t>”</w:t>
      </w:r>
      <w:proofErr w:type="gramEnd"/>
      <w:r w:rsidR="00CE63CB" w:rsidRPr="00F1755F">
        <w:rPr>
          <w:rFonts w:ascii="Gill Sans MT" w:hAnsi="Gill Sans MT"/>
          <w:sz w:val="24"/>
          <w:szCs w:val="24"/>
        </w:rPr>
        <w:t xml:space="preserv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2C52F19" w14:textId="77777777" w:rsidR="000C52E0" w:rsidRDefault="000C52E0"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6DEAADA3" w:rsidR="000C52E0" w:rsidRDefault="000C52E0" w:rsidP="000C52E0">
      <w:pPr>
        <w:jc w:val="both"/>
      </w:pPr>
      <w:r>
        <w:t>This</w:t>
      </w:r>
      <w:r w:rsidR="00A6238B">
        <w:t xml:space="preserve"> paper </w:t>
      </w:r>
      <w:r>
        <w:t>was prepared with support from the Bill and Melinda Gates Foundation through the Cereal Systems Initiative for South Asia (CSISA) and the Excellence in Agronomy Initiative</w:t>
      </w:r>
      <w:r w:rsidR="00D45B0E">
        <w:t xml:space="preserve"> (</w:t>
      </w:r>
      <w:proofErr w:type="spellStart"/>
      <w:proofErr w:type="gramStart"/>
      <w:r w:rsidR="00D45B0E">
        <w:t>EiA</w:t>
      </w:r>
      <w:proofErr w:type="spellEnd"/>
      <w:r w:rsidR="00D45B0E">
        <w:t>(</w:t>
      </w:r>
      <w:proofErr w:type="gramEnd"/>
      <w:r>
        <w:t xml:space="preserve">. We thank all the CSISA field teams who supported the collection of the Landscape Diagnostic Survey (LDS). We also </w:t>
      </w:r>
      <w:r>
        <w:lastRenderedPageBreak/>
        <w:t xml:space="preserve">thank the farmers who provided their precious time to respond to survey questions. </w:t>
      </w:r>
      <w:r w:rsidRPr="008F62BB">
        <w:t xml:space="preserve">The content of this </w:t>
      </w:r>
      <w:r>
        <w:t xml:space="preserve">report </w:t>
      </w:r>
      <w:r w:rsidRPr="008F62BB">
        <w:t>solely reflects the opinions and findings of the authors</w:t>
      </w:r>
      <w:r>
        <w:t xml:space="preserve">.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1"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2"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3"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4"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5"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6"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7"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51633213" w14:textId="0D6BECBB"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8"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9"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lastRenderedPageBreak/>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30"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1"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36"/>
      <w:r>
        <w:t>Table A1: Descriptive statistics</w:t>
      </w:r>
      <w:commentRangeEnd w:id="36"/>
      <w:r w:rsidR="00F278A9">
        <w:rPr>
          <w:rStyle w:val="CommentReference"/>
        </w:rPr>
        <w:commentReference w:id="36"/>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1D3A72BF" w:rsidR="00B34FD4" w:rsidRDefault="00B34FD4" w:rsidP="001D4C5A">
      <w:pPr>
        <w:rPr>
          <w:ins w:id="37" w:author="MKONDIWA, Maxwell (CIMMYT-India)" w:date="2023-12-07T16:04:00Z"/>
        </w:rPr>
      </w:pPr>
      <w:r>
        <w:t xml:space="preserve">Figure </w:t>
      </w:r>
      <w:ins w:id="38" w:author="MKONDIWA, Maxwell (CIMMYT-India)" w:date="2023-12-07T16:04:00Z">
        <w:r w:rsidR="007C52F1">
          <w:t>A</w:t>
        </w:r>
      </w:ins>
      <w:del w:id="39" w:author="MKONDIWA, Maxwell (CIMMYT-India)" w:date="2023-12-07T16:04:00Z">
        <w:r w:rsidR="006F30C9" w:rsidDel="007C52F1">
          <w:delText>C</w:delText>
        </w:r>
      </w:del>
      <w:r w:rsidR="001C5C44">
        <w:t>1</w:t>
      </w:r>
      <w:r w:rsidR="002A6484">
        <w:t xml:space="preserve">: </w:t>
      </w:r>
      <w:r w:rsidR="001C5C44">
        <w:t>V</w:t>
      </w:r>
      <w:r w:rsidR="00DA55F8">
        <w:t>ariable importance plot</w:t>
      </w:r>
    </w:p>
    <w:p w14:paraId="3B6D0E47" w14:textId="77777777" w:rsidR="007C52F1" w:rsidRDefault="007C52F1" w:rsidP="001D4C5A">
      <w:pPr>
        <w:rPr>
          <w:ins w:id="40" w:author="MKONDIWA, Maxwell (CIMMYT-India)" w:date="2023-12-07T16:04:00Z"/>
        </w:rPr>
      </w:pPr>
    </w:p>
    <w:p w14:paraId="561E8AB9" w14:textId="77777777" w:rsidR="007C52F1" w:rsidRPr="0050251E" w:rsidRDefault="007C52F1" w:rsidP="001D4C5A"/>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2"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3"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4"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6"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8"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9"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10"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11"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12"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5"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7"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18"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19"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20"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21"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27"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36"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6F0E6EE5" w15:done="0"/>
  <w15:commentEx w15:paraId="15E59FF9" w15:done="0"/>
  <w15:commentEx w15:paraId="1CDF4CCD" w15:done="0"/>
  <w15:commentEx w15:paraId="12287ABC" w15:paraIdParent="1CDF4CCD" w15:done="0"/>
  <w15:commentEx w15:paraId="2ACF7A42" w15:done="0"/>
  <w15:commentEx w15:paraId="35E544AD"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73C4FE1E"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2834B6CD" w16cex:dateUtc="2023-06-15T01:59:00Z"/>
  <w16cex:commentExtensible w16cex:durableId="2835641E" w16cex:dateUtc="2023-06-15T14:19:00Z"/>
  <w16cex:commentExtensible w16cex:durableId="28358D1E" w16cex:dateUtc="2023-06-15T17:14:00Z"/>
  <w16cex:commentExtensible w16cex:durableId="2860224B" w16cex:dateUtc="2023-07-17T14:55:00Z"/>
  <w16cex:commentExtensible w16cex:durableId="2835646C" w16cex:dateUtc="2023-06-15T14:20:00Z"/>
  <w16cex:commentExtensible w16cex:durableId="28358D59" w16cex:dateUtc="2023-06-15T17:15: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28A5E83E" w16cex:dateUtc="2023-09-08T13:06: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6F0E6EE5" w16cid:durableId="2834B6CD"/>
  <w16cid:commentId w16cid:paraId="15E59FF9" w16cid:durableId="2835641E"/>
  <w16cid:commentId w16cid:paraId="1CDF4CCD" w16cid:durableId="28358D1E"/>
  <w16cid:commentId w16cid:paraId="12287ABC" w16cid:durableId="2860224B"/>
  <w16cid:commentId w16cid:paraId="2ACF7A42" w16cid:durableId="2835646C"/>
  <w16cid:commentId w16cid:paraId="35E544AD" w16cid:durableId="28358D59"/>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73C4FE1E" w16cid:durableId="28A5E83E"/>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F81D8" w14:textId="77777777" w:rsidR="009D0A80" w:rsidRDefault="009D0A80" w:rsidP="003F0F23">
      <w:pPr>
        <w:spacing w:after="0" w:line="240" w:lineRule="auto"/>
      </w:pPr>
      <w:r>
        <w:separator/>
      </w:r>
    </w:p>
  </w:endnote>
  <w:endnote w:type="continuationSeparator" w:id="0">
    <w:p w14:paraId="276E5BF8" w14:textId="77777777" w:rsidR="009D0A80" w:rsidRDefault="009D0A80"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C1CA1" w14:textId="77777777" w:rsidR="009D0A80" w:rsidRDefault="009D0A80" w:rsidP="003F0F23">
      <w:pPr>
        <w:spacing w:after="0" w:line="240" w:lineRule="auto"/>
      </w:pPr>
      <w:r>
        <w:separator/>
      </w:r>
    </w:p>
  </w:footnote>
  <w:footnote w:type="continuationSeparator" w:id="0">
    <w:p w14:paraId="20ACC778" w14:textId="77777777" w:rsidR="009D0A80" w:rsidRDefault="009D0A80"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shows the descriptive statistics of the rest of the variables.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James McDonald">
    <w15:presenceInfo w15:providerId="AD" w15:userId="S::ajm9@cornell.edu::5961977c-4339-434b-af52-ae5f34199152"/>
  </w15:person>
  <w15:person w15:author="Maxwell Mkondiwa">
    <w15:presenceInfo w15:providerId="Windows Live" w15:userId="840b722011609402"/>
  </w15:person>
  <w15:person w15:author="MKONDIWA, Maxwell (CIMMYT-India)">
    <w15:presenceInfo w15:providerId="AD" w15:userId="S::M.MKONDIWA@CIMMYT.ORG::861bee07-b612-4cf7-beae-414489ece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62A3"/>
    <w:rsid w:val="0001796C"/>
    <w:rsid w:val="000217C3"/>
    <w:rsid w:val="00023654"/>
    <w:rsid w:val="00023D2E"/>
    <w:rsid w:val="00026D03"/>
    <w:rsid w:val="0003096A"/>
    <w:rsid w:val="00033AAA"/>
    <w:rsid w:val="000340DA"/>
    <w:rsid w:val="00035AEC"/>
    <w:rsid w:val="00036161"/>
    <w:rsid w:val="00040E1A"/>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A137B"/>
    <w:rsid w:val="000A157F"/>
    <w:rsid w:val="000A2474"/>
    <w:rsid w:val="000A252F"/>
    <w:rsid w:val="000A27B7"/>
    <w:rsid w:val="000A47E8"/>
    <w:rsid w:val="000A6296"/>
    <w:rsid w:val="000B3A36"/>
    <w:rsid w:val="000C0DC7"/>
    <w:rsid w:val="000C1CDC"/>
    <w:rsid w:val="000C3604"/>
    <w:rsid w:val="000C44A3"/>
    <w:rsid w:val="000C52E0"/>
    <w:rsid w:val="000C53C8"/>
    <w:rsid w:val="000C722D"/>
    <w:rsid w:val="000C73C6"/>
    <w:rsid w:val="000D0D46"/>
    <w:rsid w:val="000D3AC5"/>
    <w:rsid w:val="000E0430"/>
    <w:rsid w:val="000E11A1"/>
    <w:rsid w:val="000E4410"/>
    <w:rsid w:val="000F15DA"/>
    <w:rsid w:val="000F2B39"/>
    <w:rsid w:val="000F5D00"/>
    <w:rsid w:val="000F5F13"/>
    <w:rsid w:val="00103DAA"/>
    <w:rsid w:val="00105205"/>
    <w:rsid w:val="00106CD7"/>
    <w:rsid w:val="00106EEC"/>
    <w:rsid w:val="001073F7"/>
    <w:rsid w:val="0011050D"/>
    <w:rsid w:val="001121AD"/>
    <w:rsid w:val="0011502B"/>
    <w:rsid w:val="001211B1"/>
    <w:rsid w:val="00122D1F"/>
    <w:rsid w:val="00122E37"/>
    <w:rsid w:val="00123F6A"/>
    <w:rsid w:val="00123F80"/>
    <w:rsid w:val="00124A0C"/>
    <w:rsid w:val="00126DA3"/>
    <w:rsid w:val="001276EA"/>
    <w:rsid w:val="00130B0F"/>
    <w:rsid w:val="001339BE"/>
    <w:rsid w:val="00136E43"/>
    <w:rsid w:val="001375F8"/>
    <w:rsid w:val="001416D2"/>
    <w:rsid w:val="00142D17"/>
    <w:rsid w:val="00145D72"/>
    <w:rsid w:val="00147662"/>
    <w:rsid w:val="001550AA"/>
    <w:rsid w:val="00163027"/>
    <w:rsid w:val="00163BC8"/>
    <w:rsid w:val="00166CED"/>
    <w:rsid w:val="0017165B"/>
    <w:rsid w:val="0017275B"/>
    <w:rsid w:val="00173C4B"/>
    <w:rsid w:val="0018311C"/>
    <w:rsid w:val="0019212E"/>
    <w:rsid w:val="001932EC"/>
    <w:rsid w:val="00193FDC"/>
    <w:rsid w:val="00195D3E"/>
    <w:rsid w:val="001A0719"/>
    <w:rsid w:val="001A10ED"/>
    <w:rsid w:val="001A1AE4"/>
    <w:rsid w:val="001A1C1F"/>
    <w:rsid w:val="001A3C21"/>
    <w:rsid w:val="001A3FD1"/>
    <w:rsid w:val="001A49B4"/>
    <w:rsid w:val="001A5B82"/>
    <w:rsid w:val="001A5B8F"/>
    <w:rsid w:val="001A5F83"/>
    <w:rsid w:val="001B061F"/>
    <w:rsid w:val="001B796A"/>
    <w:rsid w:val="001B7E0B"/>
    <w:rsid w:val="001C0159"/>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3B04"/>
    <w:rsid w:val="002564B2"/>
    <w:rsid w:val="00260473"/>
    <w:rsid w:val="00260764"/>
    <w:rsid w:val="002609EC"/>
    <w:rsid w:val="00260B7F"/>
    <w:rsid w:val="00261B25"/>
    <w:rsid w:val="0026210B"/>
    <w:rsid w:val="00265894"/>
    <w:rsid w:val="00265CE7"/>
    <w:rsid w:val="002660CC"/>
    <w:rsid w:val="00271439"/>
    <w:rsid w:val="00272417"/>
    <w:rsid w:val="00273218"/>
    <w:rsid w:val="00273581"/>
    <w:rsid w:val="0027428E"/>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6484"/>
    <w:rsid w:val="002B1E31"/>
    <w:rsid w:val="002B68FF"/>
    <w:rsid w:val="002C3CBD"/>
    <w:rsid w:val="002C522A"/>
    <w:rsid w:val="002D0A2F"/>
    <w:rsid w:val="002D3FA8"/>
    <w:rsid w:val="002D5FE0"/>
    <w:rsid w:val="002E15C8"/>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50897"/>
    <w:rsid w:val="00351C92"/>
    <w:rsid w:val="00353D95"/>
    <w:rsid w:val="00356A0E"/>
    <w:rsid w:val="00357264"/>
    <w:rsid w:val="00364911"/>
    <w:rsid w:val="00365376"/>
    <w:rsid w:val="0036553E"/>
    <w:rsid w:val="003673C8"/>
    <w:rsid w:val="003674BB"/>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599F"/>
    <w:rsid w:val="003B5B51"/>
    <w:rsid w:val="003B6A0D"/>
    <w:rsid w:val="003C446D"/>
    <w:rsid w:val="003C64C2"/>
    <w:rsid w:val="003D066C"/>
    <w:rsid w:val="003D0DAE"/>
    <w:rsid w:val="003D32D8"/>
    <w:rsid w:val="003D51BB"/>
    <w:rsid w:val="003E220D"/>
    <w:rsid w:val="003E2E98"/>
    <w:rsid w:val="003E3B66"/>
    <w:rsid w:val="003E4EEF"/>
    <w:rsid w:val="003E5FD4"/>
    <w:rsid w:val="003E5FD5"/>
    <w:rsid w:val="003E6BC0"/>
    <w:rsid w:val="003F0163"/>
    <w:rsid w:val="003F0448"/>
    <w:rsid w:val="003F0F23"/>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1D6F"/>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2D1E"/>
    <w:rsid w:val="004636DF"/>
    <w:rsid w:val="00465186"/>
    <w:rsid w:val="0046565D"/>
    <w:rsid w:val="00473FC8"/>
    <w:rsid w:val="00474B0D"/>
    <w:rsid w:val="004753A4"/>
    <w:rsid w:val="00475D2B"/>
    <w:rsid w:val="00476D49"/>
    <w:rsid w:val="00481B6F"/>
    <w:rsid w:val="004839FF"/>
    <w:rsid w:val="00484E9F"/>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B0"/>
    <w:rsid w:val="004B4308"/>
    <w:rsid w:val="004B4F15"/>
    <w:rsid w:val="004B6751"/>
    <w:rsid w:val="004B7F99"/>
    <w:rsid w:val="004C1166"/>
    <w:rsid w:val="004C1639"/>
    <w:rsid w:val="004C2C66"/>
    <w:rsid w:val="004C4660"/>
    <w:rsid w:val="004C5BDF"/>
    <w:rsid w:val="004C7113"/>
    <w:rsid w:val="004D14F1"/>
    <w:rsid w:val="004D19E5"/>
    <w:rsid w:val="004D459A"/>
    <w:rsid w:val="004D658E"/>
    <w:rsid w:val="004D7A53"/>
    <w:rsid w:val="004E0685"/>
    <w:rsid w:val="004E0947"/>
    <w:rsid w:val="004E1AFD"/>
    <w:rsid w:val="004E325E"/>
    <w:rsid w:val="004E37FD"/>
    <w:rsid w:val="004E3D98"/>
    <w:rsid w:val="004E5A80"/>
    <w:rsid w:val="004E7306"/>
    <w:rsid w:val="004F142F"/>
    <w:rsid w:val="004F19B6"/>
    <w:rsid w:val="004F51C3"/>
    <w:rsid w:val="004F5A1C"/>
    <w:rsid w:val="004F6DA6"/>
    <w:rsid w:val="0050251E"/>
    <w:rsid w:val="0050653B"/>
    <w:rsid w:val="0050789E"/>
    <w:rsid w:val="00511F24"/>
    <w:rsid w:val="005123B3"/>
    <w:rsid w:val="005128D9"/>
    <w:rsid w:val="00516168"/>
    <w:rsid w:val="0052143A"/>
    <w:rsid w:val="005232DF"/>
    <w:rsid w:val="00531313"/>
    <w:rsid w:val="005319E6"/>
    <w:rsid w:val="00531DA5"/>
    <w:rsid w:val="0054710D"/>
    <w:rsid w:val="0056553A"/>
    <w:rsid w:val="0056588D"/>
    <w:rsid w:val="005663E5"/>
    <w:rsid w:val="005710AC"/>
    <w:rsid w:val="0057537B"/>
    <w:rsid w:val="00577312"/>
    <w:rsid w:val="00577628"/>
    <w:rsid w:val="005809CA"/>
    <w:rsid w:val="0058144B"/>
    <w:rsid w:val="0058477E"/>
    <w:rsid w:val="00584AE2"/>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70A7"/>
    <w:rsid w:val="005D014A"/>
    <w:rsid w:val="005D10B7"/>
    <w:rsid w:val="005D2116"/>
    <w:rsid w:val="005D280A"/>
    <w:rsid w:val="005D324C"/>
    <w:rsid w:val="005D5176"/>
    <w:rsid w:val="005E1DB1"/>
    <w:rsid w:val="005E3F62"/>
    <w:rsid w:val="005E43E3"/>
    <w:rsid w:val="005E5164"/>
    <w:rsid w:val="005E6071"/>
    <w:rsid w:val="005E65B3"/>
    <w:rsid w:val="005E6EAB"/>
    <w:rsid w:val="005F6831"/>
    <w:rsid w:val="005F6E73"/>
    <w:rsid w:val="006019A9"/>
    <w:rsid w:val="0060237F"/>
    <w:rsid w:val="00602A91"/>
    <w:rsid w:val="00604916"/>
    <w:rsid w:val="00606F55"/>
    <w:rsid w:val="00607BC4"/>
    <w:rsid w:val="006112E8"/>
    <w:rsid w:val="00612DDD"/>
    <w:rsid w:val="00613665"/>
    <w:rsid w:val="006156A0"/>
    <w:rsid w:val="006222C8"/>
    <w:rsid w:val="006349A6"/>
    <w:rsid w:val="006361D5"/>
    <w:rsid w:val="00637768"/>
    <w:rsid w:val="006431D5"/>
    <w:rsid w:val="00644AAB"/>
    <w:rsid w:val="006456D7"/>
    <w:rsid w:val="0064649D"/>
    <w:rsid w:val="0064672F"/>
    <w:rsid w:val="00646A45"/>
    <w:rsid w:val="00647434"/>
    <w:rsid w:val="00647E38"/>
    <w:rsid w:val="006509BC"/>
    <w:rsid w:val="006519F6"/>
    <w:rsid w:val="006556C8"/>
    <w:rsid w:val="0066052A"/>
    <w:rsid w:val="00660B65"/>
    <w:rsid w:val="00662764"/>
    <w:rsid w:val="00663890"/>
    <w:rsid w:val="00665868"/>
    <w:rsid w:val="00665CC1"/>
    <w:rsid w:val="006675CF"/>
    <w:rsid w:val="0067142A"/>
    <w:rsid w:val="00672E04"/>
    <w:rsid w:val="0067596F"/>
    <w:rsid w:val="006764EC"/>
    <w:rsid w:val="00680026"/>
    <w:rsid w:val="00681AC4"/>
    <w:rsid w:val="006821F4"/>
    <w:rsid w:val="00683DA1"/>
    <w:rsid w:val="00694123"/>
    <w:rsid w:val="00695CEF"/>
    <w:rsid w:val="006A62B5"/>
    <w:rsid w:val="006A6C36"/>
    <w:rsid w:val="006B0A74"/>
    <w:rsid w:val="006B0BA5"/>
    <w:rsid w:val="006B3CFE"/>
    <w:rsid w:val="006C1DE6"/>
    <w:rsid w:val="006C6AFC"/>
    <w:rsid w:val="006C6CA1"/>
    <w:rsid w:val="006D50FD"/>
    <w:rsid w:val="006D6C87"/>
    <w:rsid w:val="006E1556"/>
    <w:rsid w:val="006E3923"/>
    <w:rsid w:val="006E53BC"/>
    <w:rsid w:val="006E5D7B"/>
    <w:rsid w:val="006E67BC"/>
    <w:rsid w:val="006F0CED"/>
    <w:rsid w:val="006F30C9"/>
    <w:rsid w:val="006F4146"/>
    <w:rsid w:val="00704278"/>
    <w:rsid w:val="007048B8"/>
    <w:rsid w:val="007107CE"/>
    <w:rsid w:val="00712036"/>
    <w:rsid w:val="0071261D"/>
    <w:rsid w:val="0071370F"/>
    <w:rsid w:val="00715E48"/>
    <w:rsid w:val="00720B58"/>
    <w:rsid w:val="00721A9F"/>
    <w:rsid w:val="00726628"/>
    <w:rsid w:val="00732106"/>
    <w:rsid w:val="0073277B"/>
    <w:rsid w:val="007342E5"/>
    <w:rsid w:val="007349F0"/>
    <w:rsid w:val="00734D83"/>
    <w:rsid w:val="00736A4D"/>
    <w:rsid w:val="00737986"/>
    <w:rsid w:val="0074244D"/>
    <w:rsid w:val="0074423D"/>
    <w:rsid w:val="00747657"/>
    <w:rsid w:val="00751FAC"/>
    <w:rsid w:val="00752FA4"/>
    <w:rsid w:val="007539EC"/>
    <w:rsid w:val="00753CB1"/>
    <w:rsid w:val="00753D32"/>
    <w:rsid w:val="007570A0"/>
    <w:rsid w:val="00757AE9"/>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2F1"/>
    <w:rsid w:val="007C561B"/>
    <w:rsid w:val="007C5994"/>
    <w:rsid w:val="007D1056"/>
    <w:rsid w:val="007D371E"/>
    <w:rsid w:val="007D55E1"/>
    <w:rsid w:val="007D6A4C"/>
    <w:rsid w:val="007E1DE8"/>
    <w:rsid w:val="007E237E"/>
    <w:rsid w:val="007E2E9E"/>
    <w:rsid w:val="007F2E9A"/>
    <w:rsid w:val="007F4521"/>
    <w:rsid w:val="007F5EC2"/>
    <w:rsid w:val="0080395B"/>
    <w:rsid w:val="008041B9"/>
    <w:rsid w:val="00805DA0"/>
    <w:rsid w:val="008105EB"/>
    <w:rsid w:val="00812640"/>
    <w:rsid w:val="00814983"/>
    <w:rsid w:val="008157A1"/>
    <w:rsid w:val="00816D6D"/>
    <w:rsid w:val="00823AB7"/>
    <w:rsid w:val="00824B33"/>
    <w:rsid w:val="00824DA5"/>
    <w:rsid w:val="00826B9D"/>
    <w:rsid w:val="008344B0"/>
    <w:rsid w:val="0083587A"/>
    <w:rsid w:val="00835A12"/>
    <w:rsid w:val="00837ED6"/>
    <w:rsid w:val="008417D7"/>
    <w:rsid w:val="00842622"/>
    <w:rsid w:val="008462C6"/>
    <w:rsid w:val="00853C0C"/>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A6F98"/>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429C"/>
    <w:rsid w:val="00907A54"/>
    <w:rsid w:val="00913649"/>
    <w:rsid w:val="009153BB"/>
    <w:rsid w:val="009175DF"/>
    <w:rsid w:val="0092190A"/>
    <w:rsid w:val="0092388D"/>
    <w:rsid w:val="009271CA"/>
    <w:rsid w:val="00927627"/>
    <w:rsid w:val="009276AD"/>
    <w:rsid w:val="00931419"/>
    <w:rsid w:val="0093191E"/>
    <w:rsid w:val="009330F1"/>
    <w:rsid w:val="009345F9"/>
    <w:rsid w:val="00934C6A"/>
    <w:rsid w:val="00935D17"/>
    <w:rsid w:val="00936246"/>
    <w:rsid w:val="0094171D"/>
    <w:rsid w:val="00951F9C"/>
    <w:rsid w:val="00951FEB"/>
    <w:rsid w:val="009533E1"/>
    <w:rsid w:val="00954784"/>
    <w:rsid w:val="00954F63"/>
    <w:rsid w:val="00956197"/>
    <w:rsid w:val="00962595"/>
    <w:rsid w:val="00964693"/>
    <w:rsid w:val="00966CB3"/>
    <w:rsid w:val="00971826"/>
    <w:rsid w:val="00972824"/>
    <w:rsid w:val="00976112"/>
    <w:rsid w:val="00977F85"/>
    <w:rsid w:val="00980357"/>
    <w:rsid w:val="009813D6"/>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0A80"/>
    <w:rsid w:val="009D42F1"/>
    <w:rsid w:val="009D4EC1"/>
    <w:rsid w:val="009D7A64"/>
    <w:rsid w:val="009E33A2"/>
    <w:rsid w:val="009E566B"/>
    <w:rsid w:val="009E7CDA"/>
    <w:rsid w:val="009F006F"/>
    <w:rsid w:val="009F323D"/>
    <w:rsid w:val="009F6676"/>
    <w:rsid w:val="009F7CDF"/>
    <w:rsid w:val="00A012B0"/>
    <w:rsid w:val="00A01DB5"/>
    <w:rsid w:val="00A029B3"/>
    <w:rsid w:val="00A065B0"/>
    <w:rsid w:val="00A10269"/>
    <w:rsid w:val="00A12486"/>
    <w:rsid w:val="00A13E58"/>
    <w:rsid w:val="00A14935"/>
    <w:rsid w:val="00A16F8C"/>
    <w:rsid w:val="00A20116"/>
    <w:rsid w:val="00A21D62"/>
    <w:rsid w:val="00A21E90"/>
    <w:rsid w:val="00A339BD"/>
    <w:rsid w:val="00A350F8"/>
    <w:rsid w:val="00A3691D"/>
    <w:rsid w:val="00A41B32"/>
    <w:rsid w:val="00A4245F"/>
    <w:rsid w:val="00A46CC5"/>
    <w:rsid w:val="00A51268"/>
    <w:rsid w:val="00A514CB"/>
    <w:rsid w:val="00A51DE9"/>
    <w:rsid w:val="00A54021"/>
    <w:rsid w:val="00A560F1"/>
    <w:rsid w:val="00A56B36"/>
    <w:rsid w:val="00A60435"/>
    <w:rsid w:val="00A6238B"/>
    <w:rsid w:val="00A65C2D"/>
    <w:rsid w:val="00A660E2"/>
    <w:rsid w:val="00A66A1C"/>
    <w:rsid w:val="00A73B39"/>
    <w:rsid w:val="00A752C0"/>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B3A"/>
    <w:rsid w:val="00AB7F0E"/>
    <w:rsid w:val="00AC1126"/>
    <w:rsid w:val="00AC6935"/>
    <w:rsid w:val="00AD00AF"/>
    <w:rsid w:val="00AD39DA"/>
    <w:rsid w:val="00AD47C9"/>
    <w:rsid w:val="00AD4B40"/>
    <w:rsid w:val="00AD727E"/>
    <w:rsid w:val="00AD7454"/>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45E"/>
    <w:rsid w:val="00B3343E"/>
    <w:rsid w:val="00B33656"/>
    <w:rsid w:val="00B33834"/>
    <w:rsid w:val="00B34FD4"/>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3BEC"/>
    <w:rsid w:val="00B9502A"/>
    <w:rsid w:val="00B968DD"/>
    <w:rsid w:val="00B96990"/>
    <w:rsid w:val="00B97ED6"/>
    <w:rsid w:val="00BA2220"/>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3410"/>
    <w:rsid w:val="00C03B7E"/>
    <w:rsid w:val="00C05403"/>
    <w:rsid w:val="00C07BBF"/>
    <w:rsid w:val="00C1012F"/>
    <w:rsid w:val="00C10D12"/>
    <w:rsid w:val="00C12100"/>
    <w:rsid w:val="00C147DD"/>
    <w:rsid w:val="00C1693B"/>
    <w:rsid w:val="00C16C9C"/>
    <w:rsid w:val="00C31611"/>
    <w:rsid w:val="00C31996"/>
    <w:rsid w:val="00C330E1"/>
    <w:rsid w:val="00C345F3"/>
    <w:rsid w:val="00C4058D"/>
    <w:rsid w:val="00C405C1"/>
    <w:rsid w:val="00C4147D"/>
    <w:rsid w:val="00C414D1"/>
    <w:rsid w:val="00C42FA7"/>
    <w:rsid w:val="00C47650"/>
    <w:rsid w:val="00C51AA1"/>
    <w:rsid w:val="00C5361A"/>
    <w:rsid w:val="00C55FD8"/>
    <w:rsid w:val="00C5628F"/>
    <w:rsid w:val="00C5650B"/>
    <w:rsid w:val="00C57132"/>
    <w:rsid w:val="00C57402"/>
    <w:rsid w:val="00C57C6F"/>
    <w:rsid w:val="00C6651E"/>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B6BC3"/>
    <w:rsid w:val="00CC3DF4"/>
    <w:rsid w:val="00CC4F1A"/>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5491"/>
    <w:rsid w:val="00D273E4"/>
    <w:rsid w:val="00D31054"/>
    <w:rsid w:val="00D3261B"/>
    <w:rsid w:val="00D32942"/>
    <w:rsid w:val="00D32DB6"/>
    <w:rsid w:val="00D330EA"/>
    <w:rsid w:val="00D34FA5"/>
    <w:rsid w:val="00D351FE"/>
    <w:rsid w:val="00D35544"/>
    <w:rsid w:val="00D369EB"/>
    <w:rsid w:val="00D37C4A"/>
    <w:rsid w:val="00D40BBA"/>
    <w:rsid w:val="00D45B0E"/>
    <w:rsid w:val="00D50266"/>
    <w:rsid w:val="00D53017"/>
    <w:rsid w:val="00D5505C"/>
    <w:rsid w:val="00D6131B"/>
    <w:rsid w:val="00D643EB"/>
    <w:rsid w:val="00D6460D"/>
    <w:rsid w:val="00D73306"/>
    <w:rsid w:val="00D75505"/>
    <w:rsid w:val="00D77B70"/>
    <w:rsid w:val="00D87768"/>
    <w:rsid w:val="00D93154"/>
    <w:rsid w:val="00D944D7"/>
    <w:rsid w:val="00D94739"/>
    <w:rsid w:val="00D958BA"/>
    <w:rsid w:val="00DA239D"/>
    <w:rsid w:val="00DA3CC5"/>
    <w:rsid w:val="00DA55F8"/>
    <w:rsid w:val="00DB1F3A"/>
    <w:rsid w:val="00DB3CA5"/>
    <w:rsid w:val="00DB54F7"/>
    <w:rsid w:val="00DB60D0"/>
    <w:rsid w:val="00DB6335"/>
    <w:rsid w:val="00DC45A5"/>
    <w:rsid w:val="00DC5F1E"/>
    <w:rsid w:val="00DC6382"/>
    <w:rsid w:val="00DD074E"/>
    <w:rsid w:val="00DD295C"/>
    <w:rsid w:val="00DE303B"/>
    <w:rsid w:val="00DE3573"/>
    <w:rsid w:val="00DE6B1A"/>
    <w:rsid w:val="00DE6CA5"/>
    <w:rsid w:val="00DE717A"/>
    <w:rsid w:val="00DE7763"/>
    <w:rsid w:val="00DF025E"/>
    <w:rsid w:val="00DF2879"/>
    <w:rsid w:val="00E00BA9"/>
    <w:rsid w:val="00E01C51"/>
    <w:rsid w:val="00E02415"/>
    <w:rsid w:val="00E029EA"/>
    <w:rsid w:val="00E02FDA"/>
    <w:rsid w:val="00E03AF1"/>
    <w:rsid w:val="00E06F78"/>
    <w:rsid w:val="00E10CE7"/>
    <w:rsid w:val="00E16691"/>
    <w:rsid w:val="00E21494"/>
    <w:rsid w:val="00E22286"/>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6535"/>
    <w:rsid w:val="00E619CE"/>
    <w:rsid w:val="00E63D49"/>
    <w:rsid w:val="00E65FA5"/>
    <w:rsid w:val="00E806CD"/>
    <w:rsid w:val="00E80BB3"/>
    <w:rsid w:val="00E85ADD"/>
    <w:rsid w:val="00E875C6"/>
    <w:rsid w:val="00E91028"/>
    <w:rsid w:val="00EA34A7"/>
    <w:rsid w:val="00EA78DE"/>
    <w:rsid w:val="00EB02F6"/>
    <w:rsid w:val="00EB2DAD"/>
    <w:rsid w:val="00EB58DA"/>
    <w:rsid w:val="00EB6756"/>
    <w:rsid w:val="00EC1D95"/>
    <w:rsid w:val="00EC2826"/>
    <w:rsid w:val="00EC2860"/>
    <w:rsid w:val="00EC36A7"/>
    <w:rsid w:val="00EC76EB"/>
    <w:rsid w:val="00ED102D"/>
    <w:rsid w:val="00ED1843"/>
    <w:rsid w:val="00ED353F"/>
    <w:rsid w:val="00ED7009"/>
    <w:rsid w:val="00EE2D8A"/>
    <w:rsid w:val="00EE34A6"/>
    <w:rsid w:val="00EE42F0"/>
    <w:rsid w:val="00EE4702"/>
    <w:rsid w:val="00EE49B7"/>
    <w:rsid w:val="00EF4053"/>
    <w:rsid w:val="00EF662C"/>
    <w:rsid w:val="00F00D79"/>
    <w:rsid w:val="00F02471"/>
    <w:rsid w:val="00F03101"/>
    <w:rsid w:val="00F05C35"/>
    <w:rsid w:val="00F07199"/>
    <w:rsid w:val="00F07968"/>
    <w:rsid w:val="00F07D8C"/>
    <w:rsid w:val="00F106AE"/>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1921"/>
    <w:rsid w:val="00FB43ED"/>
    <w:rsid w:val="00FB7E86"/>
    <w:rsid w:val="00FC05C8"/>
    <w:rsid w:val="00FC79FF"/>
    <w:rsid w:val="00FD02E4"/>
    <w:rsid w:val="00FD1166"/>
    <w:rsid w:val="00FD489C"/>
    <w:rsid w:val="00FD4D1A"/>
    <w:rsid w:val="00FD7EC5"/>
    <w:rsid w:val="00FE0364"/>
    <w:rsid w:val="00FE2111"/>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982/ECTA13288" TargetMode="External"/><Relationship Id="rId3" Type="http://schemas.openxmlformats.org/officeDocument/2006/relationships/styles" Target="styles.xml"/><Relationship Id="rId21" Type="http://schemas.openxmlformats.org/officeDocument/2006/relationships/hyperlink" Target="https://doi.org/10.1111/ajae.12255"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compag.2022.107164"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3593-021-0066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93/ije/dyad037"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11/agec.12336" TargetMode="External"/><Relationship Id="rId28" Type="http://schemas.openxmlformats.org/officeDocument/2006/relationships/hyperlink" Target="https://doi.org/10.3389/fpls.2014.00344"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287/opre.2022.227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3982/ECTA15732" TargetMode="External"/><Relationship Id="rId27" Type="http://schemas.openxmlformats.org/officeDocument/2006/relationships/hyperlink" Target="https://doi.org/10.1016/j.agsy.2015.05.007" TargetMode="External"/><Relationship Id="rId30" Type="http://schemas.openxmlformats.org/officeDocument/2006/relationships/hyperlink" Target="https://doi.org/10.1080/01621459.2017.1319839"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5761</TotalTime>
  <Pages>17</Pages>
  <Words>4207</Words>
  <Characters>23983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472</cp:revision>
  <dcterms:created xsi:type="dcterms:W3CDTF">2023-06-15T18:39:00Z</dcterms:created>
  <dcterms:modified xsi:type="dcterms:W3CDTF">2023-12-07T10:35:00Z</dcterms:modified>
</cp:coreProperties>
</file>